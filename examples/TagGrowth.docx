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2205D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2205D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2205D4">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ins w:id="2" w:author="darcy" w:date="2015-02-03T16:45:00Z">
        <w:r w:rsidR="004871D1">
          <w:rPr>
            <w:rFonts w:ascii="Times New Roman" w:hAnsi="Times New Roman" w:cs="Times New Roman"/>
            <w:sz w:val="24"/>
            <w:szCs w:val="24"/>
          </w:rPr>
          <w:t xml:space="preserve"> (see Appendix </w:t>
        </w:r>
      </w:ins>
      <w:ins w:id="3" w:author="darcy" w:date="2015-02-03T16:47:00Z">
        <w:r w:rsidR="00730810">
          <w:rPr>
            <w:rFonts w:ascii="Times New Roman" w:hAnsi="Times New Roman" w:cs="Times New Roman"/>
            <w:sz w:val="24"/>
            <w:szCs w:val="24"/>
          </w:rPr>
          <w:t>A</w:t>
        </w:r>
      </w:ins>
      <w:ins w:id="4" w:author="darcy" w:date="2015-02-03T16:45:00Z">
        <w:r w:rsidR="004871D1">
          <w:rPr>
            <w:rFonts w:ascii="Times New Roman" w:hAnsi="Times New Roman" w:cs="Times New Roman"/>
            <w:sz w:val="24"/>
            <w:szCs w:val="24"/>
          </w:rPr>
          <w:t xml:space="preserve"> for derivation of </w:t>
        </w:r>
      </w:ins>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ins w:id="5" w:author="darcy" w:date="2015-02-03T16:45:00Z">
        <w:r w:rsidR="004871D1">
          <w:rPr>
            <w:rFonts w:ascii="Times New Roman" w:hAnsi="Times New Roman" w:cs="Times New Roman"/>
            <w:sz w:val="24"/>
            <w:szCs w:val="24"/>
          </w:rPr>
          <w:t>)</w:t>
        </w:r>
      </w:ins>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2205D4">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177E3701"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ins w:id="6" w:author="darcy" w:date="2015-02-03T16:48:00Z">
        <w:r w:rsidR="00730810">
          <w:rPr>
            <w:rFonts w:ascii="Times New Roman" w:hAnsi="Times New Roman" w:cs="Times New Roman"/>
            <w:sz w:val="24"/>
            <w:szCs w:val="24"/>
          </w:rPr>
          <w:t>B</w:t>
        </w:r>
      </w:ins>
      <w:del w:id="7" w:author="darcy" w:date="2015-02-03T16:48:00Z">
        <w:r w:rsidDel="00730810">
          <w:rPr>
            <w:rFonts w:ascii="Times New Roman" w:hAnsi="Times New Roman" w:cs="Times New Roman"/>
            <w:sz w:val="24"/>
            <w:szCs w:val="24"/>
          </w:rPr>
          <w:delText>A</w:delText>
        </w:r>
      </w:del>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2205D4">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5F85F7F1"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36A8474B" w14:textId="0257047C" w:rsidR="00E0608F" w:rsidRPr="001B3950" w:rsidDel="000806BE" w:rsidRDefault="00247B5D" w:rsidP="000806BE">
      <w:pPr>
        <w:tabs>
          <w:tab w:val="left" w:pos="360"/>
          <w:tab w:val="left" w:pos="720"/>
          <w:tab w:val="left" w:pos="8640"/>
        </w:tabs>
        <w:spacing w:after="0" w:line="480" w:lineRule="auto"/>
        <w:jc w:val="both"/>
        <w:rPr>
          <w:del w:id="8" w:author="darcy" w:date="2015-02-02T10:00:00Z"/>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del w:id="9" w:author="darcy" w:date="2015-02-02T10:00:00Z">
        <w:r w:rsidR="00D34D60" w:rsidRPr="001B3950" w:rsidDel="000806BE">
          <w:rPr>
            <w:rFonts w:ascii="Times New Roman" w:hAnsi="Times New Roman" w:cs="Times New Roman"/>
            <w:sz w:val="24"/>
            <w:szCs w:val="24"/>
            <w:highlight w:val="yellow"/>
          </w:rPr>
          <w:delText xml:space="preserve">We also </w:delText>
        </w:r>
        <w:r w:rsidR="005025EE" w:rsidRPr="001B3950" w:rsidDel="000806BE">
          <w:rPr>
            <w:rFonts w:ascii="Times New Roman" w:hAnsi="Times New Roman" w:cs="Times New Roman"/>
            <w:sz w:val="24"/>
            <w:szCs w:val="24"/>
            <w:highlight w:val="yellow"/>
          </w:rPr>
          <w:delText>fit a</w:delText>
        </w:r>
        <w:r w:rsidR="00D34D60" w:rsidRPr="001B3950" w:rsidDel="000806BE">
          <w:rPr>
            <w:rFonts w:ascii="Times New Roman" w:hAnsi="Times New Roman" w:cs="Times New Roman"/>
            <w:sz w:val="24"/>
            <w:szCs w:val="24"/>
            <w:highlight w:val="yellow"/>
          </w:rPr>
          <w:delText xml:space="preserve"> model where </w:delText>
        </w:r>
        <w:r w:rsidR="00EC021A" w:rsidRPr="001B3950" w:rsidDel="000806BE">
          <w:rPr>
            <w:rFonts w:ascii="Times New Roman" w:hAnsi="Times New Roman" w:cs="Times New Roman"/>
            <w:sz w:val="24"/>
            <w:szCs w:val="24"/>
            <w:highlight w:val="yellow"/>
          </w:rPr>
          <w:delText>fishing</w:delText>
        </w:r>
        <w:r w:rsidR="00D34D60" w:rsidRPr="001B3950" w:rsidDel="000806BE">
          <w:rPr>
            <w:rFonts w:ascii="Times New Roman" w:hAnsi="Times New Roman" w:cs="Times New Roman"/>
            <w:sz w:val="24"/>
            <w:szCs w:val="24"/>
            <w:highlight w:val="yellow"/>
          </w:rPr>
          <w:delText xml:space="preserve"> year</w:delText>
        </w:r>
        <w:r w:rsidR="001B751D" w:rsidRPr="001B3950" w:rsidDel="000806BE">
          <w:rPr>
            <w:rFonts w:ascii="Times New Roman" w:hAnsi="Times New Roman" w:cs="Times New Roman"/>
            <w:sz w:val="24"/>
            <w:szCs w:val="24"/>
            <w:highlight w:val="yellow"/>
          </w:rPr>
          <w:delText xml:space="preserve"> </w:delText>
        </w:r>
        <w:r w:rsidR="001B751D" w:rsidRPr="001B3950" w:rsidDel="000806BE">
          <w:rPr>
            <w:rFonts w:ascii="Times New Roman" w:hAnsi="Times New Roman" w:cs="Times New Roman"/>
            <w:i/>
            <w:sz w:val="24"/>
            <w:szCs w:val="24"/>
            <w:highlight w:val="yellow"/>
          </w:rPr>
          <w:delText>y</w:delText>
        </w:r>
        <w:r w:rsidR="00D34D60" w:rsidRPr="001B3950" w:rsidDel="000806BE">
          <w:rPr>
            <w:rFonts w:ascii="Times New Roman" w:hAnsi="Times New Roman" w:cs="Times New Roman"/>
            <w:sz w:val="24"/>
            <w:szCs w:val="24"/>
            <w:highlight w:val="yellow"/>
          </w:rPr>
          <w:delText xml:space="preserve"> </w:delText>
        </w:r>
        <w:r w:rsidR="00D10D2B" w:rsidRPr="001B3950" w:rsidDel="000806BE">
          <w:rPr>
            <w:rFonts w:ascii="Times New Roman" w:hAnsi="Times New Roman" w:cs="Times New Roman"/>
            <w:sz w:val="24"/>
            <w:szCs w:val="24"/>
            <w:highlight w:val="yellow"/>
          </w:rPr>
          <w:delText>(a fishing year was defined as 1 Nov. to 31 Oct.</w:delText>
        </w:r>
        <w:r w:rsidR="001C1FF3"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t</w:delText>
        </w:r>
        <w:r w:rsidR="001C1FF3" w:rsidRPr="001B3950" w:rsidDel="000806BE">
          <w:rPr>
            <w:rFonts w:ascii="Times New Roman" w:hAnsi="Times New Roman" w:cs="Times New Roman"/>
            <w:sz w:val="24"/>
            <w:szCs w:val="24"/>
            <w:highlight w:val="yellow"/>
          </w:rPr>
          <w:delText xml:space="preserve"> </w:delText>
        </w:r>
        <w:r w:rsidR="0003571C" w:rsidRPr="001B3950" w:rsidDel="000806BE">
          <w:rPr>
            <w:rFonts w:ascii="Cambria Math" w:hAnsi="Cambria Math" w:cs="Cambria Math"/>
            <w:sz w:val="24"/>
            <w:szCs w:val="24"/>
            <w:highlight w:val="yellow"/>
          </w:rPr>
          <w:delText>⊆</w:delText>
        </w:r>
        <w:r w:rsidR="0003571C" w:rsidRPr="001B3950" w:rsidDel="000806BE">
          <w:rPr>
            <w:rFonts w:ascii="Times New Roman" w:hAnsi="Times New Roman" w:cs="Times New Roman"/>
            <w:sz w:val="24"/>
            <w:szCs w:val="24"/>
            <w:highlight w:val="yellow"/>
          </w:rPr>
          <w:delText xml:space="preserve"> </w:delText>
        </w:r>
        <w:r w:rsidR="001C1FF3" w:rsidRPr="001B3950" w:rsidDel="000806BE">
          <w:rPr>
            <w:rFonts w:ascii="Times New Roman" w:hAnsi="Times New Roman" w:cs="Times New Roman"/>
            <w:i/>
            <w:sz w:val="24"/>
            <w:szCs w:val="24"/>
            <w:highlight w:val="yellow"/>
          </w:rPr>
          <w:delText>y</w:delText>
        </w:r>
        <w:r w:rsidR="00497E1D" w:rsidRPr="001B3950" w:rsidDel="000806BE">
          <w:rPr>
            <w:rFonts w:ascii="Times New Roman" w:hAnsi="Times New Roman" w:cs="Times New Roman"/>
            <w:sz w:val="24"/>
            <w:szCs w:val="24"/>
            <w:highlight w:val="yellow"/>
          </w:rPr>
          <w:delText xml:space="preserve">) </w:delText>
        </w:r>
        <w:r w:rsidR="00D34D60" w:rsidRPr="001B3950" w:rsidDel="000806BE">
          <w:rPr>
            <w:rFonts w:ascii="Times New Roman" w:hAnsi="Times New Roman" w:cs="Times New Roman"/>
            <w:sz w:val="24"/>
            <w:szCs w:val="24"/>
            <w:highlight w:val="yellow"/>
          </w:rPr>
          <w:delText xml:space="preserve">is incorporated </w:delText>
        </w:r>
        <w:r w:rsidR="00B3704B" w:rsidRPr="001B3950" w:rsidDel="000806BE">
          <w:rPr>
            <w:rFonts w:ascii="Times New Roman" w:hAnsi="Times New Roman" w:cs="Times New Roman"/>
            <w:sz w:val="24"/>
            <w:szCs w:val="24"/>
            <w:highlight w:val="yellow"/>
          </w:rPr>
          <w:delText>as a random-</w:delText>
        </w:r>
        <w:r w:rsidR="00D34D60" w:rsidRPr="001B3950" w:rsidDel="000806BE">
          <w:rPr>
            <w:rFonts w:ascii="Times New Roman" w:hAnsi="Times New Roman" w:cs="Times New Roman"/>
            <w:sz w:val="24"/>
            <w:szCs w:val="24"/>
            <w:highlight w:val="yellow"/>
          </w:rPr>
          <w:delText>effect</w:delText>
        </w:r>
        <w:r w:rsidR="00B3704B" w:rsidRPr="001B3950" w:rsidDel="000806BE">
          <w:rPr>
            <w:rFonts w:ascii="Times New Roman" w:hAnsi="Times New Roman" w:cs="Times New Roman"/>
            <w:sz w:val="24"/>
            <w:szCs w:val="24"/>
            <w:highlight w:val="yellow"/>
          </w:rPr>
          <w:delText xml:space="preserve"> applied to the average energy acquisition rate parameter </w:delText>
        </w:r>
        <w:r w:rsidR="00B3704B" w:rsidRPr="001B3950" w:rsidDel="000806BE">
          <w:rPr>
            <w:rFonts w:ascii="Times New Roman" w:hAnsi="Times New Roman" w:cs="Times New Roman"/>
            <w:i/>
            <w:sz w:val="24"/>
            <w:szCs w:val="24"/>
            <w:highlight w:val="yellow"/>
          </w:rPr>
          <w:delText>γ</w:delText>
        </w:r>
        <w:r w:rsidR="00497E1D" w:rsidRPr="001B3950" w:rsidDel="000806BE">
          <w:rPr>
            <w:rFonts w:ascii="Times New Roman" w:hAnsi="Times New Roman" w:cs="Times New Roman"/>
            <w:sz w:val="24"/>
            <w:szCs w:val="24"/>
            <w:highlight w:val="yellow"/>
          </w:rPr>
          <w:delText>, t</w:delText>
        </w:r>
        <w:r w:rsidR="00A51456" w:rsidRPr="001B3950" w:rsidDel="000806BE">
          <w:rPr>
            <w:rFonts w:ascii="Times New Roman" w:hAnsi="Times New Roman" w:cs="Times New Roman"/>
            <w:sz w:val="24"/>
            <w:szCs w:val="24"/>
            <w:highlight w:val="yellow"/>
          </w:rPr>
          <w:delText>hus we have:</w:delText>
        </w:r>
      </w:del>
    </w:p>
    <w:p w14:paraId="52AFE175" w14:textId="369E474D" w:rsidR="00E0608F" w:rsidRPr="001B3950" w:rsidDel="000806BE" w:rsidRDefault="002205D4" w:rsidP="000806BE">
      <w:pPr>
        <w:tabs>
          <w:tab w:val="left" w:pos="360"/>
          <w:tab w:val="left" w:pos="720"/>
          <w:tab w:val="left" w:pos="8640"/>
        </w:tabs>
        <w:spacing w:after="0" w:line="480" w:lineRule="auto"/>
        <w:jc w:val="both"/>
        <w:rPr>
          <w:del w:id="10" w:author="darcy" w:date="2015-02-02T10:00:00Z"/>
          <w:rFonts w:ascii="Times New Roman" w:hAnsi="Times New Roman" w:cs="Times New Roman"/>
          <w:sz w:val="24"/>
          <w:szCs w:val="24"/>
          <w:highlight w:val="yellow"/>
        </w:rPr>
      </w:pPr>
      <m:oMath>
        <m:sSub>
          <m:sSubPr>
            <m:ctrlPr>
              <w:del w:id="11" w:author="darcy" w:date="2015-02-02T10:00:00Z">
                <w:rPr>
                  <w:rFonts w:ascii="Cambria Math" w:hAnsi="Cambria Math" w:cs="Times New Roman"/>
                  <w:i/>
                  <w:sz w:val="24"/>
                  <w:szCs w:val="24"/>
                  <w:highlight w:val="yellow"/>
                </w:rPr>
              </w:del>
            </m:ctrlPr>
          </m:sSubPr>
          <m:e>
            <w:del w:id="12" w:author="darcy" w:date="2015-02-02T10:00:00Z">
              <m:r>
                <w:rPr>
                  <w:rFonts w:ascii="Cambria Math" w:hAnsi="Cambria Math" w:cs="Times New Roman"/>
                  <w:sz w:val="24"/>
                  <w:szCs w:val="24"/>
                  <w:highlight w:val="yellow"/>
                </w:rPr>
                <m:t>γ</m:t>
              </m:r>
            </w:del>
          </m:e>
          <m:sub>
            <w:del w:id="13" w:author="darcy" w:date="2015-02-02T10:00:00Z">
              <m:r>
                <w:rPr>
                  <w:rFonts w:ascii="Cambria Math" w:hAnsi="Cambria Math" w:cs="Times New Roman"/>
                  <w:sz w:val="24"/>
                  <w:szCs w:val="24"/>
                  <w:highlight w:val="yellow"/>
                </w:rPr>
                <m:t>y</m:t>
              </m:r>
            </w:del>
          </m:sub>
        </m:sSub>
        <w:del w:id="14" w:author="darcy" w:date="2015-02-02T10:00:00Z">
          <m:r>
            <w:rPr>
              <w:rFonts w:ascii="Cambria Math" w:hAnsi="Cambria Math" w:cs="Times New Roman"/>
              <w:sz w:val="24"/>
              <w:szCs w:val="24"/>
              <w:highlight w:val="yellow"/>
            </w:rPr>
            <m:t>=</m:t>
          </m:r>
        </w:del>
        <m:sSub>
          <m:sSubPr>
            <m:ctrlPr>
              <w:del w:id="15" w:author="darcy" w:date="2015-02-02T10:00:00Z">
                <w:rPr>
                  <w:rFonts w:ascii="Cambria Math" w:hAnsi="Cambria Math" w:cs="Times New Roman"/>
                  <w:i/>
                  <w:sz w:val="24"/>
                  <w:szCs w:val="24"/>
                  <w:highlight w:val="yellow"/>
                </w:rPr>
              </w:del>
            </m:ctrlPr>
          </m:sSubPr>
          <m:e>
            <w:del w:id="16" w:author="darcy" w:date="2015-02-02T10:00:00Z">
              <m:r>
                <w:rPr>
                  <w:rFonts w:ascii="Cambria Math" w:hAnsi="Cambria Math" w:cs="Times New Roman"/>
                  <w:sz w:val="24"/>
                  <w:szCs w:val="24"/>
                  <w:highlight w:val="yellow"/>
                </w:rPr>
                <m:t>μ</m:t>
              </m:r>
            </w:del>
          </m:e>
          <m:sub>
            <w:del w:id="17" w:author="darcy" w:date="2015-02-02T10:00:00Z">
              <m:r>
                <w:rPr>
                  <w:rFonts w:ascii="Cambria Math" w:hAnsi="Cambria Math" w:cs="Times New Roman"/>
                  <w:sz w:val="24"/>
                  <w:szCs w:val="24"/>
                  <w:highlight w:val="yellow"/>
                </w:rPr>
                <m:t>γ</m:t>
              </m:r>
            </w:del>
          </m:sub>
        </m:sSub>
        <w:del w:id="18" w:author="darcy" w:date="2015-02-02T10:00:00Z">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w:del>
        <m:sSubSup>
          <m:sSubSupPr>
            <m:ctrlPr>
              <w:del w:id="19" w:author="darcy" w:date="2015-02-02T10:00:00Z">
                <w:rPr>
                  <w:rFonts w:ascii="Cambria Math" w:hAnsi="Cambria Math" w:cs="Times New Roman"/>
                  <w:i/>
                  <w:sz w:val="24"/>
                  <w:szCs w:val="24"/>
                  <w:highlight w:val="yellow"/>
                </w:rPr>
              </w:del>
            </m:ctrlPr>
          </m:sSubSupPr>
          <m:e>
            <w:del w:id="20" w:author="darcy" w:date="2015-02-02T10:00:00Z">
              <m:r>
                <w:rPr>
                  <w:rFonts w:ascii="Cambria Math" w:hAnsi="Cambria Math" w:cs="Times New Roman"/>
                  <w:sz w:val="24"/>
                  <w:szCs w:val="24"/>
                  <w:highlight w:val="yellow"/>
                </w:rPr>
                <m:t>ε</m:t>
              </m:r>
            </w:del>
          </m:e>
          <m:sub>
            <w:del w:id="21" w:author="darcy" w:date="2015-02-02T10:00:00Z">
              <m:r>
                <w:rPr>
                  <w:rFonts w:ascii="Cambria Math" w:hAnsi="Cambria Math" w:cs="Times New Roman"/>
                  <w:sz w:val="24"/>
                  <w:szCs w:val="24"/>
                  <w:highlight w:val="yellow"/>
                </w:rPr>
                <m:t>y</m:t>
              </m:r>
            </w:del>
          </m:sub>
          <m:sup>
            <w:del w:id="22" w:author="darcy" w:date="2015-02-02T10:00:00Z">
              <m:r>
                <w:rPr>
                  <w:rFonts w:ascii="Cambria Math" w:hAnsi="Cambria Math" w:cs="Times New Roman"/>
                  <w:sz w:val="24"/>
                  <w:szCs w:val="24"/>
                  <w:highlight w:val="yellow"/>
                </w:rPr>
                <m:t>γ</m:t>
              </m:r>
            </w:del>
          </m:sup>
        </m:sSubSup>
        <w:del w:id="23" w:author="darcy" w:date="2015-02-02T10:00:00Z">
          <m:r>
            <w:rPr>
              <w:rFonts w:ascii="Cambria Math" w:hAnsi="Cambria Math" w:cs="Times New Roman"/>
              <w:sz w:val="24"/>
              <w:szCs w:val="24"/>
              <w:highlight w:val="yellow"/>
            </w:rPr>
            <m:t>)</m:t>
          </m:r>
        </w:del>
      </m:oMath>
      <w:del w:id="24" w:author="darcy" w:date="2015-02-02T10:00:00Z">
        <w:r w:rsidR="00E0608F" w:rsidRPr="001B3950" w:rsidDel="000806BE">
          <w:rPr>
            <w:rFonts w:ascii="Times New Roman" w:hAnsi="Times New Roman" w:cs="Times New Roman"/>
            <w:sz w:val="24"/>
            <w:szCs w:val="24"/>
            <w:highlight w:val="yellow"/>
          </w:rPr>
          <w:delText xml:space="preserve"> where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sidDel="000806BE">
          <w:rPr>
            <w:rFonts w:ascii="Times New Roman" w:hAnsi="Times New Roman" w:cs="Times New Roman"/>
            <w:sz w:val="24"/>
            <w:szCs w:val="24"/>
            <w:highlight w:val="yellow"/>
          </w:rPr>
          <w:tab/>
          <w:delText>(6)</w:delText>
        </w:r>
      </w:del>
    </w:p>
    <w:p w14:paraId="395A83E0" w14:textId="6C394EA8" w:rsidR="00C0584E" w:rsidRDefault="004C5532" w:rsidP="00477ACC">
      <w:pPr>
        <w:tabs>
          <w:tab w:val="left" w:pos="360"/>
          <w:tab w:val="left" w:pos="720"/>
          <w:tab w:val="left" w:pos="8640"/>
        </w:tabs>
        <w:spacing w:after="0" w:line="480" w:lineRule="auto"/>
        <w:jc w:val="both"/>
        <w:rPr>
          <w:rFonts w:ascii="Times New Roman" w:hAnsi="Times New Roman" w:cs="Times New Roman"/>
          <w:sz w:val="24"/>
          <w:szCs w:val="24"/>
        </w:rPr>
      </w:pPr>
      <w:del w:id="25" w:author="darcy" w:date="2015-02-02T10:00:00Z">
        <w:r w:rsidRPr="001B3950" w:rsidDel="000806BE">
          <w:rPr>
            <w:rFonts w:ascii="Times New Roman" w:hAnsi="Times New Roman" w:cs="Times New Roman"/>
            <w:sz w:val="24"/>
            <w:szCs w:val="24"/>
            <w:highlight w:val="yellow"/>
          </w:rPr>
          <w:delText>This requires the estimation of</w:delText>
        </w:r>
        <w:r w:rsidR="00B4376C" w:rsidRPr="001B3950" w:rsidDel="000806BE">
          <w:rPr>
            <w:rFonts w:ascii="Times New Roman" w:hAnsi="Times New Roman" w:cs="Times New Roman"/>
            <w:sz w:val="24"/>
            <w:szCs w:val="24"/>
            <w:highlight w:val="yellow"/>
          </w:rPr>
          <w:delText xml:space="preserve"> the </w:delText>
        </w:r>
        <w:r w:rsidR="007773A0" w:rsidRPr="001B3950" w:rsidDel="000806BE">
          <w:rPr>
            <w:rFonts w:ascii="Times New Roman" w:hAnsi="Times New Roman" w:cs="Times New Roman"/>
            <w:sz w:val="24"/>
            <w:szCs w:val="24"/>
            <w:highlight w:val="yellow"/>
          </w:rPr>
          <w:delText xml:space="preserve">median </w:delText>
        </w:r>
        <w:r w:rsidR="00B4376C" w:rsidRPr="001B3950" w:rsidDel="000806BE">
          <w:rPr>
            <w:rFonts w:ascii="Times New Roman" w:hAnsi="Times New Roman" w:cs="Times New Roman"/>
            <w:sz w:val="24"/>
            <w:szCs w:val="24"/>
            <w:highlight w:val="yellow"/>
          </w:rPr>
          <w:delText xml:space="preserve">energy acquisition rate parameter </w:delText>
        </w:r>
        <w:r w:rsidR="00741AEA" w:rsidRPr="001B3950" w:rsidDel="000806BE">
          <w:rPr>
            <w:rFonts w:ascii="Times New Roman" w:hAnsi="Times New Roman" w:cs="Times New Roman"/>
            <w:i/>
            <w:sz w:val="24"/>
            <w:szCs w:val="24"/>
            <w:highlight w:val="yellow"/>
          </w:rPr>
          <w:delText>μ</w:delText>
        </w:r>
        <w:r w:rsidR="00741AEA" w:rsidRPr="001B3950" w:rsidDel="000806BE">
          <w:rPr>
            <w:rFonts w:ascii="Times New Roman" w:hAnsi="Times New Roman" w:cs="Times New Roman"/>
            <w:i/>
            <w:sz w:val="24"/>
            <w:szCs w:val="24"/>
            <w:highlight w:val="yellow"/>
            <w:vertAlign w:val="subscript"/>
          </w:rPr>
          <w:delText>γ</w:delText>
        </w:r>
        <w:r w:rsidRPr="001B3950" w:rsidDel="000806BE">
          <w:rPr>
            <w:rFonts w:ascii="Times New Roman" w:hAnsi="Times New Roman" w:cs="Times New Roman"/>
            <w:sz w:val="24"/>
            <w:szCs w:val="24"/>
            <w:highlight w:val="yellow"/>
          </w:rPr>
          <w:delText xml:space="preserve"> </w:delText>
        </w:r>
        <w:r w:rsidR="00B4376C" w:rsidRPr="001B3950" w:rsidDel="000806BE">
          <w:rPr>
            <w:rFonts w:ascii="Times New Roman" w:hAnsi="Times New Roman" w:cs="Times New Roman"/>
            <w:sz w:val="24"/>
            <w:szCs w:val="24"/>
            <w:highlight w:val="yellow"/>
          </w:rPr>
          <w:delText xml:space="preserve">and </w:delText>
        </w:r>
        <w:r w:rsidRPr="001B3950" w:rsidDel="000806BE">
          <w:rPr>
            <w:rFonts w:ascii="Times New Roman" w:hAnsi="Times New Roman" w:cs="Times New Roman"/>
            <w:sz w:val="24"/>
            <w:szCs w:val="24"/>
            <w:highlight w:val="yellow"/>
          </w:rPr>
          <w:delText>a deviation parameter</w:delText>
        </w:r>
        <w:r w:rsidR="003B2E6A" w:rsidRPr="001B3950" w:rsidDel="000806BE">
          <w:rPr>
            <w:rFonts w:ascii="Times New Roman" w:hAnsi="Times New Roman" w:cs="Times New Roman"/>
            <w:sz w:val="24"/>
            <w:szCs w:val="24"/>
            <w:highlight w:val="yellow"/>
          </w:rPr>
          <w:delText xml:space="preserve"> </w:delTex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sidDel="000806BE">
          <w:rPr>
            <w:rFonts w:ascii="Times New Roman" w:hAnsi="Times New Roman" w:cs="Times New Roman"/>
            <w:sz w:val="24"/>
            <w:szCs w:val="24"/>
            <w:highlight w:val="yellow"/>
          </w:rPr>
          <w:delText xml:space="preserve"> from the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the first fish was born</w:delText>
        </w:r>
        <w:r w:rsidR="00B4376C" w:rsidRPr="001B3950" w:rsidDel="000806BE">
          <w:rPr>
            <w:rFonts w:ascii="Times New Roman" w:hAnsi="Times New Roman" w:cs="Times New Roman"/>
            <w:sz w:val="24"/>
            <w:szCs w:val="24"/>
            <w:highlight w:val="yellow"/>
          </w:rPr>
          <w:delText xml:space="preserve"> (1972)</w:delText>
        </w:r>
        <w:r w:rsidRPr="001B3950" w:rsidDel="000806BE">
          <w:rPr>
            <w:rFonts w:ascii="Times New Roman" w:hAnsi="Times New Roman" w:cs="Times New Roman"/>
            <w:sz w:val="24"/>
            <w:szCs w:val="24"/>
            <w:highlight w:val="yellow"/>
          </w:rPr>
          <w:delText xml:space="preserve"> until the most recent </w:delText>
        </w:r>
        <w:r w:rsidR="00EC021A" w:rsidRPr="001B3950" w:rsidDel="000806BE">
          <w:rPr>
            <w:rFonts w:ascii="Times New Roman" w:hAnsi="Times New Roman" w:cs="Times New Roman"/>
            <w:sz w:val="24"/>
            <w:szCs w:val="24"/>
            <w:highlight w:val="yellow"/>
          </w:rPr>
          <w:delText xml:space="preserve">fishing </w:delText>
        </w:r>
        <w:r w:rsidRPr="001B3950" w:rsidDel="000806BE">
          <w:rPr>
            <w:rFonts w:ascii="Times New Roman" w:hAnsi="Times New Roman" w:cs="Times New Roman"/>
            <w:sz w:val="24"/>
            <w:szCs w:val="24"/>
            <w:highlight w:val="yellow"/>
          </w:rPr>
          <w:delText>year that a fish was recaptured</w:delText>
        </w:r>
        <w:r w:rsidR="00B4376C" w:rsidRPr="001B3950" w:rsidDel="000806BE">
          <w:rPr>
            <w:rFonts w:ascii="Times New Roman" w:hAnsi="Times New Roman" w:cs="Times New Roman"/>
            <w:sz w:val="24"/>
            <w:szCs w:val="24"/>
            <w:highlight w:val="yellow"/>
          </w:rPr>
          <w:delText xml:space="preserve"> (20</w:delText>
        </w:r>
        <w:r w:rsidR="004C4757" w:rsidRPr="001B3950" w:rsidDel="000806BE">
          <w:rPr>
            <w:rFonts w:ascii="Times New Roman" w:hAnsi="Times New Roman" w:cs="Times New Roman"/>
            <w:sz w:val="24"/>
            <w:szCs w:val="24"/>
            <w:highlight w:val="yellow"/>
          </w:rPr>
          <w:delText>11</w:delText>
        </w:r>
        <w:r w:rsidR="00B4376C" w:rsidRPr="001B3950" w:rsidDel="000806BE">
          <w:rPr>
            <w:rFonts w:ascii="Times New Roman" w:hAnsi="Times New Roman" w:cs="Times New Roman"/>
            <w:sz w:val="24"/>
            <w:szCs w:val="24"/>
            <w:highlight w:val="yellow"/>
          </w:rPr>
          <w:delText>)</w:delText>
        </w:r>
        <w:r w:rsidRPr="001B3950" w:rsidDel="000806BE">
          <w:rPr>
            <w:rFonts w:ascii="Times New Roman" w:hAnsi="Times New Roman" w:cs="Times New Roman"/>
            <w:sz w:val="24"/>
            <w:szCs w:val="24"/>
            <w:highlight w:val="yellow"/>
          </w:rPr>
          <w:delText>.</w:delText>
        </w:r>
        <w:r w:rsidR="00831FF0" w:rsidDel="000806BE">
          <w:rPr>
            <w:rFonts w:ascii="Times New Roman" w:hAnsi="Times New Roman" w:cs="Times New Roman"/>
            <w:sz w:val="24"/>
            <w:szCs w:val="24"/>
          </w:rPr>
          <w:delText xml:space="preserve">  </w:delText>
        </w:r>
      </w:del>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w:ins w:id="26" w:author="darcy" w:date="2015-02-02T10:01:00Z">
              <m:r>
                <w:rPr>
                  <w:rFonts w:ascii="Cambria Math" w:hAnsi="Cambria Math" w:cs="Times New Roman"/>
                  <w:sz w:val="24"/>
                  <w:szCs w:val="24"/>
                </w:rPr>
                <m:t>,i</m:t>
              </m:r>
            </w:ins>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27"/>
      <w:commentRangeStart w:id="28"/>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7"/>
      <w:r w:rsidR="004471DE">
        <w:rPr>
          <w:rStyle w:val="CommentReference"/>
        </w:rPr>
        <w:commentReference w:id="27"/>
      </w:r>
      <w:commentRangeEnd w:id="28"/>
      <w:r w:rsidR="006D0BF6">
        <w:rPr>
          <w:rStyle w:val="CommentReference"/>
        </w:rPr>
        <w:commentReference w:id="28"/>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commentRangeStart w:id="29"/>
      <w:r w:rsidR="000855AF">
        <w:rPr>
          <w:rFonts w:ascii="Times New Roman" w:hAnsi="Times New Roman" w:cs="Times New Roman"/>
          <w:sz w:val="24"/>
          <w:szCs w:val="24"/>
        </w:rPr>
        <w:t xml:space="preserve">Dunn et al. (2006) </w:t>
      </w:r>
      <w:commentRangeEnd w:id="29"/>
      <w:r w:rsidR="006C7AB4">
        <w:rPr>
          <w:rStyle w:val="CommentReference"/>
        </w:rPr>
        <w:commentReference w:id="29"/>
      </w:r>
      <w:r w:rsidR="000855AF">
        <w:rPr>
          <w:rFonts w:ascii="Times New Roman" w:hAnsi="Times New Roman" w:cs="Times New Roman"/>
          <w:sz w:val="24"/>
          <w:szCs w:val="24"/>
        </w:rPr>
        <w:t xml:space="preserve">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2205D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02F83F4"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30"/>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Pr>
          <w:rFonts w:ascii="Times New Roman" w:hAnsi="Times New Roman" w:cs="Times New Roman"/>
          <w:sz w:val="24"/>
          <w:szCs w:val="24"/>
        </w:rPr>
        <w:t xml:space="preserve">, </w:t>
      </w:r>
      <w:proofErr w:type="spellStart"/>
      <w:ins w:id="31" w:author="darcy" w:date="2015-02-02T10:05:00Z">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ins>
      <w:proofErr w:type="spellEnd"/>
      <w:del w:id="32" w:author="darcy" w:date="2015-02-02T10:05:00Z">
        <w:r w:rsidRPr="00AC73C3" w:rsidDel="00947389">
          <w:rPr>
            <w:rFonts w:ascii="Times New Roman" w:hAnsi="Times New Roman" w:cs="Times New Roman"/>
            <w:i/>
            <w:sz w:val="24"/>
            <w:szCs w:val="24"/>
          </w:rPr>
          <w:delText>k</w:delText>
        </w:r>
        <w:r w:rsidR="008E2EE7" w:rsidRPr="008E2EE7" w:rsidDel="00947389">
          <w:rPr>
            <w:rFonts w:ascii="Times New Roman" w:hAnsi="Times New Roman" w:cs="Times New Roman"/>
            <w:i/>
            <w:sz w:val="24"/>
            <w:szCs w:val="24"/>
            <w:vertAlign w:val="subscript"/>
          </w:rPr>
          <w:delText>i,s</w:delText>
        </w:r>
      </w:del>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ins w:id="33" w:author="darcy" w:date="2015-02-02T10:04:00Z">
        <w:r w:rsidR="00947389">
          <w:rPr>
            <w:rFonts w:ascii="Times New Roman" w:hAnsi="Times New Roman" w:cs="Times New Roman"/>
            <w:sz w:val="24"/>
            <w:szCs w:val="24"/>
          </w:rPr>
          <w:t xml:space="preserve"> in the simulation study</w:t>
        </w:r>
      </w:ins>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30"/>
      <w:r w:rsidR="00EB0951">
        <w:rPr>
          <w:rStyle w:val="CommentReference"/>
        </w:rPr>
        <w:commentReference w:id="30"/>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w:t>
      </w:r>
      <w:ins w:id="34" w:author="darcy" w:date="2015-02-03T15:58:00Z">
        <w:r w:rsidR="00166624">
          <w:rPr>
            <w:rFonts w:ascii="Times New Roman" w:hAnsi="Times New Roman" w:cs="Times New Roman"/>
            <w:sz w:val="24"/>
            <w:szCs w:val="24"/>
          </w:rPr>
          <w:t xml:space="preserve">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w:ins>
      <m:oMath>
        <m:sSub>
          <m:sSubPr>
            <m:ctrlPr>
              <w:ins w:id="35" w:author="darcy" w:date="2015-02-03T15:59:00Z">
                <w:rPr>
                  <w:rFonts w:ascii="Cambria Math" w:hAnsi="Cambria Math" w:cs="Times New Roman"/>
                  <w:i/>
                  <w:sz w:val="24"/>
                  <w:szCs w:val="24"/>
                </w:rPr>
              </w:ins>
            </m:ctrlPr>
          </m:sSubPr>
          <m:e>
            <w:ins w:id="36" w:author="darcy" w:date="2015-02-03T15:59:00Z">
              <m:r>
                <w:rPr>
                  <w:rFonts w:ascii="Cambria Math" w:hAnsi="Cambria Math" w:cs="Times New Roman"/>
                  <w:sz w:val="24"/>
                  <w:szCs w:val="24"/>
                </w:rPr>
                <m:t>μ</m:t>
              </m:r>
            </w:ins>
          </m:e>
          <m:sub>
            <m:sSub>
              <m:sSubPr>
                <m:ctrlPr>
                  <w:ins w:id="37" w:author="darcy" w:date="2015-02-03T15:59:00Z">
                    <w:rPr>
                      <w:rFonts w:ascii="Cambria Math" w:hAnsi="Cambria Math" w:cs="Times New Roman"/>
                      <w:i/>
                      <w:sz w:val="24"/>
                      <w:szCs w:val="24"/>
                    </w:rPr>
                  </w:ins>
                </m:ctrlPr>
              </m:sSubPr>
              <m:e>
                <w:ins w:id="38" w:author="darcy" w:date="2015-02-03T15:59:00Z">
                  <m:r>
                    <w:rPr>
                      <w:rFonts w:ascii="Cambria Math" w:hAnsi="Cambria Math" w:cs="Times New Roman"/>
                      <w:sz w:val="24"/>
                      <w:szCs w:val="24"/>
                    </w:rPr>
                    <m:t>L</m:t>
                  </m:r>
                </w:ins>
              </m:e>
              <m:sub>
                <w:ins w:id="39" w:author="darcy" w:date="2015-02-03T16:00:00Z">
                  <m:r>
                    <w:rPr>
                      <w:rFonts w:ascii="Cambria Math" w:hAnsi="Cambria Math" w:cs="Times New Roman"/>
                      <w:sz w:val="24"/>
                      <w:szCs w:val="24"/>
                    </w:rPr>
                    <m:t>∞</m:t>
                  </m:r>
                </w:ins>
              </m:sub>
            </m:sSub>
            <w:ins w:id="40" w:author="darcy" w:date="2015-02-03T16:00:00Z">
              <m:r>
                <w:rPr>
                  <w:rFonts w:ascii="Cambria Math" w:hAnsi="Cambria Math" w:cs="Times New Roman"/>
                  <w:sz w:val="24"/>
                  <w:szCs w:val="24"/>
                </w:rPr>
                <m:t>,s</m:t>
              </m:r>
            </w:ins>
          </m:sub>
        </m:sSub>
      </m:oMath>
      <w:ins w:id="41" w:author="darcy" w:date="2015-02-03T16:00:00Z">
        <w:r w:rsidR="00384497">
          <w:rPr>
            <w:rFonts w:ascii="Times New Roman" w:hAnsi="Times New Roman" w:cs="Times New Roman"/>
            <w:sz w:val="24"/>
            <w:szCs w:val="24"/>
          </w:rPr>
          <w:t xml:space="preserve"> which is calculated </w:t>
        </w:r>
      </w:ins>
      <w:ins w:id="42" w:author="darcy" w:date="2015-02-03T15:58:00Z">
        <w:r w:rsidR="00166624">
          <w:rPr>
            <w:rFonts w:ascii="Times New Roman" w:hAnsi="Times New Roman" w:cs="Times New Roman"/>
            <w:sz w:val="24"/>
            <w:szCs w:val="24"/>
          </w:rPr>
          <w:t>using Eqn. 6.</w:t>
        </w:r>
      </w:ins>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bookmarkStart w:id="43" w:name="_GoBack"/>
      <w:bookmarkEnd w:id="43"/>
    </w:p>
    <w:p w14:paraId="1D7C80E6" w14:textId="48473693" w:rsidR="001E733D" w:rsidRDefault="006B2716">
      <w:pPr>
        <w:tabs>
          <w:tab w:val="left" w:pos="360"/>
          <w:tab w:val="left" w:pos="720"/>
          <w:tab w:val="left" w:pos="8640"/>
        </w:tabs>
        <w:spacing w:after="0" w:line="480" w:lineRule="auto"/>
        <w:rPr>
          <w:rFonts w:ascii="Times New Roman" w:hAnsi="Times New Roman" w:cs="Times New Roman"/>
          <w:sz w:val="24"/>
          <w:szCs w:val="24"/>
        </w:rPr>
      </w:pPr>
      <w:commentRangeStart w:id="44"/>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0E5893" w:rsidRPr="00EC55AF">
        <w:rPr>
          <w:sz w:val="24"/>
          <w:szCs w:val="24"/>
        </w:rPr>
        <w:t xml:space="preserve">Figure </w:t>
      </w:r>
      <w:r w:rsidR="000E5893">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(AIC, </w:t>
      </w:r>
      <w:commentRangeStart w:id="45"/>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1973</w:t>
      </w:r>
      <w:commentRangeEnd w:id="45"/>
      <w:r w:rsidR="00940000">
        <w:rPr>
          <w:rStyle w:val="CommentReference"/>
        </w:rPr>
        <w:commentReference w:id="45"/>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940000" w:rsidRPr="00DB6525">
        <w:rPr>
          <w:sz w:val="24"/>
          <w:szCs w:val="24"/>
        </w:rPr>
        <w:t xml:space="preserve">Table </w:t>
      </w:r>
      <w:r w:rsidR="00940000">
        <w:rPr>
          <w:noProof/>
          <w:sz w:val="24"/>
          <w:szCs w:val="24"/>
        </w:rPr>
        <w:t>2</w:t>
      </w:r>
      <w:r w:rsidR="00940000">
        <w:rPr>
          <w:rFonts w:ascii="Times New Roman" w:hAnsi="Times New Roman" w:cs="Times New Roman"/>
          <w:sz w:val="24"/>
          <w:szCs w:val="24"/>
        </w:rPr>
        <w:fldChar w:fldCharType="end"/>
      </w:r>
      <w:r w:rsidR="00940000">
        <w:rPr>
          <w:rFonts w:ascii="Times New Roman" w:hAnsi="Times New Roman" w:cs="Times New Roman"/>
          <w:sz w:val="24"/>
          <w:szCs w:val="24"/>
        </w:rPr>
        <w:t>)</w:t>
      </w:r>
      <w:r w:rsidR="00940000">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7C6AC2" w:rsidRPr="00DB6525">
        <w:rPr>
          <w:sz w:val="24"/>
          <w:szCs w:val="24"/>
        </w:rPr>
        <w:t xml:space="preserve">Table </w:t>
      </w:r>
      <w:r w:rsidR="007C6AC2">
        <w:rPr>
          <w:noProof/>
          <w:sz w:val="24"/>
          <w:szCs w:val="24"/>
        </w:rPr>
        <w:t>2</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w:t>
      </w:r>
      <w:proofErr w:type="gramStart"/>
      <w:r w:rsidR="008F7DF3">
        <w:rPr>
          <w:rFonts w:ascii="Times New Roman" w:hAnsi="Times New Roman" w:cs="Times New Roman"/>
          <w:sz w:val="24"/>
          <w:szCs w:val="24"/>
        </w:rPr>
        <w:t>c.v</w:t>
      </w:r>
      <w:proofErr w:type="gramEnd"/>
      <w:r w:rsidR="008F7DF3">
        <w:rPr>
          <w:rFonts w:ascii="Times New Roman" w:hAnsi="Times New Roman" w:cs="Times New Roman"/>
          <w:sz w:val="24"/>
          <w:szCs w:val="24"/>
        </w:rPr>
        <w:t>.</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72B7BF99" w:rsidR="00DB3AA7" w:rsidRDefault="00DB3AA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376AEF" w:rsidRPr="00DB6525">
        <w:rPr>
          <w:sz w:val="24"/>
          <w:szCs w:val="24"/>
        </w:rPr>
        <w:t xml:space="preserve">Table </w:t>
      </w:r>
      <w:r w:rsidR="00376AEF">
        <w:rPr>
          <w:noProof/>
          <w:sz w:val="24"/>
          <w:szCs w:val="24"/>
        </w:rPr>
        <w:t>2</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3C21A0" w:rsidRPr="00995B95">
        <w:rPr>
          <w:sz w:val="24"/>
          <w:szCs w:val="24"/>
        </w:rPr>
        <w:t xml:space="preserve">Figure </w:t>
      </w:r>
      <w:r w:rsidR="003C21A0">
        <w:rPr>
          <w:i/>
          <w:noProof/>
          <w:sz w:val="24"/>
          <w:szCs w:val="24"/>
        </w:rPr>
        <w:t>6</w:t>
      </w:r>
      <w:r w:rsidR="003C21A0">
        <w:rPr>
          <w:rFonts w:ascii="Times New Roman" w:hAnsi="Times New Roman" w:cs="Times New Roman"/>
          <w:sz w:val="24"/>
          <w:szCs w:val="24"/>
        </w:rPr>
        <w:fldChar w:fldCharType="end"/>
      </w:r>
      <w:r>
        <w:rPr>
          <w:rFonts w:ascii="Times New Roman" w:hAnsi="Times New Roman" w:cs="Times New Roman"/>
          <w:sz w:val="24"/>
          <w:szCs w:val="24"/>
        </w:rPr>
        <w:t>).  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0B36C1" w:rsidRPr="00DB6525">
        <w:rPr>
          <w:sz w:val="24"/>
          <w:szCs w:val="24"/>
        </w:rPr>
        <w:t xml:space="preserve">Table </w:t>
      </w:r>
      <w:r w:rsidR="000B36C1">
        <w:rPr>
          <w:i/>
          <w:noProof/>
          <w:sz w:val="24"/>
          <w:szCs w:val="24"/>
        </w:rPr>
        <w:t>2</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65B5AD8F" w14:textId="762A8391" w:rsidR="00C13B47"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0B36C1">
        <w:rPr>
          <w:rFonts w:ascii="Times New Roman" w:hAnsi="Times New Roman" w:cs="Times New Roman"/>
          <w:sz w:val="24"/>
          <w:szCs w:val="24"/>
        </w:rPr>
        <w:t>The a</w:t>
      </w:r>
      <w:r w:rsidR="00C13B47">
        <w:rPr>
          <w:rFonts w:ascii="Times New Roman" w:hAnsi="Times New Roman" w:cs="Times New Roman"/>
          <w:sz w:val="24"/>
          <w:szCs w:val="24"/>
        </w:rPr>
        <w:t xml:space="preserve">mong-individual </w:t>
      </w:r>
      <w:r w:rsidR="006B2716">
        <w:rPr>
          <w:rFonts w:ascii="Times New Roman" w:hAnsi="Times New Roman" w:cs="Times New Roman"/>
          <w:sz w:val="24"/>
          <w:szCs w:val="24"/>
        </w:rPr>
        <w:t>variation</w:t>
      </w:r>
      <w:r w:rsidR="000B36C1">
        <w:rPr>
          <w:rFonts w:ascii="Times New Roman" w:hAnsi="Times New Roman" w:cs="Times New Roman"/>
          <w:sz w:val="24"/>
          <w:szCs w:val="24"/>
        </w:rPr>
        <w:t xml:space="preserve"> (</w:t>
      </w:r>
      <w:proofErr w:type="spellStart"/>
      <w:r w:rsidR="000B36C1" w:rsidRPr="00C13B47">
        <w:rPr>
          <w:rFonts w:ascii="Times New Roman" w:hAnsi="Times New Roman" w:cs="Times New Roman"/>
          <w:i/>
          <w:sz w:val="24"/>
          <w:szCs w:val="24"/>
        </w:rPr>
        <w:t>k</w:t>
      </w:r>
      <w:r w:rsidR="000B36C1" w:rsidRPr="0085574F">
        <w:rPr>
          <w:rFonts w:ascii="Times New Roman" w:hAnsi="Times New Roman" w:cs="Times New Roman"/>
          <w:i/>
          <w:sz w:val="24"/>
          <w:szCs w:val="24"/>
          <w:vertAlign w:val="subscript"/>
        </w:rPr>
        <w:t>i</w:t>
      </w:r>
      <w:proofErr w:type="gramStart"/>
      <w:r w:rsidR="000B36C1" w:rsidRPr="0085574F">
        <w:rPr>
          <w:rFonts w:ascii="Times New Roman" w:hAnsi="Times New Roman" w:cs="Times New Roman"/>
          <w:i/>
          <w:sz w:val="24"/>
          <w:szCs w:val="24"/>
          <w:vertAlign w:val="subscript"/>
        </w:rPr>
        <w:t>,s</w:t>
      </w:r>
      <w:proofErr w:type="spellEnd"/>
      <w:proofErr w:type="gramEnd"/>
      <w:r w:rsidR="000B36C1">
        <w:rPr>
          <w:rFonts w:ascii="Times New Roman" w:hAnsi="Times New Roman" w:cs="Times New Roman"/>
          <w:sz w:val="24"/>
          <w:szCs w:val="24"/>
        </w:rPr>
        <w:t>) model also produced a</w:t>
      </w:r>
      <w:r w:rsidR="002640BE">
        <w:rPr>
          <w:rFonts w:ascii="Times New Roman" w:hAnsi="Times New Roman" w:cs="Times New Roman"/>
          <w:sz w:val="24"/>
          <w:szCs w:val="24"/>
        </w:rPr>
        <w:t xml:space="preserve"> </w:t>
      </w:r>
      <w:r w:rsidR="000B36C1">
        <w:rPr>
          <w:rFonts w:ascii="Times New Roman" w:hAnsi="Times New Roman" w:cs="Times New Roman"/>
          <w:sz w:val="24"/>
          <w:szCs w:val="24"/>
        </w:rPr>
        <w:t>reasonable</w:t>
      </w:r>
      <w:r w:rsidR="002640BE">
        <w:rPr>
          <w:rFonts w:ascii="Times New Roman" w:hAnsi="Times New Roman" w:cs="Times New Roman"/>
          <w:sz w:val="24"/>
          <w:szCs w:val="24"/>
        </w:rPr>
        <w:t xml:space="preserve"> fit to </w:t>
      </w:r>
      <w:r w:rsidR="00724700">
        <w:rPr>
          <w:rFonts w:ascii="Times New Roman" w:hAnsi="Times New Roman" w:cs="Times New Roman"/>
          <w:sz w:val="24"/>
          <w:szCs w:val="24"/>
        </w:rPr>
        <w:t xml:space="preserve">the </w:t>
      </w:r>
      <w:r w:rsidR="002640BE">
        <w:rPr>
          <w:rFonts w:ascii="Times New Roman" w:hAnsi="Times New Roman" w:cs="Times New Roman"/>
          <w:sz w:val="24"/>
          <w:szCs w:val="24"/>
        </w:rPr>
        <w:t>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496EE4">
        <w:rPr>
          <w:rFonts w:ascii="Times New Roman" w:hAnsi="Times New Roman" w:cs="Times New Roman"/>
          <w:sz w:val="24"/>
          <w:szCs w:val="24"/>
        </w:rPr>
        <w:t>)</w:t>
      </w:r>
      <w:r w:rsidR="002640BE">
        <w:rPr>
          <w:rFonts w:ascii="Times New Roman" w:hAnsi="Times New Roman" w:cs="Times New Roman"/>
          <w:sz w:val="24"/>
          <w:szCs w:val="24"/>
        </w:rPr>
        <w:t xml:space="preserve">.  </w:t>
      </w:r>
      <w:r w:rsidR="000B36C1">
        <w:rPr>
          <w:rFonts w:ascii="Times New Roman" w:hAnsi="Times New Roman" w:cs="Times New Roman"/>
          <w:sz w:val="24"/>
          <w:szCs w:val="24"/>
        </w:rPr>
        <w:t>However, the residuals suggest that the fit is not as good as the time-varying individual model described above</w:t>
      </w:r>
      <w:r w:rsidR="00496EE4">
        <w:rPr>
          <w:rFonts w:ascii="Times New Roman" w:hAnsi="Times New Roman" w:cs="Times New Roman"/>
          <w:sz w:val="24"/>
          <w:szCs w:val="24"/>
        </w:rPr>
        <w:t xml:space="preserve"> (</w:t>
      </w:r>
      <w:r w:rsidR="00496EE4">
        <w:rPr>
          <w:rFonts w:ascii="Times New Roman" w:hAnsi="Times New Roman" w:cs="Times New Roman"/>
          <w:sz w:val="24"/>
          <w:szCs w:val="24"/>
        </w:rPr>
        <w:fldChar w:fldCharType="begin"/>
      </w:r>
      <w:r w:rsidR="00496EE4">
        <w:rPr>
          <w:rFonts w:ascii="Times New Roman" w:hAnsi="Times New Roman" w:cs="Times New Roman"/>
          <w:sz w:val="24"/>
          <w:szCs w:val="24"/>
        </w:rPr>
        <w:instrText xml:space="preserve"> REF _Ref410371206 \h </w:instrText>
      </w:r>
      <w:r w:rsidR="00496EE4">
        <w:rPr>
          <w:rFonts w:ascii="Times New Roman" w:hAnsi="Times New Roman" w:cs="Times New Roman"/>
          <w:sz w:val="24"/>
          <w:szCs w:val="24"/>
        </w:rPr>
      </w:r>
      <w:r w:rsidR="00496EE4">
        <w:rPr>
          <w:rFonts w:ascii="Times New Roman" w:hAnsi="Times New Roman" w:cs="Times New Roman"/>
          <w:sz w:val="24"/>
          <w:szCs w:val="24"/>
        </w:rPr>
        <w:fldChar w:fldCharType="separate"/>
      </w:r>
      <w:r w:rsidR="00496EE4" w:rsidRPr="00190689">
        <w:rPr>
          <w:sz w:val="24"/>
          <w:szCs w:val="24"/>
        </w:rPr>
        <w:t xml:space="preserve">Figure </w:t>
      </w:r>
      <w:r w:rsidR="00496EE4">
        <w:rPr>
          <w:i/>
          <w:noProof/>
          <w:sz w:val="24"/>
          <w:szCs w:val="24"/>
        </w:rPr>
        <w:t>4</w:t>
      </w:r>
      <w:r w:rsidR="00496EE4">
        <w:rPr>
          <w:rFonts w:ascii="Times New Roman" w:hAnsi="Times New Roman" w:cs="Times New Roman"/>
          <w:sz w:val="24"/>
          <w:szCs w:val="24"/>
        </w:rPr>
        <w:fldChar w:fldCharType="end"/>
      </w:r>
      <w:r w:rsidR="00496EE4">
        <w:rPr>
          <w:rFonts w:ascii="Times New Roman" w:hAnsi="Times New Roman" w:cs="Times New Roman"/>
          <w:sz w:val="24"/>
          <w:szCs w:val="24"/>
        </w:rPr>
        <w:t>)</w:t>
      </w:r>
      <w:r w:rsidR="000B36C1">
        <w:rPr>
          <w:rFonts w:ascii="Times New Roman" w:hAnsi="Times New Roman" w:cs="Times New Roman"/>
          <w:sz w:val="24"/>
          <w:szCs w:val="24"/>
        </w:rPr>
        <w:t xml:space="preserve">.  The AIC value also suggests that this model is not as parsimonious.  </w:t>
      </w:r>
      <w:r w:rsidR="002640BE">
        <w:rPr>
          <w:rFonts w:ascii="Times New Roman" w:hAnsi="Times New Roman" w:cs="Times New Roman"/>
          <w:sz w:val="24"/>
          <w:szCs w:val="24"/>
        </w:rPr>
        <w:t xml:space="preserve">The distribution of </w:t>
      </w:r>
      <w:proofErr w:type="spellStart"/>
      <w:r w:rsidR="0085574F" w:rsidRPr="00C13B47">
        <w:rPr>
          <w:rFonts w:ascii="Times New Roman" w:hAnsi="Times New Roman" w:cs="Times New Roman"/>
          <w:i/>
          <w:sz w:val="24"/>
          <w:szCs w:val="24"/>
        </w:rPr>
        <w:t>k</w:t>
      </w:r>
      <w:r w:rsidR="0085574F" w:rsidRPr="0085574F">
        <w:rPr>
          <w:rFonts w:ascii="Times New Roman" w:hAnsi="Times New Roman" w:cs="Times New Roman"/>
          <w:i/>
          <w:sz w:val="24"/>
          <w:szCs w:val="24"/>
          <w:vertAlign w:val="subscript"/>
        </w:rPr>
        <w:t>i</w:t>
      </w:r>
      <w:proofErr w:type="gramStart"/>
      <w:r w:rsidR="0085574F" w:rsidRPr="0085574F">
        <w:rPr>
          <w:rFonts w:ascii="Times New Roman" w:hAnsi="Times New Roman" w:cs="Times New Roman"/>
          <w:i/>
          <w:sz w:val="24"/>
          <w:szCs w:val="24"/>
          <w:vertAlign w:val="subscript"/>
        </w:rPr>
        <w:t>,s</w:t>
      </w:r>
      <w:proofErr w:type="spellEnd"/>
      <w:proofErr w:type="gramEnd"/>
      <w:r w:rsidR="0085574F">
        <w:rPr>
          <w:rFonts w:ascii="Times New Roman" w:hAnsi="Times New Roman" w:cs="Times New Roman"/>
          <w:sz w:val="24"/>
          <w:szCs w:val="24"/>
        </w:rPr>
        <w:t xml:space="preserve"> </w:t>
      </w:r>
      <w:r w:rsidR="001C3FC3">
        <w:rPr>
          <w:rFonts w:ascii="Times New Roman" w:hAnsi="Times New Roman" w:cs="Times New Roman"/>
          <w:sz w:val="24"/>
          <w:szCs w:val="24"/>
        </w:rPr>
        <w:t xml:space="preserve">random-effects is </w:t>
      </w:r>
      <w:r w:rsidR="007C6AC2">
        <w:rPr>
          <w:rFonts w:ascii="Times New Roman" w:hAnsi="Times New Roman" w:cs="Times New Roman"/>
          <w:sz w:val="24"/>
          <w:szCs w:val="24"/>
        </w:rPr>
        <w:t>symmetrically</w:t>
      </w:r>
      <w:r w:rsidR="006C7AB4">
        <w:rPr>
          <w:rFonts w:ascii="Times New Roman" w:hAnsi="Times New Roman" w:cs="Times New Roman"/>
          <w:sz w:val="24"/>
          <w:szCs w:val="24"/>
        </w:rPr>
        <w:t xml:space="preserve"> spread about the median </w:t>
      </w:r>
      <w:r w:rsidR="00BF63AE">
        <w:rPr>
          <w:rFonts w:ascii="Times New Roman" w:hAnsi="Times New Roman" w:cs="Times New Roman"/>
          <w:sz w:val="24"/>
          <w:szCs w:val="24"/>
        </w:rPr>
        <w:t>(</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k,s</w:t>
      </w:r>
      <w:proofErr w:type="spellEnd"/>
      <w:r w:rsidR="00BF63AE">
        <w:rPr>
          <w:rFonts w:ascii="Times New Roman" w:hAnsi="Times New Roman" w:cs="Times New Roman"/>
          <w:sz w:val="24"/>
          <w:szCs w:val="24"/>
        </w:rPr>
        <w:t xml:space="preserve">) </w:t>
      </w:r>
      <w:r w:rsidR="006C7AB4">
        <w:rPr>
          <w:rFonts w:ascii="Times New Roman" w:hAnsi="Times New Roman" w:cs="Times New Roman"/>
          <w:sz w:val="24"/>
          <w:szCs w:val="24"/>
        </w:rPr>
        <w:t xml:space="preserve">for both females and males </w:t>
      </w:r>
      <w:r w:rsidR="002640BE">
        <w:rPr>
          <w:rFonts w:ascii="Times New Roman" w:hAnsi="Times New Roman" w:cs="Times New Roman"/>
          <w:sz w:val="24"/>
          <w:szCs w:val="24"/>
        </w:rPr>
        <w:t>(</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p>
    <w:p w14:paraId="129BC5B7" w14:textId="3CADF2DD" w:rsidR="000A51DF" w:rsidRDefault="000A51D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final model include</w:t>
      </w:r>
      <w:r w:rsidR="00C64097">
        <w:rPr>
          <w:rFonts w:ascii="Times New Roman" w:hAnsi="Times New Roman" w:cs="Times New Roman"/>
          <w:sz w:val="24"/>
          <w:szCs w:val="24"/>
        </w:rPr>
        <w:t>d among-individual variation (</w:t>
      </w:r>
      <w:proofErr w:type="spellStart"/>
      <w:r w:rsidRPr="00C13B47">
        <w:rPr>
          <w:rFonts w:ascii="Times New Roman" w:hAnsi="Times New Roman" w:cs="Times New Roman"/>
          <w:i/>
          <w:sz w:val="24"/>
          <w:szCs w:val="24"/>
        </w:rPr>
        <w:t>k</w:t>
      </w:r>
      <w:r w:rsidRPr="0085574F">
        <w:rPr>
          <w:rFonts w:ascii="Times New Roman" w:hAnsi="Times New Roman" w:cs="Times New Roman"/>
          <w:i/>
          <w:sz w:val="24"/>
          <w:szCs w:val="24"/>
          <w:vertAlign w:val="subscript"/>
        </w:rPr>
        <w:t>i</w:t>
      </w:r>
      <w:proofErr w:type="gramStart"/>
      <w:r w:rsidRPr="0085574F">
        <w:rPr>
          <w:rFonts w:ascii="Times New Roman" w:hAnsi="Times New Roman" w:cs="Times New Roman"/>
          <w:i/>
          <w:sz w:val="24"/>
          <w:szCs w:val="24"/>
          <w:vertAlign w:val="subscript"/>
        </w:rPr>
        <w:t>,s</w:t>
      </w:r>
      <w:proofErr w:type="spellEnd"/>
      <w:proofErr w:type="gramEnd"/>
      <w:r w:rsidR="00C64097">
        <w:rPr>
          <w:rFonts w:ascii="Times New Roman" w:hAnsi="Times New Roman" w:cs="Times New Roman"/>
          <w:sz w:val="24"/>
          <w:szCs w:val="24"/>
        </w:rPr>
        <w:t xml:space="preserve">) </w:t>
      </w:r>
      <w:r>
        <w:rPr>
          <w:rFonts w:ascii="Times New Roman" w:hAnsi="Times New Roman" w:cs="Times New Roman"/>
          <w:sz w:val="24"/>
          <w:szCs w:val="24"/>
        </w:rPr>
        <w:t>and time-varying individual random-effects</w:t>
      </w:r>
      <w:r w:rsidR="00D6330A">
        <w:rPr>
          <w:rFonts w:ascii="Times New Roman" w:hAnsi="Times New Roman" w:cs="Times New Roman"/>
          <w:sz w:val="24"/>
          <w:szCs w:val="24"/>
        </w:rPr>
        <w:t xml:space="preserve"> </w:t>
      </w:r>
      <w:r w:rsidR="00C64097">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C64097">
        <w:rPr>
          <w:rFonts w:ascii="Times New Roman" w:hAnsi="Times New Roman" w:cs="Times New Roman"/>
          <w:sz w:val="24"/>
          <w:szCs w:val="24"/>
        </w:rPr>
        <w:t>)</w:t>
      </w:r>
      <w:r>
        <w:rPr>
          <w:rFonts w:ascii="Times New Roman" w:hAnsi="Times New Roman" w:cs="Times New Roman"/>
          <w:sz w:val="24"/>
          <w:szCs w:val="24"/>
        </w:rPr>
        <w:t>.</w:t>
      </w:r>
      <w:r w:rsidR="002341AA">
        <w:rPr>
          <w:rFonts w:ascii="Times New Roman" w:hAnsi="Times New Roman" w:cs="Times New Roman"/>
          <w:sz w:val="24"/>
          <w:szCs w:val="24"/>
        </w:rPr>
        <w:t xml:space="preserve">  This model is practically the same as the time-varying random-effects model described above.  Very little of the variability in growth is described by variation in </w:t>
      </w:r>
      <w:proofErr w:type="spellStart"/>
      <w:r w:rsidR="002341AA" w:rsidRPr="002341AA">
        <w:rPr>
          <w:rFonts w:ascii="Times New Roman" w:hAnsi="Times New Roman" w:cs="Times New Roman"/>
          <w:i/>
          <w:sz w:val="24"/>
          <w:szCs w:val="24"/>
        </w:rPr>
        <w:t>k</w:t>
      </w:r>
      <w:r w:rsidR="002341AA" w:rsidRPr="002341AA">
        <w:rPr>
          <w:rFonts w:ascii="Times New Roman" w:hAnsi="Times New Roman" w:cs="Times New Roman"/>
          <w:i/>
          <w:sz w:val="24"/>
          <w:szCs w:val="24"/>
          <w:vertAlign w:val="subscript"/>
        </w:rPr>
        <w:t>i</w:t>
      </w:r>
      <w:proofErr w:type="gramStart"/>
      <w:r w:rsidR="002341AA" w:rsidRPr="002341AA">
        <w:rPr>
          <w:rFonts w:ascii="Times New Roman" w:hAnsi="Times New Roman" w:cs="Times New Roman"/>
          <w:i/>
          <w:sz w:val="24"/>
          <w:szCs w:val="24"/>
          <w:vertAlign w:val="subscript"/>
        </w:rPr>
        <w:t>,s</w:t>
      </w:r>
      <w:proofErr w:type="spellEnd"/>
      <w:proofErr w:type="gramEnd"/>
      <w:r w:rsidR="002341AA">
        <w:rPr>
          <w:rFonts w:ascii="Times New Roman" w:hAnsi="Times New Roman" w:cs="Times New Roman"/>
          <w:sz w:val="24"/>
          <w:szCs w:val="24"/>
        </w:rPr>
        <w:t xml:space="preserve">, instead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2341AA">
        <w:rPr>
          <w:rFonts w:ascii="Times New Roman" w:hAnsi="Times New Roman" w:cs="Times New Roman"/>
          <w:sz w:val="24"/>
          <w:szCs w:val="24"/>
        </w:rPr>
        <w:t xml:space="preserve"> soaks up much of the variance (</w:t>
      </w:r>
      <w:r w:rsidR="002341AA">
        <w:rPr>
          <w:rFonts w:ascii="Times New Roman" w:hAnsi="Times New Roman" w:cs="Times New Roman"/>
          <w:sz w:val="24"/>
          <w:szCs w:val="24"/>
        </w:rPr>
        <w:fldChar w:fldCharType="begin"/>
      </w:r>
      <w:r w:rsidR="002341AA">
        <w:rPr>
          <w:rFonts w:ascii="Times New Roman" w:hAnsi="Times New Roman" w:cs="Times New Roman"/>
          <w:sz w:val="24"/>
          <w:szCs w:val="24"/>
        </w:rPr>
        <w:instrText xml:space="preserve"> REF _Ref410371769 \h </w:instrText>
      </w:r>
      <w:r w:rsidR="002341AA">
        <w:rPr>
          <w:rFonts w:ascii="Times New Roman" w:hAnsi="Times New Roman" w:cs="Times New Roman"/>
          <w:sz w:val="24"/>
          <w:szCs w:val="24"/>
        </w:rPr>
      </w:r>
      <w:r w:rsidR="002341AA">
        <w:rPr>
          <w:rFonts w:ascii="Times New Roman" w:hAnsi="Times New Roman" w:cs="Times New Roman"/>
          <w:sz w:val="24"/>
          <w:szCs w:val="24"/>
        </w:rPr>
        <w:fldChar w:fldCharType="separate"/>
      </w:r>
      <w:r w:rsidR="002341AA" w:rsidRPr="00DB6525">
        <w:rPr>
          <w:sz w:val="24"/>
          <w:szCs w:val="24"/>
        </w:rPr>
        <w:t xml:space="preserve">Table </w:t>
      </w:r>
      <w:r w:rsidR="002341AA">
        <w:rPr>
          <w:i/>
          <w:noProof/>
          <w:sz w:val="24"/>
          <w:szCs w:val="24"/>
        </w:rPr>
        <w:t>2</w:t>
      </w:r>
      <w:r w:rsidR="002341AA">
        <w:rPr>
          <w:rFonts w:ascii="Times New Roman" w:hAnsi="Times New Roman" w:cs="Times New Roman"/>
          <w:sz w:val="24"/>
          <w:szCs w:val="24"/>
        </w:rPr>
        <w:fldChar w:fldCharType="end"/>
      </w:r>
      <w:r w:rsidR="002341AA">
        <w:rPr>
          <w:rFonts w:ascii="Times New Roman" w:hAnsi="Times New Roman" w:cs="Times New Roman"/>
          <w:sz w:val="24"/>
          <w:szCs w:val="24"/>
        </w:rPr>
        <w:t>).</w:t>
      </w:r>
    </w:p>
    <w:p w14:paraId="434069CC" w14:textId="77777777" w:rsidR="00227596" w:rsidRDefault="00227596">
      <w:pPr>
        <w:tabs>
          <w:tab w:val="left" w:pos="360"/>
          <w:tab w:val="left" w:pos="720"/>
          <w:tab w:val="left" w:pos="8640"/>
        </w:tabs>
        <w:spacing w:after="0" w:line="480" w:lineRule="auto"/>
        <w:rPr>
          <w:rFonts w:ascii="Times New Roman" w:hAnsi="Times New Roman" w:cs="Times New Roman"/>
          <w:sz w:val="24"/>
          <w:szCs w:val="24"/>
        </w:rPr>
      </w:pP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Are we going to talk about the failed </w:t>
      </w:r>
      <w:proofErr w:type="spellStart"/>
      <w:r>
        <w:rPr>
          <w:rFonts w:ascii="Times New Roman" w:hAnsi="Times New Roman" w:cs="Times New Roman"/>
          <w:sz w:val="24"/>
          <w:szCs w:val="24"/>
        </w:rPr>
        <w:t>ydevs</w:t>
      </w:r>
      <w:proofErr w:type="spellEnd"/>
      <w:r>
        <w:rPr>
          <w:rFonts w:ascii="Times New Roman" w:hAnsi="Times New Roman" w:cs="Times New Roman"/>
          <w:sz w:val="24"/>
          <w:szCs w:val="24"/>
        </w:rPr>
        <w:t>?</w:t>
      </w:r>
      <w:commentRangeEnd w:id="44"/>
      <w:r w:rsidR="00BF1180">
        <w:rPr>
          <w:rStyle w:val="CommentReference"/>
        </w:rPr>
        <w:commentReference w:id="44"/>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60616311"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the 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w:del w:id="46" w:author="darcy" w:date="2015-02-03T16:01:00Z">
        <w:r w:rsidRPr="009C37AB" w:rsidDel="00EA4300">
          <w:rPr>
            <w:rFonts w:ascii="Times New Roman" w:hAnsi="Times New Roman" w:cs="Times New Roman"/>
            <w:i/>
            <w:sz w:val="24"/>
            <w:szCs w:val="24"/>
          </w:rPr>
          <w:delText>γ</w:delText>
        </w:r>
        <w:r w:rsidRPr="00E95E62" w:rsidDel="00EA4300">
          <w:rPr>
            <w:rFonts w:ascii="Times New Roman" w:hAnsi="Times New Roman" w:cs="Times New Roman"/>
            <w:i/>
            <w:sz w:val="24"/>
            <w:szCs w:val="24"/>
            <w:vertAlign w:val="subscript"/>
          </w:rPr>
          <w:delText>s</w:delText>
        </w:r>
      </w:del>
      <m:oMath>
        <m:sSub>
          <m:sSubPr>
            <m:ctrlPr>
              <w:ins w:id="47" w:author="darcy" w:date="2015-02-03T16:01:00Z">
                <w:rPr>
                  <w:rFonts w:ascii="Cambria Math" w:hAnsi="Cambria Math" w:cs="Times New Roman"/>
                  <w:i/>
                  <w:sz w:val="24"/>
                  <w:szCs w:val="24"/>
                </w:rPr>
              </w:ins>
            </m:ctrlPr>
          </m:sSubPr>
          <m:e>
            <w:ins w:id="48" w:author="darcy" w:date="2015-02-03T16:01:00Z">
              <m:r>
                <w:rPr>
                  <w:rFonts w:ascii="Cambria Math" w:hAnsi="Cambria Math" w:cs="Times New Roman"/>
                  <w:sz w:val="24"/>
                  <w:szCs w:val="24"/>
                </w:rPr>
                <m:t>μ</m:t>
              </m:r>
            </w:ins>
          </m:e>
          <m:sub>
            <m:sSub>
              <m:sSubPr>
                <m:ctrlPr>
                  <w:ins w:id="49" w:author="darcy" w:date="2015-02-03T16:01:00Z">
                    <w:rPr>
                      <w:rFonts w:ascii="Cambria Math" w:hAnsi="Cambria Math" w:cs="Times New Roman"/>
                      <w:i/>
                      <w:sz w:val="24"/>
                      <w:szCs w:val="24"/>
                    </w:rPr>
                  </w:ins>
                </m:ctrlPr>
              </m:sSubPr>
              <m:e>
                <w:ins w:id="50" w:author="darcy" w:date="2015-02-03T16:01:00Z">
                  <m:r>
                    <w:rPr>
                      <w:rFonts w:ascii="Cambria Math" w:hAnsi="Cambria Math" w:cs="Times New Roman"/>
                      <w:sz w:val="24"/>
                      <w:szCs w:val="24"/>
                    </w:rPr>
                    <m:t>L</m:t>
                  </m:r>
                </w:ins>
              </m:e>
              <m:sub>
                <w:ins w:id="51" w:author="darcy" w:date="2015-02-03T16:01:00Z">
                  <m:r>
                    <w:rPr>
                      <w:rFonts w:ascii="Cambria Math" w:hAnsi="Cambria Math" w:cs="Times New Roman"/>
                      <w:sz w:val="24"/>
                      <w:szCs w:val="24"/>
                    </w:rPr>
                    <m:t>∞,s</m:t>
                  </m:r>
                </w:ins>
              </m:sub>
            </m:sSub>
          </m:sub>
        </m:sSub>
      </m:oMath>
      <w:r>
        <w:rPr>
          <w:rFonts w:ascii="Times New Roman" w:hAnsi="Times New Roman" w:cs="Times New Roman"/>
          <w:sz w:val="24"/>
          <w:szCs w:val="24"/>
        </w:rPr>
        <w:t xml:space="preserve"> are</w:t>
      </w:r>
      <w:r w:rsidR="00866BA4">
        <w:rPr>
          <w:rFonts w:ascii="Times New Roman" w:hAnsi="Times New Roman" w:cs="Times New Roman"/>
          <w:sz w:val="24"/>
          <w:szCs w:val="24"/>
        </w:rPr>
        <w:t xml:space="preserve"> well estimated in each of the four scenarios and the</w:t>
      </w:r>
      <w:r>
        <w:rPr>
          <w:rFonts w:ascii="Times New Roman" w:hAnsi="Times New Roman" w:cs="Times New Roman"/>
          <w:sz w:val="24"/>
          <w:szCs w:val="24"/>
        </w:rPr>
        <w:t xml:space="preserve"> distribution of estimates 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190689">
        <w:rPr>
          <w:i/>
          <w:sz w:val="24"/>
          <w:szCs w:val="24"/>
        </w:rPr>
        <w:t xml:space="preserve">Figure </w:t>
      </w:r>
      <w:r w:rsidR="000F18D4">
        <w:rPr>
          <w:i/>
          <w:noProof/>
          <w:sz w:val="24"/>
          <w:szCs w:val="24"/>
        </w:rPr>
        <w:t>13</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D66CFF">
        <w:rPr>
          <w:i/>
          <w:color w:val="000000" w:themeColor="text1"/>
          <w:sz w:val="24"/>
          <w:szCs w:val="24"/>
        </w:rPr>
        <w:t xml:space="preserve">Figure </w:t>
      </w:r>
      <w:r w:rsidR="000F18D4">
        <w:rPr>
          <w:i/>
          <w:noProof/>
          <w:color w:val="000000" w:themeColor="text1"/>
          <w:sz w:val="24"/>
          <w:szCs w:val="24"/>
        </w:rPr>
        <w:t>14</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ins w:id="52" w:author="darcy" w:date="2015-02-03T16:30:00Z">
        <w:r w:rsidR="00D841C6">
          <w:rPr>
            <w:rFonts w:ascii="Times New Roman" w:hAnsi="Times New Roman" w:cs="Times New Roman"/>
            <w:sz w:val="24"/>
            <w:szCs w:val="24"/>
          </w:rPr>
          <w:t>The size at birth (</w:t>
        </w:r>
      </w:ins>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del w:id="53" w:author="darcy" w:date="2015-02-03T16:30:00Z">
        <w:r w:rsidR="00251183" w:rsidDel="00D841C6">
          <w:rPr>
            <w:rFonts w:ascii="Times New Roman" w:hAnsi="Times New Roman" w:cs="Times New Roman"/>
            <w:sz w:val="24"/>
            <w:szCs w:val="24"/>
          </w:rPr>
          <w:delText xml:space="preserve"> </w:delText>
        </w:r>
      </w:del>
      <w:ins w:id="54" w:author="darcy" w:date="2015-02-03T16:30:00Z">
        <w:r w:rsidR="00D841C6">
          <w:rPr>
            <w:rFonts w:ascii="Times New Roman" w:hAnsi="Times New Roman" w:cs="Times New Roman"/>
            <w:sz w:val="24"/>
            <w:szCs w:val="24"/>
          </w:rPr>
          <w:t xml:space="preserve">) </w:t>
        </w:r>
      </w:ins>
      <w:r w:rsidR="00251183">
        <w:rPr>
          <w:rFonts w:ascii="Times New Roman" w:hAnsi="Times New Roman" w:cs="Times New Roman"/>
          <w:sz w:val="24"/>
          <w:szCs w:val="24"/>
        </w:rPr>
        <w:t xml:space="preserve">is poorly estimated at 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 but this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rPr>
        <w:t xml:space="preserve">Figure </w:t>
      </w:r>
      <w:r w:rsidR="000F18D4">
        <w:rPr>
          <w:i/>
          <w:noProof/>
          <w:color w:val="000000" w:themeColor="text1"/>
          <w:sz w:val="24"/>
        </w:rPr>
        <w:t>15</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p>
    <w:p w14:paraId="09156164" w14:textId="6E7E6001" w:rsidR="008327ED" w:rsidRDefault="00251183">
      <w:pPr>
        <w:tabs>
          <w:tab w:val="left" w:pos="360"/>
          <w:tab w:val="left" w:pos="720"/>
          <w:tab w:val="left" w:pos="8640"/>
        </w:tabs>
        <w:spacing w:after="0" w:line="480" w:lineRule="auto"/>
        <w:rPr>
          <w:ins w:id="55" w:author="JTT" w:date="2015-02-01T17:26:00Z"/>
          <w:rFonts w:ascii="Times New Roman" w:hAnsi="Times New Roman" w:cs="Times New Roman"/>
          <w:sz w:val="24"/>
          <w:szCs w:val="24"/>
        </w:rPr>
      </w:pPr>
      <w:r>
        <w:rPr>
          <w:rFonts w:ascii="Times New Roman" w:hAnsi="Times New Roman" w:cs="Times New Roman"/>
          <w:sz w:val="24"/>
          <w:szCs w:val="24"/>
        </w:rPr>
        <w:tab/>
        <w:t xml:space="preserve">The </w:t>
      </w:r>
      <w:proofErr w:type="gramStart"/>
      <w:r>
        <w:rPr>
          <w:rFonts w:ascii="Times New Roman" w:hAnsi="Times New Roman" w:cs="Times New Roman"/>
          <w:sz w:val="24"/>
          <w:szCs w:val="24"/>
        </w:rPr>
        <w:t>c.v</w:t>
      </w:r>
      <w:proofErr w:type="gramEnd"/>
      <w:r>
        <w:rPr>
          <w:rFonts w:ascii="Times New Roman" w:hAnsi="Times New Roman" w:cs="Times New Roman"/>
          <w:sz w:val="24"/>
          <w:szCs w:val="24"/>
        </w:rPr>
        <w:t>. of growth</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was also well estimated at higher sample sizes but showed some bias towards lower values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commentRangeStart w:id="56"/>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w:t>
      </w:r>
      <w:proofErr w:type="gramStart"/>
      <w:r w:rsidR="00C94851" w:rsidRPr="00B91CA1">
        <w:rPr>
          <w:rFonts w:ascii="Times New Roman" w:hAnsi="Times New Roman" w:cs="Times New Roman"/>
          <w:i/>
          <w:sz w:val="24"/>
          <w:szCs w:val="24"/>
          <w:vertAlign w:val="subscript"/>
        </w:rPr>
        <w:t>,s</w:t>
      </w:r>
      <w:proofErr w:type="spellEnd"/>
      <w:proofErr w:type="gram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commentRangeEnd w:id="56"/>
      <w:r w:rsidR="00D41E76">
        <w:rPr>
          <w:rStyle w:val="CommentReference"/>
        </w:rPr>
        <w:commentReference w:id="56"/>
      </w:r>
      <w:r w:rsidR="006C4ABB">
        <w:rPr>
          <w:rFonts w:ascii="Times New Roman" w:hAnsi="Times New Roman" w:cs="Times New Roman"/>
          <w:sz w:val="24"/>
          <w:szCs w:val="24"/>
        </w:rPr>
        <w:t xml:space="preserve">parameter was well estimated at sample sizes above </w:t>
      </w:r>
      <w:r w:rsidR="002F4139" w:rsidRPr="002F4139">
        <w:rPr>
          <w:rFonts w:ascii="Times New Roman" w:hAnsi="Times New Roman" w:cs="Times New Roman"/>
          <w:i/>
          <w:sz w:val="24"/>
          <w:szCs w:val="24"/>
        </w:rPr>
        <w:t>n=</w:t>
      </w:r>
      <w:r w:rsidR="006C4ABB" w:rsidRPr="002F4139">
        <w:rPr>
          <w:rFonts w:ascii="Times New Roman" w:hAnsi="Times New Roman" w:cs="Times New Roman"/>
          <w:i/>
          <w:sz w:val="24"/>
          <w:szCs w:val="24"/>
        </w:rPr>
        <w:t>50</w:t>
      </w:r>
      <w:r w:rsidR="006C4ABB">
        <w:rPr>
          <w:rFonts w:ascii="Times New Roman" w:hAnsi="Times New Roman" w:cs="Times New Roman"/>
          <w:sz w:val="24"/>
          <w:szCs w:val="24"/>
        </w:rPr>
        <w:t>, with some of the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17</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ins w:id="57" w:author="JTT" w:date="2015-02-01T17:27:00Z">
        <w:r w:rsidR="00BF1180">
          <w:rPr>
            <w:rFonts w:ascii="Times New Roman" w:hAnsi="Times New Roman" w:cs="Times New Roman"/>
            <w:sz w:val="24"/>
            <w:szCs w:val="24"/>
          </w:rPr>
          <w:t>was estimated to approach 0 for the majority of simulation replicates when sample sizes where low (</w:t>
        </w:r>
      </w:ins>
      <w:ins w:id="58" w:author="JTT" w:date="2015-02-01T17:28:00Z">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ins>
      <w:r w:rsidR="00050DB0">
        <w:rPr>
          <w:rFonts w:ascii="Times New Roman" w:hAnsi="Times New Roman" w:cs="Times New Roman"/>
          <w:sz w:val="24"/>
          <w:szCs w:val="24"/>
        </w:rPr>
        <w:t>individuals</w:t>
      </w:r>
      <w:ins w:id="59" w:author="JTT" w:date="2015-02-01T17:28:00Z">
        <w:r w:rsidR="00D41E76">
          <w:rPr>
            <w:rFonts w:ascii="Times New Roman" w:hAnsi="Times New Roman" w:cs="Times New Roman"/>
            <w:sz w:val="24"/>
            <w:szCs w:val="24"/>
          </w:rPr>
          <w:t xml:space="preserve"> and over time (estimating variation in </w:t>
        </w:r>
      </w:ins>
      <w:ins w:id="60" w:author="JTT" w:date="2015-02-01T17:29:00Z">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the</w:t>
        </w:r>
      </w:ins>
      <w:ins w:id="61" w:author="JTT" w:date="2015-02-01T17:30:00Z">
        <w:r w:rsidR="00D41E76">
          <w:rPr>
            <w:rFonts w:ascii="Times New Roman" w:hAnsi="Times New Roman" w:cs="Times New Roman"/>
            <w:sz w:val="24"/>
            <w:szCs w:val="24"/>
          </w:rPr>
          <w:t xml:space="preserve"> magnitude of residual variation was estimated well for either model </w:t>
        </w:r>
      </w:ins>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EC4558">
        <w:rPr>
          <w:i/>
          <w:color w:val="000000" w:themeColor="text1"/>
          <w:sz w:val="24"/>
          <w:szCs w:val="24"/>
        </w:rPr>
        <w:t xml:space="preserve">Figure </w:t>
      </w:r>
      <w:r w:rsidR="000F18D4">
        <w:rPr>
          <w:i/>
          <w:noProof/>
          <w:color w:val="000000" w:themeColor="text1"/>
          <w:sz w:val="24"/>
          <w:szCs w:val="24"/>
        </w:rPr>
        <w:t>18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del w:id="62" w:author="JTT" w:date="2015-02-01T17:31:00Z">
        <w:r w:rsidR="006C4ABB" w:rsidDel="00D41E76">
          <w:rPr>
            <w:rFonts w:ascii="Times New Roman" w:hAnsi="Times New Roman" w:cs="Times New Roman"/>
            <w:sz w:val="24"/>
            <w:szCs w:val="24"/>
          </w:rPr>
          <w:delText>The estimation of this parameter also suffered lower bound issues.</w:delText>
        </w:r>
      </w:del>
    </w:p>
    <w:p w14:paraId="277B55B5" w14:textId="77777777"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 positive definite Hessian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_Ref410643537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40D52">
        <w:rPr>
          <w:color w:val="000000" w:themeColor="text1"/>
          <w:sz w:val="24"/>
          <w:szCs w:val="24"/>
        </w:rPr>
        <w:t xml:space="preserve">Table </w:t>
      </w:r>
      <w:r>
        <w:rPr>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63"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1EF1335"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2205D4"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64"/>
            <w:r w:rsidRPr="00B17755">
              <w:rPr>
                <w:rFonts w:ascii="Times New Roman" w:hAnsi="Times New Roman" w:cs="Times New Roman"/>
                <w:sz w:val="24"/>
                <w:szCs w:val="24"/>
                <w:highlight w:val="yellow"/>
              </w:rPr>
              <w:t>?</w:t>
            </w:r>
            <w:commentRangeEnd w:id="64"/>
            <w:r>
              <w:rPr>
                <w:rStyle w:val="CommentReference"/>
              </w:rPr>
              <w:commentReference w:id="64"/>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2205D4"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2205D4"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2205D4"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0712EF93" w14:textId="38FD90C2" w:rsidR="00DB6525" w:rsidRPr="00DB6525" w:rsidRDefault="00DB6525" w:rsidP="00DB6525">
      <w:pPr>
        <w:pStyle w:val="Caption"/>
        <w:keepNext/>
        <w:rPr>
          <w:i w:val="0"/>
          <w:color w:val="auto"/>
          <w:sz w:val="24"/>
          <w:szCs w:val="24"/>
        </w:rPr>
      </w:pPr>
      <w:bookmarkStart w:id="65" w:name="_Ref410371769"/>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65"/>
      <w:r>
        <w:rPr>
          <w:i w:val="0"/>
          <w:color w:val="auto"/>
          <w:sz w:val="24"/>
          <w:szCs w:val="24"/>
        </w:rPr>
        <w:t>: Case study</w:t>
      </w:r>
      <w:r w:rsidR="00E96342">
        <w:rPr>
          <w:i w:val="0"/>
          <w:color w:val="auto"/>
          <w:sz w:val="24"/>
          <w:szCs w:val="24"/>
        </w:rPr>
        <w:t xml:space="preserve"> results</w:t>
      </w:r>
      <w:r>
        <w:rPr>
          <w:i w:val="0"/>
          <w:color w:val="auto"/>
          <w:sz w:val="24"/>
          <w:szCs w:val="24"/>
        </w:rPr>
        <w:t>.</w:t>
      </w:r>
      <w:r w:rsidR="002804A5">
        <w:rPr>
          <w:i w:val="0"/>
          <w:color w:val="auto"/>
          <w:sz w:val="24"/>
          <w:szCs w:val="24"/>
        </w:rPr>
        <w:t xml:space="preserve">  Values marked with an asterisks (</w:t>
      </w:r>
      <w:r w:rsidR="002804A5" w:rsidRPr="002804A5">
        <w:rPr>
          <w:i w:val="0"/>
          <w:color w:val="auto"/>
          <w:sz w:val="24"/>
          <w:szCs w:val="24"/>
          <w:vertAlign w:val="superscript"/>
        </w:rPr>
        <w:t>*</w:t>
      </w:r>
      <w:r w:rsidR="002804A5">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7F441A" w:rsidRPr="009250DC" w14:paraId="64F37748" w14:textId="77777777" w:rsidTr="007F441A">
        <w:tc>
          <w:tcPr>
            <w:tcW w:w="2262" w:type="dxa"/>
            <w:tcBorders>
              <w:top w:val="single" w:sz="4" w:space="0" w:color="auto"/>
              <w:bottom w:val="single" w:sz="4" w:space="0" w:color="auto"/>
            </w:tcBorders>
          </w:tcPr>
          <w:p w14:paraId="333DCFF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6AD44FFA" w14:textId="5767F9B6" w:rsidR="007F441A" w:rsidRPr="007F441A"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6560B962" w14:textId="467753BD"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169B8F78" w14:textId="357FF6E5"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4AB4BF57" w14:textId="222F9609"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31D452C" w14:textId="77777777" w:rsidR="007F441A" w:rsidRPr="009250DC" w:rsidRDefault="007F441A" w:rsidP="0085574F">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7F441A" w:rsidRPr="003A28BE" w14:paraId="060B30A6" w14:textId="77777777" w:rsidTr="007F441A">
        <w:tc>
          <w:tcPr>
            <w:tcW w:w="2262" w:type="dxa"/>
            <w:tcBorders>
              <w:top w:val="single" w:sz="4" w:space="0" w:color="auto"/>
              <w:bottom w:val="nil"/>
            </w:tcBorders>
          </w:tcPr>
          <w:p w14:paraId="6B33FE3D" w14:textId="77777777" w:rsid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05C22B97" w14:textId="656DDC01" w:rsidR="007F441A" w:rsidRPr="007F441A" w:rsidRDefault="007F441A"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44AD5861" w14:textId="6E0D0D3F" w:rsidR="007F441A" w:rsidRPr="00DA0674" w:rsidRDefault="007F441A"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4E388EF3" w14:textId="092F7A33" w:rsidR="007F441A"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49246292" w14:textId="4D7540BB" w:rsidR="007F441A" w:rsidRPr="003A28BE" w:rsidRDefault="007F441A"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13E65302" w14:textId="4FDAC302" w:rsidR="007F441A" w:rsidRPr="003A28BE" w:rsidRDefault="007F441A"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7F441A" w:rsidRPr="003A28BE" w14:paraId="76DFA81E" w14:textId="77777777" w:rsidTr="007F441A">
        <w:tc>
          <w:tcPr>
            <w:tcW w:w="2262" w:type="dxa"/>
            <w:tcBorders>
              <w:top w:val="nil"/>
              <w:bottom w:val="nil"/>
            </w:tcBorders>
          </w:tcPr>
          <w:p w14:paraId="195CB724"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C06B99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4EA9787" w14:textId="050F038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B186DE0" w14:textId="1686424C"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6C3D968" w14:textId="7EFE8D3F"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22782993" w14:textId="621B0351" w:rsidR="007F441A" w:rsidRDefault="007F441A"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C0FC32C" w14:textId="77777777" w:rsidTr="007F441A">
        <w:tc>
          <w:tcPr>
            <w:tcW w:w="2262" w:type="dxa"/>
            <w:tcBorders>
              <w:top w:val="nil"/>
              <w:bottom w:val="nil"/>
            </w:tcBorders>
          </w:tcPr>
          <w:p w14:paraId="5BD9233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10510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428F15D" w14:textId="190BB400"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51ACE72" w14:textId="04B7B5FC"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C04458" w14:textId="04FB29B5"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680AA95A" w14:textId="65F0EC6D" w:rsidR="007F441A" w:rsidRDefault="008725D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7F441A" w:rsidRPr="003A28BE" w14:paraId="76E07799" w14:textId="77777777" w:rsidTr="007F441A">
        <w:tc>
          <w:tcPr>
            <w:tcW w:w="2262" w:type="dxa"/>
            <w:tcBorders>
              <w:top w:val="nil"/>
              <w:bottom w:val="nil"/>
            </w:tcBorders>
          </w:tcPr>
          <w:p w14:paraId="42FD76D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F41A9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C454D9" w14:textId="6A45E1C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3410C61B" w14:textId="26C2EDAD"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6F7B44A" w14:textId="57C5FE8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77CC6235"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C9DB996" w14:textId="77777777" w:rsidTr="007F441A">
        <w:tc>
          <w:tcPr>
            <w:tcW w:w="2262" w:type="dxa"/>
            <w:vMerge w:val="restart"/>
            <w:tcBorders>
              <w:top w:val="dotted" w:sz="4" w:space="0" w:color="auto"/>
              <w:left w:val="nil"/>
              <w:bottom w:val="nil"/>
            </w:tcBorders>
          </w:tcPr>
          <w:p w14:paraId="481F85A4" w14:textId="0AD0824A"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6C41AFA8" w14:textId="429DEDB3"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7C56B7D2" w14:textId="50ABDCC7"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E9AD03F" w14:textId="760DFB41" w:rsidR="007F441A"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25D6EBED" w14:textId="3665EFDE"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4125A7A8" w14:textId="62D7FBDC"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7F441A" w:rsidRPr="003A28BE" w14:paraId="0FB04FD2" w14:textId="77777777" w:rsidTr="007F441A">
        <w:tc>
          <w:tcPr>
            <w:tcW w:w="2262" w:type="dxa"/>
            <w:vMerge/>
            <w:tcBorders>
              <w:top w:val="nil"/>
              <w:left w:val="nil"/>
              <w:bottom w:val="nil"/>
            </w:tcBorders>
          </w:tcPr>
          <w:p w14:paraId="29E59C5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061FB3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8AC72B3" w14:textId="2EFCB96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153120BA" w14:textId="636816AD"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AB931D7" w14:textId="4AB2F8FE"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6DB9E5C3" w14:textId="29C6F01D" w:rsidR="007F441A" w:rsidRPr="003A28BE" w:rsidRDefault="007F441A"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7F441A" w:rsidRPr="003A28BE" w14:paraId="5298BCAA" w14:textId="77777777" w:rsidTr="007F441A">
        <w:tc>
          <w:tcPr>
            <w:tcW w:w="2262" w:type="dxa"/>
            <w:tcBorders>
              <w:top w:val="nil"/>
              <w:left w:val="nil"/>
              <w:bottom w:val="nil"/>
            </w:tcBorders>
          </w:tcPr>
          <w:p w14:paraId="6BE8312D"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C9F5A5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5B37BD1" w14:textId="39F023E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46EFC39C" w14:textId="5C79A8A7" w:rsidR="007F441A" w:rsidRDefault="0060754B"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1A1CD22" w14:textId="20D3D0C8"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07473A6B" w14:textId="2B7ACB3E"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78073155" w14:textId="77777777" w:rsidTr="007F441A">
        <w:tc>
          <w:tcPr>
            <w:tcW w:w="2262" w:type="dxa"/>
            <w:tcBorders>
              <w:top w:val="nil"/>
              <w:left w:val="nil"/>
              <w:bottom w:val="nil"/>
            </w:tcBorders>
          </w:tcPr>
          <w:p w14:paraId="45B36F8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2F43411"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FC9D374" w14:textId="1858D51B"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9000D12" w14:textId="1F24BC2C" w:rsidR="007F441A" w:rsidRPr="008F681F"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CC1BAF8" w14:textId="608D1C1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3F2E8DEA" w14:textId="77777777" w:rsidR="007F441A"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5ADC732C" w14:textId="77777777" w:rsidTr="007F441A">
        <w:tc>
          <w:tcPr>
            <w:tcW w:w="2262" w:type="dxa"/>
            <w:tcBorders>
              <w:top w:val="nil"/>
              <w:left w:val="nil"/>
              <w:bottom w:val="dotted" w:sz="4" w:space="0" w:color="auto"/>
            </w:tcBorders>
          </w:tcPr>
          <w:p w14:paraId="79F2E701"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F6BFE53"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769508A5" w14:textId="0D7E400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0444C6F6" w14:textId="308898AA" w:rsidR="007F441A" w:rsidRDefault="00C85F4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4E79A8BD" w14:textId="3AB67E65"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2C4B2BCF" w14:textId="529FC581"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7F441A" w:rsidRPr="003A28BE" w14:paraId="1AEC16D5" w14:textId="77777777" w:rsidTr="007F441A">
        <w:tc>
          <w:tcPr>
            <w:tcW w:w="2262" w:type="dxa"/>
            <w:vMerge w:val="restart"/>
            <w:tcBorders>
              <w:top w:val="dotted" w:sz="4" w:space="0" w:color="auto"/>
              <w:bottom w:val="nil"/>
            </w:tcBorders>
          </w:tcPr>
          <w:p w14:paraId="563B4A0E" w14:textId="03B28D97"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3E1E22B6" w14:textId="595E11A6"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3B94EA94" w14:textId="2D089A8F"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F82CFC0" w14:textId="3EA1ADC8" w:rsidR="007F441A" w:rsidRDefault="00F710B5"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bottom w:val="nil"/>
            </w:tcBorders>
          </w:tcPr>
          <w:p w14:paraId="5AF81465" w14:textId="542186E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7A333E5B" w14:textId="7D8168B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B34C84A" w14:textId="77777777" w:rsidTr="007F441A">
        <w:tc>
          <w:tcPr>
            <w:tcW w:w="2262" w:type="dxa"/>
            <w:vMerge/>
            <w:tcBorders>
              <w:top w:val="nil"/>
              <w:bottom w:val="nil"/>
            </w:tcBorders>
          </w:tcPr>
          <w:p w14:paraId="6E34A0E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F38A82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40D883E" w14:textId="252673E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41F6DAB" w14:textId="0CD6F4BA" w:rsidR="007F441A" w:rsidRDefault="007F441A"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630B9EB" w14:textId="68CAE3A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56594EE7" w14:textId="5CE4243B"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7E823DA8" w14:textId="77777777" w:rsidTr="007F441A">
        <w:tc>
          <w:tcPr>
            <w:tcW w:w="2262" w:type="dxa"/>
            <w:tcBorders>
              <w:top w:val="nil"/>
              <w:bottom w:val="nil"/>
            </w:tcBorders>
          </w:tcPr>
          <w:p w14:paraId="537F69D5"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4FEA4F7"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5A0BE3EC" w14:textId="4B97AE18"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5ED4392" w14:textId="18A61258" w:rsidR="007F441A" w:rsidRDefault="0060754B"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533C2E2" w14:textId="4DE95732" w:rsidR="007F441A" w:rsidRPr="003A28BE" w:rsidRDefault="007F441A"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DC80C06" w14:textId="141D94F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34CB535D" w14:textId="77777777" w:rsidTr="007F441A">
        <w:tc>
          <w:tcPr>
            <w:tcW w:w="2262" w:type="dxa"/>
            <w:tcBorders>
              <w:top w:val="nil"/>
              <w:bottom w:val="nil"/>
            </w:tcBorders>
          </w:tcPr>
          <w:p w14:paraId="0BE78DF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4B59D66"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D3D5BEC" w14:textId="080B4DD5"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12DC81C" w14:textId="5F53B1E9" w:rsidR="007F441A" w:rsidRPr="00C730F9"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45FC52DD" w14:textId="57975726"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7C03B1DD"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6B0BD595" w14:textId="77777777" w:rsidTr="007F441A">
        <w:tc>
          <w:tcPr>
            <w:tcW w:w="2262" w:type="dxa"/>
            <w:tcBorders>
              <w:top w:val="nil"/>
              <w:bottom w:val="dotted" w:sz="4" w:space="0" w:color="auto"/>
            </w:tcBorders>
          </w:tcPr>
          <w:p w14:paraId="72F48696"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3D4512BC"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29DC222D" w14:textId="366434A9"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3CAE8596" w14:textId="6E359802" w:rsidR="007F441A" w:rsidRPr="00C730F9"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7D17F195" w14:textId="26127EC8"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A9BEE26" w14:textId="61489FCD"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78B9A2E" w14:textId="77777777" w:rsidTr="007F441A">
        <w:tc>
          <w:tcPr>
            <w:tcW w:w="2262" w:type="dxa"/>
            <w:vMerge w:val="restart"/>
            <w:tcBorders>
              <w:top w:val="dotted" w:sz="4" w:space="0" w:color="auto"/>
            </w:tcBorders>
          </w:tcPr>
          <w:p w14:paraId="400DB4A8" w14:textId="01CE61A5" w:rsidR="007F441A" w:rsidRPr="004A3333"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140CA6CD" w14:textId="1FF8A65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68D870DD" w14:textId="1DEC79E2"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6C4B4ECF" w14:textId="1A5D50F5" w:rsidR="007F441A" w:rsidRDefault="00F710B5"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Borders>
              <w:top w:val="dotted" w:sz="4" w:space="0" w:color="auto"/>
            </w:tcBorders>
          </w:tcPr>
          <w:p w14:paraId="526EB456" w14:textId="239FF19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7C093037" w14:textId="3CD55DCF"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7F441A" w:rsidRPr="003A28BE" w14:paraId="3DE0F27F" w14:textId="77777777" w:rsidTr="007F441A">
        <w:tc>
          <w:tcPr>
            <w:tcW w:w="2262" w:type="dxa"/>
            <w:vMerge/>
          </w:tcPr>
          <w:p w14:paraId="11A69547"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9B75810"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EB991F8" w14:textId="4467B5D4"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529FE668" w14:textId="53BAFFAF" w:rsidR="007F441A" w:rsidRDefault="007F441A"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021B460" w14:textId="3EC8D59D"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11CC8C" w14:textId="6032C036" w:rsidR="007F441A" w:rsidRPr="003A28BE" w:rsidRDefault="007F441A"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7F441A" w:rsidRPr="003A28BE" w14:paraId="1BE4EE5E" w14:textId="77777777" w:rsidTr="007F441A">
        <w:tc>
          <w:tcPr>
            <w:tcW w:w="2262" w:type="dxa"/>
            <w:vMerge/>
          </w:tcPr>
          <w:p w14:paraId="79C3D198"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75D7A3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4C9DCA" w14:textId="69BA33AE"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370403A1" w14:textId="3F204218" w:rsidR="007F441A" w:rsidRDefault="0060754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E4E4C09" w14:textId="3F0D772F" w:rsidR="007F441A" w:rsidRPr="003A28BE" w:rsidRDefault="007F441A"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7CC7E68F" w14:textId="6F4ED9FB"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050B220" w14:textId="77777777" w:rsidTr="007F441A">
        <w:tc>
          <w:tcPr>
            <w:tcW w:w="2262" w:type="dxa"/>
          </w:tcPr>
          <w:p w14:paraId="43CCB733"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6232F1D"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1F9CF64C" w14:textId="48259DC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56BD1AD2" w14:textId="730C6949" w:rsidR="007F441A" w:rsidRPr="00812CDB"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63A1821F" w14:textId="10318DA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4609C829"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r w:rsidR="007F441A" w:rsidRPr="003A28BE" w14:paraId="0DF1967E" w14:textId="77777777" w:rsidTr="007F441A">
        <w:tc>
          <w:tcPr>
            <w:tcW w:w="2262" w:type="dxa"/>
          </w:tcPr>
          <w:p w14:paraId="7909BAFB"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CF64492"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719E3" w14:textId="6ED3587A"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70073D" w14:textId="30328277" w:rsidR="007F441A" w:rsidRPr="00812CDB" w:rsidRDefault="00C85F4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988BFC0" w14:textId="785CBA97" w:rsidR="007F441A" w:rsidRPr="00812CDB" w:rsidRDefault="007F441A"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0E3121FD" w14:textId="5E39C03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7F441A" w:rsidRPr="003A28BE" w14:paraId="14E04706" w14:textId="77777777" w:rsidTr="007F441A">
        <w:tc>
          <w:tcPr>
            <w:tcW w:w="2262" w:type="dxa"/>
          </w:tcPr>
          <w:p w14:paraId="1BED7912" w14:textId="77777777" w:rsid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5A75A0E" w14:textId="77777777" w:rsidR="007F441A" w:rsidRPr="007F441A" w:rsidRDefault="007F441A"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04A74DF" w14:textId="4EB15F71" w:rsidR="007F441A" w:rsidRPr="00DA0674" w:rsidRDefault="007F441A"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041BA200" w14:textId="14A9205B" w:rsidR="007F441A" w:rsidRPr="00812CDB" w:rsidRDefault="00F710B5"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w:t>
            </w:r>
            <w:r w:rsidR="007F441A">
              <w:rPr>
                <w:rFonts w:ascii="Times New Roman" w:hAnsi="Times New Roman" w:cs="Times New Roman"/>
                <w:sz w:val="24"/>
                <w:szCs w:val="24"/>
              </w:rPr>
              <w:t>m</w:t>
            </w:r>
          </w:p>
        </w:tc>
        <w:tc>
          <w:tcPr>
            <w:tcW w:w="1648" w:type="dxa"/>
          </w:tcPr>
          <w:p w14:paraId="43722D82" w14:textId="50C032D9"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E48AB4C" w14:textId="77777777" w:rsidR="007F441A" w:rsidRPr="003A28BE" w:rsidRDefault="007F441A"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32186F6B" w14:textId="7D0430A4" w:rsidR="00940D52" w:rsidRPr="00940D52" w:rsidRDefault="00940D52" w:rsidP="00940D52">
      <w:pPr>
        <w:pStyle w:val="Caption"/>
        <w:keepNext/>
        <w:rPr>
          <w:i w:val="0"/>
          <w:color w:val="000000" w:themeColor="text1"/>
          <w:sz w:val="24"/>
          <w:szCs w:val="24"/>
        </w:rPr>
      </w:pPr>
      <w:bookmarkStart w:id="66" w:name="_Ref410643537"/>
      <w:r w:rsidRPr="00940D52">
        <w:rPr>
          <w:i w:val="0"/>
          <w:color w:val="000000" w:themeColor="text1"/>
          <w:sz w:val="24"/>
          <w:szCs w:val="24"/>
        </w:rPr>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bookmarkEnd w:id="66"/>
      <w:r w:rsidRPr="00940D52">
        <w:rPr>
          <w:i w:val="0"/>
          <w:color w:val="000000" w:themeColor="text1"/>
          <w:sz w:val="24"/>
          <w:szCs w:val="24"/>
        </w:rPr>
        <w:t xml:space="preserve">: List of simulation </w:t>
      </w:r>
      <w:r w:rsidR="009074E4">
        <w:rPr>
          <w:i w:val="0"/>
          <w:color w:val="000000" w:themeColor="text1"/>
          <w:sz w:val="24"/>
          <w:szCs w:val="24"/>
        </w:rPr>
        <w:t>results indicating the scenario, the sample size (</w:t>
      </w:r>
      <w:r w:rsidR="009074E4" w:rsidRPr="009074E4">
        <w:rPr>
          <w:color w:val="000000" w:themeColor="text1"/>
          <w:sz w:val="24"/>
          <w:szCs w:val="24"/>
        </w:rPr>
        <w:t>n</w:t>
      </w:r>
      <w:r w:rsidR="009074E4">
        <w:rPr>
          <w:i w:val="0"/>
          <w:color w:val="000000" w:themeColor="text1"/>
          <w:sz w:val="24"/>
          <w:szCs w:val="24"/>
        </w:rPr>
        <w:t>), the number of fits that were positive definite Hessian (</w:t>
      </w:r>
      <w:proofErr w:type="spellStart"/>
      <w:r w:rsidR="009074E4">
        <w:rPr>
          <w:i w:val="0"/>
          <w:color w:val="000000" w:themeColor="text1"/>
          <w:sz w:val="24"/>
          <w:szCs w:val="24"/>
        </w:rPr>
        <w:t>pdH</w:t>
      </w:r>
      <w:proofErr w:type="spellEnd"/>
      <w:r w:rsidR="009074E4">
        <w:rPr>
          <w:i w:val="0"/>
          <w:color w:val="000000" w:themeColor="text1"/>
          <w:sz w:val="24"/>
          <w:szCs w:val="24"/>
        </w:rPr>
        <w:t>) and the median parameter value for females</w:t>
      </w:r>
      <w:r w:rsidR="00F31EF8">
        <w:rPr>
          <w:i w:val="0"/>
          <w:color w:val="000000" w:themeColor="text1"/>
          <w:sz w:val="24"/>
          <w:szCs w:val="24"/>
        </w:rPr>
        <w:t xml:space="preserve"> (F)</w:t>
      </w:r>
      <w:r w:rsidR="009074E4">
        <w:rPr>
          <w:i w:val="0"/>
          <w:color w:val="000000" w:themeColor="text1"/>
          <w:sz w:val="24"/>
          <w:szCs w:val="24"/>
        </w:rPr>
        <w:t xml:space="preserve"> and males</w:t>
      </w:r>
      <w:r w:rsidR="00F31EF8">
        <w:rPr>
          <w:i w:val="0"/>
          <w:color w:val="000000" w:themeColor="text1"/>
          <w:sz w:val="24"/>
          <w:szCs w:val="24"/>
        </w:rPr>
        <w:t xml:space="preserve"> (M)</w:t>
      </w:r>
      <w:r w:rsidR="009074E4">
        <w:rPr>
          <w:i w:val="0"/>
          <w:color w:val="000000" w:themeColor="text1"/>
          <w:sz w:val="24"/>
          <w:szCs w:val="24"/>
        </w:rPr>
        <w:t>.</w:t>
      </w:r>
    </w:p>
    <w:tbl>
      <w:tblPr>
        <w:tblStyle w:val="TableGrid"/>
        <w:tblW w:w="11914" w:type="dxa"/>
        <w:tblLayout w:type="fixed"/>
        <w:tblLook w:val="04A0" w:firstRow="1" w:lastRow="0" w:firstColumn="1" w:lastColumn="0" w:noHBand="0" w:noVBand="1"/>
      </w:tblPr>
      <w:tblGrid>
        <w:gridCol w:w="1451"/>
        <w:gridCol w:w="696"/>
        <w:gridCol w:w="750"/>
        <w:gridCol w:w="1116"/>
        <w:gridCol w:w="1093"/>
        <w:gridCol w:w="876"/>
        <w:gridCol w:w="876"/>
        <w:gridCol w:w="876"/>
        <w:gridCol w:w="876"/>
        <w:gridCol w:w="996"/>
        <w:gridCol w:w="628"/>
        <w:gridCol w:w="840"/>
        <w:gridCol w:w="840"/>
      </w:tblGrid>
      <w:tr w:rsidR="00EF7FB7" w14:paraId="41E35258" w14:textId="77777777" w:rsidTr="00CD200F">
        <w:tc>
          <w:tcPr>
            <w:tcW w:w="1451" w:type="dxa"/>
          </w:tcPr>
          <w:p w14:paraId="31E4436C" w14:textId="3340B57F" w:rsidR="00EF7FB7" w:rsidRDefault="009074E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Scenario</w:t>
            </w:r>
          </w:p>
        </w:tc>
        <w:tc>
          <w:tcPr>
            <w:tcW w:w="696" w:type="dxa"/>
          </w:tcPr>
          <w:p w14:paraId="66B4E15F" w14:textId="2B154D37" w:rsidR="00EF7FB7" w:rsidRPr="009074E4" w:rsidRDefault="00CD200F">
            <w:pPr>
              <w:tabs>
                <w:tab w:val="left" w:pos="360"/>
                <w:tab w:val="left" w:pos="720"/>
                <w:tab w:val="left" w:pos="8640"/>
              </w:tabs>
              <w:spacing w:line="480" w:lineRule="auto"/>
              <w:rPr>
                <w:rFonts w:ascii="Times New Roman" w:hAnsi="Times New Roman" w:cs="Times New Roman"/>
                <w:i/>
                <w:sz w:val="24"/>
                <w:szCs w:val="24"/>
              </w:rPr>
            </w:pPr>
            <w:r w:rsidRPr="009074E4">
              <w:rPr>
                <w:rFonts w:ascii="Times New Roman" w:hAnsi="Times New Roman" w:cs="Times New Roman"/>
                <w:i/>
                <w:sz w:val="24"/>
                <w:szCs w:val="24"/>
              </w:rPr>
              <w:t>n</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CD200F">
        <w:tc>
          <w:tcPr>
            <w:tcW w:w="1451" w:type="dxa"/>
          </w:tcPr>
          <w:p w14:paraId="70DA65F7" w14:textId="547FA18D"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CD200F">
        <w:tc>
          <w:tcPr>
            <w:tcW w:w="14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696"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70E41E64"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196</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CD200F">
        <w:tc>
          <w:tcPr>
            <w:tcW w:w="14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09D2FA4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195</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CD200F">
        <w:tc>
          <w:tcPr>
            <w:tcW w:w="14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00DDF76F"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194</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CD200F">
        <w:tc>
          <w:tcPr>
            <w:tcW w:w="14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50AE60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191</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CD200F">
        <w:tc>
          <w:tcPr>
            <w:tcW w:w="14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696"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2E28145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183</w:t>
            </w: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CD200F">
        <w:tc>
          <w:tcPr>
            <w:tcW w:w="14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52A1B12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CD200F">
        <w:tc>
          <w:tcPr>
            <w:tcW w:w="14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2016646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193</w:t>
            </w: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CD200F">
        <w:tc>
          <w:tcPr>
            <w:tcW w:w="14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1615F26C"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192</w:t>
            </w: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CD200F">
        <w:tc>
          <w:tcPr>
            <w:tcW w:w="1451" w:type="dxa"/>
          </w:tcPr>
          <w:p w14:paraId="3F76192B" w14:textId="274A23CA" w:rsidR="00EF7FB7" w:rsidRPr="00217144" w:rsidRDefault="002205D4"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696"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03251899"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CD200F">
        <w:tc>
          <w:tcPr>
            <w:tcW w:w="14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412D4F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86</w:t>
            </w: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CD200F">
        <w:tc>
          <w:tcPr>
            <w:tcW w:w="14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0251568D"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172</w:t>
            </w: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CD200F">
        <w:tc>
          <w:tcPr>
            <w:tcW w:w="14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05721B8B"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189</w:t>
            </w: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CD200F">
        <w:tc>
          <w:tcPr>
            <w:tcW w:w="1451" w:type="dxa"/>
          </w:tcPr>
          <w:p w14:paraId="0CD258F8" w14:textId="3059B2A9"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696"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05975F72"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138</w:t>
            </w: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CD200F">
        <w:tc>
          <w:tcPr>
            <w:tcW w:w="14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1B354883"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CD200F">
        <w:tc>
          <w:tcPr>
            <w:tcW w:w="14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2EA70C96"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92</w:t>
            </w: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CD200F">
        <w:tc>
          <w:tcPr>
            <w:tcW w:w="14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96"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BA43050" w:rsidR="00EF7FB7" w:rsidRDefault="009074E4"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158</w:t>
            </w: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67" w:name="_Ref410371170"/>
      <w:bookmarkStart w:id="68"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67"/>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68"/>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NZ" w:eastAsia="en-NZ"/>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5368C49B" w:rsidR="00EC55AF" w:rsidRPr="00EC55AF" w:rsidRDefault="00EC55AF" w:rsidP="00EC55AF">
      <w:pPr>
        <w:pStyle w:val="Caption"/>
        <w:rPr>
          <w:rFonts w:ascii="Times New Roman" w:hAnsi="Times New Roman" w:cs="Times New Roman"/>
          <w:i w:val="0"/>
          <w:color w:val="auto"/>
          <w:sz w:val="24"/>
          <w:szCs w:val="24"/>
        </w:rPr>
      </w:pPr>
      <w:bookmarkStart w:id="69"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69"/>
      <w:r w:rsidRPr="00EC55AF">
        <w:rPr>
          <w:i w:val="0"/>
          <w:color w:val="auto"/>
          <w:sz w:val="24"/>
          <w:szCs w:val="24"/>
        </w:rPr>
        <w:t xml:space="preserve">: </w:t>
      </w:r>
      <w:r w:rsidR="00B32CC1">
        <w:rPr>
          <w:i w:val="0"/>
          <w:color w:val="auto"/>
          <w:sz w:val="24"/>
          <w:szCs w:val="24"/>
        </w:rPr>
        <w:t xml:space="preserve">Observed vs. expected length (cm) at tagging and at recapture for </w:t>
      </w:r>
      <w:r w:rsidR="009D492F">
        <w:rPr>
          <w:i w:val="0"/>
          <w:color w:val="auto"/>
          <w:sz w:val="24"/>
          <w:szCs w:val="24"/>
        </w:rPr>
        <w:t xml:space="preserve">individual </w:t>
      </w:r>
      <w:r w:rsidR="00B32CC1">
        <w:rPr>
          <w:i w:val="0"/>
          <w:color w:val="auto"/>
          <w:sz w:val="24"/>
          <w:szCs w:val="24"/>
        </w:rPr>
        <w:t xml:space="preserve">female and male </w:t>
      </w:r>
      <w:r w:rsidR="007D2824">
        <w:rPr>
          <w:i w:val="0"/>
          <w:color w:val="auto"/>
          <w:sz w:val="24"/>
          <w:szCs w:val="24"/>
        </w:rPr>
        <w:t xml:space="preserve">Antarctic </w:t>
      </w:r>
      <w:proofErr w:type="spellStart"/>
      <w:r w:rsidR="00B32CC1">
        <w:rPr>
          <w:i w:val="0"/>
          <w:color w:val="auto"/>
          <w:sz w:val="24"/>
          <w:szCs w:val="24"/>
        </w:rPr>
        <w:t>toothfish</w:t>
      </w:r>
      <w:proofErr w:type="spellEnd"/>
      <w:r w:rsidR="00B32CC1">
        <w:rPr>
          <w:i w:val="0"/>
          <w:color w:val="auto"/>
          <w:sz w:val="24"/>
          <w:szCs w:val="24"/>
        </w:rPr>
        <w:t xml:space="preserve"> using the model with n</w:t>
      </w:r>
      <w:r w:rsidR="00B32CC1" w:rsidRPr="00843FF9">
        <w:rPr>
          <w:i w:val="0"/>
          <w:color w:val="auto"/>
          <w:sz w:val="24"/>
          <w:szCs w:val="24"/>
        </w:rPr>
        <w:t>o random-effects.</w:t>
      </w:r>
      <w:r w:rsidR="007A06A1">
        <w:rPr>
          <w:i w:val="0"/>
          <w:color w:val="auto"/>
          <w:sz w:val="24"/>
          <w:szCs w:val="24"/>
        </w:rPr>
        <w:t xml:space="preserve">  The diagonal line is the line of best fit.</w:t>
      </w:r>
    </w:p>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70"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3</w:t>
      </w:r>
      <w:r w:rsidRPr="00995B95">
        <w:rPr>
          <w:i w:val="0"/>
          <w:color w:val="auto"/>
          <w:sz w:val="24"/>
          <w:szCs w:val="24"/>
        </w:rPr>
        <w:fldChar w:fldCharType="end"/>
      </w:r>
      <w:bookmarkEnd w:id="70"/>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w:t>
      </w:r>
      <w:r w:rsidR="00B848D8">
        <w:rPr>
          <w:i w:val="0"/>
          <w:color w:val="auto"/>
          <w:sz w:val="24"/>
          <w:szCs w:val="24"/>
        </w:rPr>
        <w:t>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m:rPr>
                    <m:sty m:val="p"/>
                  </m:rP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m:rPr>
                <m:sty m:val="p"/>
              </m:rPr>
              <w:rPr>
                <w:rFonts w:ascii="Cambria Math" w:eastAsia="SimSun" w:hAnsi="Cambria Math" w:cs="Times New Roman"/>
                <w:color w:val="000000" w:themeColor="text1"/>
                <w:sz w:val="24"/>
                <w:szCs w:val="24"/>
              </w:rPr>
              <m:t>,</m:t>
            </m:r>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r w:rsidR="00B848D8" w:rsidRPr="00B848D8">
        <w:rPr>
          <w:i w:val="0"/>
          <w:color w:val="000000" w:themeColor="text1"/>
          <w:sz w:val="24"/>
          <w:szCs w:val="24"/>
        </w:rPr>
        <w:t>.</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71"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4</w:t>
      </w:r>
      <w:r w:rsidRPr="00995B95">
        <w:rPr>
          <w:i w:val="0"/>
          <w:color w:val="auto"/>
          <w:sz w:val="24"/>
          <w:szCs w:val="24"/>
        </w:rPr>
        <w:fldChar w:fldCharType="end"/>
      </w:r>
      <w:bookmarkEnd w:id="71"/>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m:rPr>
                    <m:sty m:val="p"/>
                  </m:rP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m:rPr>
                <m:sty m:val="p"/>
              </m:rPr>
              <w:rPr>
                <w:rFonts w:ascii="Cambria Math" w:eastAsia="SimSun" w:hAnsi="Cambria Math" w:cs="Times New Roman"/>
                <w:color w:val="000000" w:themeColor="text1"/>
                <w:sz w:val="24"/>
                <w:szCs w:val="24"/>
              </w:rPr>
              <m:t>,</m:t>
            </m:r>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72"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D841C6">
        <w:rPr>
          <w:i w:val="0"/>
          <w:noProof/>
          <w:color w:val="auto"/>
          <w:sz w:val="24"/>
          <w:szCs w:val="24"/>
        </w:rPr>
        <w:t>5</w:t>
      </w:r>
      <w:r w:rsidRPr="00995B95">
        <w:rPr>
          <w:i w:val="0"/>
          <w:color w:val="auto"/>
          <w:sz w:val="24"/>
          <w:szCs w:val="24"/>
        </w:rPr>
        <w:fldChar w:fldCharType="end"/>
      </w:r>
      <w:bookmarkEnd w:id="72"/>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m:rPr>
                    <m:sty m:val="p"/>
                  </m:rP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m:rPr>
                <m:sty m:val="p"/>
              </m:rPr>
              <w:rPr>
                <w:rFonts w:ascii="Cambria Math" w:eastAsia="SimSun" w:hAnsi="Cambria Math" w:cs="Times New Roman"/>
                <w:color w:val="000000" w:themeColor="text1"/>
                <w:sz w:val="24"/>
                <w:szCs w:val="24"/>
              </w:rPr>
              <m:t>,</m:t>
            </m:r>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w:t>
      </w:r>
      <w:r w:rsidR="00935AEE">
        <w:rPr>
          <w:i w:val="0"/>
          <w:color w:val="auto"/>
          <w:sz w:val="24"/>
          <w:szCs w:val="24"/>
        </w:rPr>
        <w:t xml:space="preserve">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m:rPr>
                    <m:sty m:val="p"/>
                  </m:rP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m:rPr>
                <m:sty m:val="p"/>
              </m:rPr>
              <w:rPr>
                <w:rFonts w:ascii="Cambria Math" w:eastAsia="SimSun" w:hAnsi="Cambria Math" w:cs="Times New Roman"/>
                <w:color w:val="000000" w:themeColor="text1"/>
                <w:sz w:val="24"/>
                <w:szCs w:val="24"/>
              </w:rPr>
              <m:t>,</m:t>
            </m:r>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3D036B92" w14:textId="77777777" w:rsidR="00995B95" w:rsidRDefault="00995B95" w:rsidP="00B04686">
      <w:pPr>
        <w:spacing w:line="480" w:lineRule="auto"/>
        <w:rPr>
          <w:rFonts w:ascii="Times New Roman" w:hAnsi="Times New Roman" w:cs="Times New Roman"/>
          <w:sz w:val="24"/>
          <w:szCs w:val="24"/>
        </w:rPr>
      </w:pPr>
    </w:p>
    <w:p w14:paraId="616A5255" w14:textId="77777777" w:rsidR="00F04B20" w:rsidRDefault="00F04B20" w:rsidP="00F04B20">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3C880CE" wp14:editId="3E0213E3">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E57B18" w14:textId="77777777" w:rsidR="00F04B20" w:rsidRPr="004D5FC2" w:rsidRDefault="00F04B20" w:rsidP="00F04B20">
      <w:pPr>
        <w:pStyle w:val="Caption"/>
        <w:rPr>
          <w:rFonts w:ascii="Times New Roman" w:hAnsi="Times New Roman" w:cs="Times New Roman"/>
          <w:i w:val="0"/>
          <w:color w:val="auto"/>
          <w:sz w:val="24"/>
          <w:szCs w:val="24"/>
        </w:rPr>
      </w:pPr>
      <w:bookmarkStart w:id="73"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D841C6">
        <w:rPr>
          <w:i w:val="0"/>
          <w:noProof/>
          <w:color w:val="auto"/>
          <w:sz w:val="24"/>
          <w:szCs w:val="24"/>
        </w:rPr>
        <w:t>6</w:t>
      </w:r>
      <w:r w:rsidRPr="004D5FC2">
        <w:rPr>
          <w:i w:val="0"/>
          <w:color w:val="auto"/>
          <w:sz w:val="24"/>
          <w:szCs w:val="24"/>
        </w:rPr>
        <w:fldChar w:fldCharType="end"/>
      </w:r>
      <w:bookmarkEnd w:id="73"/>
      <w:r w:rsidRPr="004D5FC2">
        <w:rPr>
          <w:i w:val="0"/>
          <w:color w:val="auto"/>
          <w:sz w:val="24"/>
          <w:szCs w:val="24"/>
        </w:rPr>
        <w:t xml:space="preserve">: Random-effects of </w:t>
      </w:r>
      <w:proofErr w:type="spellStart"/>
      <w:r w:rsidRPr="00F140D9">
        <w:rPr>
          <w:color w:val="auto"/>
          <w:sz w:val="24"/>
          <w:szCs w:val="24"/>
        </w:rPr>
        <w:t>k</w:t>
      </w:r>
      <w:r w:rsidRPr="00F140D9">
        <w:rPr>
          <w:color w:val="auto"/>
          <w:sz w:val="24"/>
          <w:szCs w:val="24"/>
          <w:vertAlign w:val="subscript"/>
        </w:rPr>
        <w:t>i</w:t>
      </w:r>
      <w:proofErr w:type="gramStart"/>
      <w:r w:rsidRPr="00F140D9">
        <w:rPr>
          <w:color w:val="auto"/>
          <w:sz w:val="24"/>
          <w:szCs w:val="24"/>
          <w:vertAlign w:val="subscript"/>
        </w:rPr>
        <w:t>,s</w:t>
      </w:r>
      <w:proofErr w:type="spellEnd"/>
      <w:proofErr w:type="gramEnd"/>
      <w:r w:rsidRPr="004D5FC2">
        <w:rPr>
          <w:i w:val="0"/>
          <w:color w:val="auto"/>
          <w:sz w:val="24"/>
          <w:szCs w:val="24"/>
        </w:rPr>
        <w:t>.</w:t>
      </w:r>
    </w:p>
    <w:p w14:paraId="6CB016FE" w14:textId="77777777" w:rsidR="00F04B20" w:rsidRDefault="00F04B20" w:rsidP="00F04B20">
      <w:pPr>
        <w:tabs>
          <w:tab w:val="left" w:pos="360"/>
          <w:tab w:val="left" w:pos="720"/>
          <w:tab w:val="left" w:pos="8640"/>
        </w:tabs>
        <w:spacing w:after="0" w:line="480" w:lineRule="auto"/>
        <w:rPr>
          <w:rFonts w:ascii="Times New Roman" w:hAnsi="Times New Roman" w:cs="Times New Roman"/>
          <w:sz w:val="24"/>
          <w:szCs w:val="24"/>
        </w:rPr>
      </w:pPr>
    </w:p>
    <w:p w14:paraId="3A6EEEDB" w14:textId="77777777" w:rsidR="00F04B20" w:rsidRDefault="00F04B20" w:rsidP="00F04B20">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70C1B604" wp14:editId="5270AD6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CE26A4" w14:textId="77777777" w:rsidR="00F04B20" w:rsidRPr="00190689" w:rsidRDefault="00F04B20" w:rsidP="00F04B20">
      <w:pPr>
        <w:pStyle w:val="Caption"/>
        <w:rPr>
          <w:rFonts w:ascii="Times New Roman" w:hAnsi="Times New Roman" w:cs="Times New Roman"/>
          <w:i w:val="0"/>
          <w:color w:val="auto"/>
          <w:sz w:val="24"/>
          <w:szCs w:val="24"/>
        </w:rPr>
      </w:pPr>
      <w:bookmarkStart w:id="74"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D841C6">
        <w:rPr>
          <w:i w:val="0"/>
          <w:noProof/>
          <w:color w:val="auto"/>
          <w:sz w:val="24"/>
          <w:szCs w:val="24"/>
        </w:rPr>
        <w:t>7</w:t>
      </w:r>
      <w:r w:rsidRPr="00190689">
        <w:rPr>
          <w:i w:val="0"/>
          <w:color w:val="auto"/>
          <w:sz w:val="24"/>
          <w:szCs w:val="24"/>
        </w:rPr>
        <w:fldChar w:fldCharType="end"/>
      </w:r>
      <w:bookmarkEnd w:id="74"/>
      <w:r w:rsidRPr="00190689">
        <w:rPr>
          <w:i w:val="0"/>
          <w:color w:val="auto"/>
          <w:sz w:val="24"/>
          <w:szCs w:val="24"/>
        </w:rPr>
        <w:t>:</w:t>
      </w:r>
      <w:r>
        <w:rPr>
          <w:i w:val="0"/>
          <w:color w:val="auto"/>
          <w:sz w:val="24"/>
          <w:szCs w:val="24"/>
        </w:rPr>
        <w:t xml:space="preserve"> </w:t>
      </w:r>
      <w:r w:rsidRPr="004D5FC2">
        <w:rPr>
          <w:i w:val="0"/>
          <w:color w:val="auto"/>
          <w:sz w:val="24"/>
          <w:szCs w:val="24"/>
        </w:rPr>
        <w:t xml:space="preserve">Random-effects of </w:t>
      </w:r>
      <w:proofErr w:type="spellStart"/>
      <w:r w:rsidRPr="00F140D9">
        <w:rPr>
          <w:color w:val="auto"/>
          <w:sz w:val="24"/>
          <w:szCs w:val="24"/>
        </w:rPr>
        <w:t>k</w:t>
      </w:r>
      <w:r w:rsidRPr="00F140D9">
        <w:rPr>
          <w:color w:val="auto"/>
          <w:sz w:val="24"/>
          <w:szCs w:val="24"/>
          <w:vertAlign w:val="subscript"/>
        </w:rPr>
        <w:t>i</w:t>
      </w:r>
      <w:proofErr w:type="gramStart"/>
      <w:r w:rsidRPr="00F140D9">
        <w:rPr>
          <w:color w:val="auto"/>
          <w:sz w:val="24"/>
          <w:szCs w:val="24"/>
          <w:vertAlign w:val="subscript"/>
        </w:rPr>
        <w:t>,s</w:t>
      </w:r>
      <w:proofErr w:type="spellEnd"/>
      <w:proofErr w:type="gramEnd"/>
      <w:r w:rsidRPr="004D5FC2">
        <w:rPr>
          <w:i w:val="0"/>
          <w:color w:val="auto"/>
          <w:sz w:val="24"/>
          <w:szCs w:val="24"/>
        </w:rPr>
        <w:t>.</w:t>
      </w:r>
    </w:p>
    <w:p w14:paraId="1BAD4EAD" w14:textId="77777777" w:rsidR="00F04B20" w:rsidRDefault="00F04B20" w:rsidP="00F04B20">
      <w:pPr>
        <w:spacing w:line="480" w:lineRule="auto"/>
        <w:rPr>
          <w:rFonts w:ascii="Times New Roman" w:hAnsi="Times New Roman" w:cs="Times New Roman"/>
          <w:sz w:val="24"/>
          <w:szCs w:val="24"/>
        </w:rPr>
      </w:pPr>
    </w:p>
    <w:p w14:paraId="62B0084E" w14:textId="77777777" w:rsidR="00F04B20" w:rsidRDefault="00F04B20" w:rsidP="00F04B20">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47B8AB92" wp14:editId="129ADC81">
            <wp:extent cx="2969998"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998" cy="1484999"/>
                    </a:xfrm>
                    <a:prstGeom prst="rect">
                      <a:avLst/>
                    </a:prstGeom>
                  </pic:spPr>
                </pic:pic>
              </a:graphicData>
            </a:graphic>
          </wp:inline>
        </w:drawing>
      </w:r>
    </w:p>
    <w:p w14:paraId="163B80CA" w14:textId="77777777" w:rsidR="00F04B20" w:rsidRPr="00960D21" w:rsidRDefault="00F04B20" w:rsidP="00F04B20">
      <w:pPr>
        <w:pStyle w:val="Caption"/>
        <w:rPr>
          <w:rFonts w:ascii="Times New Roman" w:hAnsi="Times New Roman" w:cs="Times New Roman"/>
          <w:i w:val="0"/>
          <w:color w:val="auto"/>
          <w:sz w:val="24"/>
          <w:szCs w:val="24"/>
        </w:rPr>
      </w:pPr>
      <w:bookmarkStart w:id="75"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D841C6">
        <w:rPr>
          <w:i w:val="0"/>
          <w:noProof/>
          <w:color w:val="auto"/>
          <w:sz w:val="24"/>
          <w:szCs w:val="24"/>
        </w:rPr>
        <w:t>8</w:t>
      </w:r>
      <w:r w:rsidRPr="00960D21">
        <w:rPr>
          <w:i w:val="0"/>
          <w:color w:val="auto"/>
          <w:sz w:val="24"/>
          <w:szCs w:val="24"/>
        </w:rPr>
        <w:fldChar w:fldCharType="end"/>
      </w:r>
      <w:bookmarkEnd w:id="75"/>
      <w:r>
        <w:rPr>
          <w:i w:val="0"/>
          <w:color w:val="auto"/>
          <w:sz w:val="24"/>
          <w:szCs w:val="24"/>
        </w:rPr>
        <w:t xml:space="preserve">: </w:t>
      </w:r>
      <w:r w:rsidRPr="004D5FC2">
        <w:rPr>
          <w:i w:val="0"/>
          <w:color w:val="auto"/>
          <w:sz w:val="24"/>
          <w:szCs w:val="24"/>
        </w:rPr>
        <w:t xml:space="preserve">Random-effects of </w:t>
      </w:r>
      <w:proofErr w:type="spellStart"/>
      <w:r w:rsidRPr="00F140D9">
        <w:rPr>
          <w:color w:val="auto"/>
          <w:sz w:val="24"/>
          <w:szCs w:val="24"/>
        </w:rPr>
        <w:t>k</w:t>
      </w:r>
      <w:r w:rsidRPr="00F140D9">
        <w:rPr>
          <w:color w:val="auto"/>
          <w:sz w:val="24"/>
          <w:szCs w:val="24"/>
          <w:vertAlign w:val="subscript"/>
        </w:rPr>
        <w:t>i</w:t>
      </w:r>
      <w:proofErr w:type="gramStart"/>
      <w:r w:rsidRPr="00F140D9">
        <w:rPr>
          <w:color w:val="auto"/>
          <w:sz w:val="24"/>
          <w:szCs w:val="24"/>
          <w:vertAlign w:val="subscript"/>
        </w:rPr>
        <w:t>,s</w:t>
      </w:r>
      <w:proofErr w:type="spellEnd"/>
      <w:proofErr w:type="gramEnd"/>
      <w:r>
        <w:rPr>
          <w:i w:val="0"/>
          <w:color w:val="auto"/>
          <w:sz w:val="24"/>
          <w:szCs w:val="24"/>
        </w:rPr>
        <w:t xml:space="preserve"> (years</w:t>
      </w:r>
      <w:r w:rsidRPr="00DE3538">
        <w:rPr>
          <w:i w:val="0"/>
          <w:color w:val="auto"/>
          <w:sz w:val="24"/>
          <w:szCs w:val="24"/>
          <w:vertAlign w:val="superscript"/>
        </w:rPr>
        <w:t>-1</w:t>
      </w:r>
      <w:r>
        <w:rPr>
          <w:i w:val="0"/>
          <w:color w:val="auto"/>
          <w:sz w:val="24"/>
          <w:szCs w:val="24"/>
        </w:rPr>
        <w:t xml:space="preserve">).  The vertical red lines show the values </w:t>
      </w:r>
      <w:r w:rsidRPr="00EF5FEC">
        <w:rPr>
          <w:i w:val="0"/>
          <w:color w:val="000000" w:themeColor="text1"/>
          <w:sz w:val="24"/>
          <w:szCs w:val="24"/>
        </w:rPr>
        <w:t xml:space="preserve">of </w:t>
      </w:r>
      <w:proofErr w:type="spellStart"/>
      <w:r w:rsidRPr="00EF5FEC">
        <w:rPr>
          <w:rFonts w:ascii="Times New Roman" w:hAnsi="Times New Roman" w:cs="Times New Roman"/>
          <w:color w:val="000000" w:themeColor="text1"/>
          <w:sz w:val="24"/>
          <w:szCs w:val="24"/>
        </w:rPr>
        <w:t>μ</w:t>
      </w:r>
      <w:r w:rsidRPr="00EF5FEC">
        <w:rPr>
          <w:rFonts w:ascii="Times New Roman" w:hAnsi="Times New Roman" w:cs="Times New Roman"/>
          <w:color w:val="000000" w:themeColor="text1"/>
          <w:sz w:val="24"/>
          <w:szCs w:val="24"/>
          <w:vertAlign w:val="subscript"/>
        </w:rPr>
        <w:t>k</w:t>
      </w:r>
      <w:proofErr w:type="gramStart"/>
      <w:r w:rsidRPr="00EF5FEC">
        <w:rPr>
          <w:rFonts w:ascii="Times New Roman" w:hAnsi="Times New Roman" w:cs="Times New Roman"/>
          <w:color w:val="000000" w:themeColor="text1"/>
          <w:sz w:val="24"/>
          <w:szCs w:val="24"/>
          <w:vertAlign w:val="subscript"/>
        </w:rPr>
        <w:t>,s</w:t>
      </w:r>
      <w:proofErr w:type="spellEnd"/>
      <w:proofErr w:type="gramEnd"/>
      <w:r w:rsidRPr="00093981">
        <w:rPr>
          <w:i w:val="0"/>
          <w:color w:val="auto"/>
          <w:sz w:val="24"/>
          <w:szCs w:val="24"/>
        </w:rPr>
        <w:t xml:space="preserve"> </w:t>
      </w:r>
      <w:r>
        <w:rPr>
          <w:i w:val="0"/>
          <w:color w:val="auto"/>
          <w:sz w:val="24"/>
          <w:szCs w:val="24"/>
        </w:rPr>
        <w:t>(years</w:t>
      </w:r>
      <w:r w:rsidRPr="00DE3538">
        <w:rPr>
          <w:i w:val="0"/>
          <w:color w:val="auto"/>
          <w:sz w:val="24"/>
          <w:szCs w:val="24"/>
          <w:vertAlign w:val="superscript"/>
        </w:rPr>
        <w:t>-1</w:t>
      </w:r>
      <w:r>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2FAFECB9" w:rsidR="00CA6AE0" w:rsidRPr="00190689" w:rsidRDefault="00190689" w:rsidP="00190689">
      <w:pPr>
        <w:pStyle w:val="Caption"/>
        <w:rPr>
          <w:i w:val="0"/>
          <w:color w:val="auto"/>
          <w:sz w:val="24"/>
          <w:szCs w:val="24"/>
        </w:rPr>
      </w:pPr>
      <w:bookmarkStart w:id="76"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bookmarkEnd w:id="76"/>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BE22FD">
        <w:rPr>
          <w:i w:val="0"/>
          <w:color w:val="000000" w:themeColor="text1"/>
          <w:sz w:val="24"/>
          <w:szCs w:val="24"/>
        </w:rPr>
        <w:t xml:space="preserve"> of the parameter.</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17473656">
            <wp:extent cx="5943599" cy="396239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77"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77"/>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proofErr w:type="gramStart"/>
      <w:r w:rsidR="008A32D4" w:rsidRPr="008A32D4">
        <w:rPr>
          <w:rFonts w:ascii="Times New Roman" w:hAnsi="Times New Roman" w:cs="Times New Roman"/>
          <w:i w:val="0"/>
          <w:color w:val="000000" w:themeColor="text1"/>
          <w:sz w:val="24"/>
          <w:szCs w:val="24"/>
        </w:rPr>
        <w:t>sims</w:t>
      </w:r>
      <w:proofErr w:type="spellEnd"/>
      <w:proofErr w:type="gram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78"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78"/>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commentRangeStart w:id="79"/>
      <w:commentRangeStart w:id="80"/>
    </w:p>
    <w:p w14:paraId="1FFC1146" w14:textId="77777777" w:rsidR="00A03423" w:rsidRDefault="00FE0EF2" w:rsidP="00A03423">
      <w:pPr>
        <w:keepNext/>
        <w:spacing w:line="480" w:lineRule="auto"/>
      </w:pPr>
      <w:r>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bookmarkStart w:id="81" w:name="_Ref410630972"/>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bookmarkEnd w:id="81"/>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proofErr w:type="gramStart"/>
      <w:r w:rsidRPr="00A03423">
        <w:rPr>
          <w:rFonts w:ascii="Times New Roman" w:hAnsi="Times New Roman" w:cs="Times New Roman"/>
          <w:i w:val="0"/>
          <w:color w:val="000000" w:themeColor="text1"/>
          <w:sz w:val="24"/>
          <w:szCs w:val="24"/>
        </w:rPr>
        <w:t>sims</w:t>
      </w:r>
      <w:proofErr w:type="spellEnd"/>
      <w:proofErr w:type="gramEnd"/>
      <w:r w:rsidRPr="00A03423">
        <w:rPr>
          <w:i w:val="0"/>
          <w:color w:val="000000" w:themeColor="text1"/>
          <w:sz w:val="24"/>
          <w:szCs w:val="24"/>
        </w:rPr>
        <w:t>.</w:t>
      </w:r>
      <w:commentRangeEnd w:id="79"/>
      <w:r w:rsidR="00D41E76">
        <w:rPr>
          <w:rStyle w:val="CommentReference"/>
          <w:i w:val="0"/>
          <w:iCs w:val="0"/>
          <w:color w:val="auto"/>
        </w:rPr>
        <w:commentReference w:id="79"/>
      </w:r>
      <w:commentRangeEnd w:id="80"/>
      <w:r w:rsidR="00EA0979">
        <w:rPr>
          <w:rStyle w:val="CommentReference"/>
          <w:i w:val="0"/>
          <w:iCs w:val="0"/>
          <w:color w:val="auto"/>
        </w:rPr>
        <w:commentReference w:id="80"/>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82"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bookmarkEnd w:id="82"/>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83"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bookmarkEnd w:id="83"/>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2T09:53:00Z" w:initials="d">
    <w:p w14:paraId="3BE230B5" w14:textId="214BCBE8" w:rsidR="002205D4" w:rsidRDefault="002205D4">
      <w:pPr>
        <w:pStyle w:val="CommentText"/>
      </w:pPr>
      <w:r>
        <w:rPr>
          <w:rStyle w:val="CommentReference"/>
        </w:rPr>
        <w:annotationRef/>
      </w:r>
      <w:r>
        <w:t>I prefer this title…</w:t>
      </w:r>
    </w:p>
  </w:comment>
  <w:comment w:id="27" w:author="JTT" w:date="2015-01-23T15:34:00Z" w:initials="JT">
    <w:p w14:paraId="5F691BE1" w14:textId="67943206" w:rsidR="002205D4" w:rsidRDefault="002205D4">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28" w:author="darcy" w:date="2015-01-24T14:31:00Z" w:initials="d">
    <w:p w14:paraId="37D93CAF" w14:textId="4689E4F9" w:rsidR="002205D4" w:rsidRDefault="002205D4">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29" w:author="darcy" w:date="2015-02-01T17:35:00Z" w:initials="d">
    <w:p w14:paraId="4A15D77A" w14:textId="7A6C3B33" w:rsidR="002205D4" w:rsidRDefault="002205D4">
      <w:pPr>
        <w:pStyle w:val="CommentText"/>
      </w:pPr>
      <w:r>
        <w:rPr>
          <w:rStyle w:val="CommentReference"/>
        </w:rPr>
        <w:annotationRef/>
      </w:r>
      <w:r w:rsidR="00FF686E">
        <w:t xml:space="preserve">Hey Jim. </w:t>
      </w:r>
      <w:r>
        <w:t>Can you please add this citation to your library/the references list?</w:t>
      </w:r>
    </w:p>
  </w:comment>
  <w:comment w:id="30" w:author="JTT" w:date="2015-01-24T12:08:00Z" w:initials="JT">
    <w:p w14:paraId="65D9813F" w14:textId="319EE045" w:rsidR="002205D4" w:rsidRDefault="002205D4">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45" w:author="Darcy Webber" w:date="2015-02-03T10:57:00Z" w:initials="DW">
    <w:p w14:paraId="50AC2CC1" w14:textId="77777777" w:rsidR="00940000" w:rsidRDefault="00940000" w:rsidP="00940000">
      <w:pPr>
        <w:pStyle w:val="CommentText"/>
      </w:pPr>
      <w:r>
        <w:rPr>
          <w:rStyle w:val="CommentReference"/>
        </w:rPr>
        <w:annotationRef/>
      </w:r>
      <w:r>
        <w:t>Another reference to add</w:t>
      </w:r>
    </w:p>
  </w:comment>
  <w:comment w:id="44" w:author="JTT" w:date="2015-02-01T17:26:00Z" w:initials="JT">
    <w:p w14:paraId="185381B6" w14:textId="1CC99D4F" w:rsidR="002205D4" w:rsidRDefault="002205D4">
      <w:pPr>
        <w:pStyle w:val="CommentText"/>
      </w:pPr>
      <w:r>
        <w:rPr>
          <w:rStyle w:val="CommentReference"/>
        </w:rPr>
        <w:annotationRef/>
      </w:r>
      <w:r>
        <w:t>OK, let’s set this section us as:</w:t>
      </w:r>
    </w:p>
    <w:p w14:paraId="5FE2D9C7" w14:textId="77777777" w:rsidR="002205D4" w:rsidRDefault="002205D4">
      <w:pPr>
        <w:pStyle w:val="CommentText"/>
      </w:pPr>
    </w:p>
    <w:p w14:paraId="2E2A9176" w14:textId="474F9BCF" w:rsidR="002205D4" w:rsidRDefault="002205D4">
      <w:pPr>
        <w:pStyle w:val="CommentText"/>
      </w:pPr>
      <w:r>
        <w:t>1.  First paragraph, show the model without random effects, and show how it has poor residuals (i.e., many individuals have L above/below the predicted line for both 1</w:t>
      </w:r>
      <w:r w:rsidRPr="00BF1180">
        <w:rPr>
          <w:vertAlign w:val="superscript"/>
        </w:rPr>
        <w:t>st</w:t>
      </w:r>
      <w:r>
        <w:t xml:space="preserve"> and 2</w:t>
      </w:r>
      <w:r w:rsidRPr="00BF1180">
        <w:rPr>
          <w:vertAlign w:val="superscript"/>
        </w:rPr>
        <w:t>nd</w:t>
      </w:r>
      <w:r>
        <w:t xml:space="preserve"> observation.</w:t>
      </w:r>
    </w:p>
    <w:p w14:paraId="689F6E19" w14:textId="77777777" w:rsidR="002205D4" w:rsidRDefault="002205D4">
      <w:pPr>
        <w:pStyle w:val="CommentText"/>
      </w:pPr>
    </w:p>
    <w:p w14:paraId="4259A4D6" w14:textId="496D93C4" w:rsidR="002205D4" w:rsidRDefault="002205D4">
      <w:pPr>
        <w:pStyle w:val="CommentText"/>
      </w:pPr>
      <w:r>
        <w:t xml:space="preserve">2.  </w:t>
      </w:r>
      <w:proofErr w:type="gramStart"/>
      <w:r>
        <w:t>second</w:t>
      </w:r>
      <w:proofErr w:type="gramEnd"/>
      <w:r>
        <w:t xml:space="preserve"> paragraph, use AIC to determine which of the random effect models is parsimonious.  Again, show figure of predictions and how its better.  Then, show distribution of random effects for that model.</w:t>
      </w:r>
    </w:p>
    <w:p w14:paraId="5F93F011" w14:textId="77777777" w:rsidR="002205D4" w:rsidRDefault="002205D4">
      <w:pPr>
        <w:pStyle w:val="CommentText"/>
      </w:pPr>
    </w:p>
    <w:p w14:paraId="719C3DC8" w14:textId="2D7794EB" w:rsidR="002205D4" w:rsidRDefault="002205D4">
      <w:pPr>
        <w:pStyle w:val="CommentText"/>
      </w:pPr>
      <w:r>
        <w:t>We don’t want so many figures, so this will help us eliminate unnecessary figures.</w:t>
      </w:r>
    </w:p>
    <w:p w14:paraId="74F6C244" w14:textId="77777777" w:rsidR="002205D4" w:rsidRDefault="002205D4">
      <w:pPr>
        <w:pStyle w:val="CommentText"/>
      </w:pPr>
    </w:p>
    <w:p w14:paraId="58A4F5E9" w14:textId="641BDF99" w:rsidR="002205D4" w:rsidRDefault="002205D4">
      <w:pPr>
        <w:pStyle w:val="CommentText"/>
      </w:pPr>
      <w:r>
        <w:t>We also want to start with interesting results, not examination of model residuals.</w:t>
      </w:r>
    </w:p>
  </w:comment>
  <w:comment w:id="56" w:author="JTT" w:date="2015-02-01T17:30:00Z" w:initials="JT">
    <w:p w14:paraId="05A939FB" w14:textId="5DF085C2" w:rsidR="002205D4" w:rsidRDefault="002205D4">
      <w:pPr>
        <w:pStyle w:val="CommentText"/>
      </w:pPr>
      <w:r>
        <w:rPr>
          <w:rStyle w:val="CommentReference"/>
        </w:rPr>
        <w:annotationRef/>
      </w:r>
      <w:r>
        <w:t>Here and elsewhere, please refer to parameters using some standardized plain-</w:t>
      </w:r>
      <w:proofErr w:type="spellStart"/>
      <w:r>
        <w:t>english</w:t>
      </w:r>
      <w:proofErr w:type="spellEnd"/>
      <w:r>
        <w:t xml:space="preserve"> handle, and then put the parameter symbol in parentheses</w:t>
      </w:r>
    </w:p>
  </w:comment>
  <w:comment w:id="64" w:author="darcy" w:date="2015-02-02T09:51:00Z" w:initials="d">
    <w:p w14:paraId="64062209" w14:textId="11A3E023" w:rsidR="002205D4" w:rsidRDefault="002205D4">
      <w:pPr>
        <w:pStyle w:val="CommentText"/>
      </w:pPr>
      <w:r>
        <w:rPr>
          <w:rStyle w:val="CommentReference"/>
        </w:rPr>
        <w:annotationRef/>
      </w:r>
      <w:r>
        <w:t>What are the units for these highlighted cells?</w:t>
      </w:r>
      <w:r w:rsidR="00C85F42">
        <w:t xml:space="preserve"> Could you just double check these for me please Jim?</w:t>
      </w:r>
    </w:p>
  </w:comment>
  <w:comment w:id="79" w:author="JTT" w:date="2015-02-01T17:33:00Z" w:initials="JT">
    <w:p w14:paraId="76EAB6BA" w14:textId="4C894C04" w:rsidR="002205D4" w:rsidRDefault="002205D4">
      <w:pPr>
        <w:pStyle w:val="CommentText"/>
      </w:pPr>
      <w:r>
        <w:rPr>
          <w:rStyle w:val="CommentReference"/>
        </w:rPr>
        <w:annotationRef/>
      </w:r>
      <w:r>
        <w:t xml:space="preserve">Nobody will care about this result.  Please replace with a calculation of derived </w:t>
      </w:r>
      <w:proofErr w:type="spellStart"/>
      <w:r>
        <w:t>Linf</w:t>
      </w:r>
      <w:proofErr w:type="spellEnd"/>
      <w:r>
        <w:t xml:space="preserve">.  I suggest reporting </w:t>
      </w:r>
      <w:proofErr w:type="spellStart"/>
      <w:r>
        <w:t>Linf</w:t>
      </w:r>
      <w:proofErr w:type="spellEnd"/>
      <w:r>
        <w:t xml:space="preserve">, </w:t>
      </w:r>
      <w:proofErr w:type="spellStart"/>
      <w:r>
        <w:t>mu_k</w:t>
      </w:r>
      <w:proofErr w:type="spellEnd"/>
      <w:r>
        <w:t xml:space="preserve">, L0, and the SD of random effects. </w:t>
      </w:r>
    </w:p>
  </w:comment>
  <w:comment w:id="80" w:author="darcy" w:date="2015-02-03T16:04:00Z" w:initials="d">
    <w:p w14:paraId="7A712E11" w14:textId="3D4DD1BC" w:rsidR="00EA0979" w:rsidRDefault="00EA0979">
      <w:pPr>
        <w:pStyle w:val="CommentText"/>
      </w:pPr>
      <w:r>
        <w:rPr>
          <w:rStyle w:val="CommentReference"/>
        </w:rPr>
        <w:annotationRef/>
      </w:r>
      <w:r w:rsidR="0053450D">
        <w:t>Yep that’s fine…</w:t>
      </w:r>
      <w:r>
        <w:t>Should we report t0 instead of L0?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15D77A" w15:done="0"/>
  <w15:commentEx w15:paraId="65D9813F" w15:done="0"/>
  <w15:commentEx w15:paraId="50AC2CC1" w15:done="0"/>
  <w15:commentEx w15:paraId="58A4F5E9" w15:done="0"/>
  <w15:commentEx w15:paraId="05A939FB" w15:done="0"/>
  <w15:commentEx w15:paraId="64062209" w15:done="0"/>
  <w15:commentEx w15:paraId="76EAB6BA" w15:done="0"/>
  <w15:commentEx w15:paraId="7A712E11" w15:paraIdParent="76EAB6B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F0E5B" w14:textId="77777777" w:rsidR="002205D4" w:rsidRDefault="002205D4" w:rsidP="00D21621">
      <w:pPr>
        <w:spacing w:after="0" w:line="240" w:lineRule="auto"/>
      </w:pPr>
      <w:r>
        <w:separator/>
      </w:r>
    </w:p>
  </w:endnote>
  <w:endnote w:type="continuationSeparator" w:id="0">
    <w:p w14:paraId="120695BF" w14:textId="77777777" w:rsidR="002205D4" w:rsidRDefault="002205D4"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2205D4" w:rsidRDefault="002205D4">
        <w:pPr>
          <w:pStyle w:val="Footer"/>
          <w:jc w:val="center"/>
        </w:pPr>
        <w:r>
          <w:fldChar w:fldCharType="begin"/>
        </w:r>
        <w:r>
          <w:instrText xml:space="preserve"> PAGE   \* MERGEFORMAT </w:instrText>
        </w:r>
        <w:r>
          <w:fldChar w:fldCharType="separate"/>
        </w:r>
        <w:r w:rsidR="00FF686E">
          <w:rPr>
            <w:noProof/>
          </w:rPr>
          <w:t>22</w:t>
        </w:r>
        <w:r>
          <w:rPr>
            <w:noProof/>
          </w:rPr>
          <w:fldChar w:fldCharType="end"/>
        </w:r>
      </w:p>
    </w:sdtContent>
  </w:sdt>
  <w:p w14:paraId="5836647F" w14:textId="77777777" w:rsidR="002205D4" w:rsidRDefault="002205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61204" w14:textId="77777777" w:rsidR="002205D4" w:rsidRDefault="002205D4" w:rsidP="00D21621">
      <w:pPr>
        <w:spacing w:after="0" w:line="240" w:lineRule="auto"/>
      </w:pPr>
      <w:r>
        <w:separator/>
      </w:r>
    </w:p>
  </w:footnote>
  <w:footnote w:type="continuationSeparator" w:id="0">
    <w:p w14:paraId="04344593" w14:textId="77777777" w:rsidR="002205D4" w:rsidRDefault="002205D4"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9167D"/>
    <w:rsid w:val="00091C30"/>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118E8"/>
    <w:rsid w:val="00111BF5"/>
    <w:rsid w:val="00116874"/>
    <w:rsid w:val="001169CD"/>
    <w:rsid w:val="00122FC8"/>
    <w:rsid w:val="00127A2A"/>
    <w:rsid w:val="00130716"/>
    <w:rsid w:val="00133C54"/>
    <w:rsid w:val="001400CD"/>
    <w:rsid w:val="00141584"/>
    <w:rsid w:val="00147A67"/>
    <w:rsid w:val="00147DC4"/>
    <w:rsid w:val="00151660"/>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3FC3"/>
    <w:rsid w:val="001C4ABE"/>
    <w:rsid w:val="001C6389"/>
    <w:rsid w:val="001C6BAD"/>
    <w:rsid w:val="001C739A"/>
    <w:rsid w:val="001D1331"/>
    <w:rsid w:val="001D4B5F"/>
    <w:rsid w:val="001D5B61"/>
    <w:rsid w:val="001D5C5A"/>
    <w:rsid w:val="001E61E7"/>
    <w:rsid w:val="001E733D"/>
    <w:rsid w:val="001E7A80"/>
    <w:rsid w:val="001F0484"/>
    <w:rsid w:val="001F2C5D"/>
    <w:rsid w:val="001F3564"/>
    <w:rsid w:val="001F4C72"/>
    <w:rsid w:val="001F5B03"/>
    <w:rsid w:val="001F7B3F"/>
    <w:rsid w:val="00201D26"/>
    <w:rsid w:val="002031BF"/>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2FC2"/>
    <w:rsid w:val="00307F62"/>
    <w:rsid w:val="00311339"/>
    <w:rsid w:val="00311ECD"/>
    <w:rsid w:val="00321705"/>
    <w:rsid w:val="00322CBE"/>
    <w:rsid w:val="00323266"/>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21A0"/>
    <w:rsid w:val="003C6177"/>
    <w:rsid w:val="003C6CBA"/>
    <w:rsid w:val="003D5855"/>
    <w:rsid w:val="003E048C"/>
    <w:rsid w:val="003E0E41"/>
    <w:rsid w:val="003F36DA"/>
    <w:rsid w:val="003F7199"/>
    <w:rsid w:val="004009B8"/>
    <w:rsid w:val="00403FA5"/>
    <w:rsid w:val="00404A48"/>
    <w:rsid w:val="00407481"/>
    <w:rsid w:val="004161BB"/>
    <w:rsid w:val="00417613"/>
    <w:rsid w:val="004213C9"/>
    <w:rsid w:val="00421673"/>
    <w:rsid w:val="00422C0C"/>
    <w:rsid w:val="00423124"/>
    <w:rsid w:val="00424CBA"/>
    <w:rsid w:val="00427A8C"/>
    <w:rsid w:val="004319AD"/>
    <w:rsid w:val="00440A61"/>
    <w:rsid w:val="004447D0"/>
    <w:rsid w:val="004471DE"/>
    <w:rsid w:val="00447699"/>
    <w:rsid w:val="00454BB1"/>
    <w:rsid w:val="004553AA"/>
    <w:rsid w:val="00457BFC"/>
    <w:rsid w:val="00460E50"/>
    <w:rsid w:val="00461660"/>
    <w:rsid w:val="00462A77"/>
    <w:rsid w:val="00465CB9"/>
    <w:rsid w:val="00465E37"/>
    <w:rsid w:val="00466C63"/>
    <w:rsid w:val="004732A0"/>
    <w:rsid w:val="0047554C"/>
    <w:rsid w:val="00477473"/>
    <w:rsid w:val="00477ACC"/>
    <w:rsid w:val="004823D8"/>
    <w:rsid w:val="004850C6"/>
    <w:rsid w:val="004871D1"/>
    <w:rsid w:val="004908BD"/>
    <w:rsid w:val="00491851"/>
    <w:rsid w:val="00491E8E"/>
    <w:rsid w:val="004922C2"/>
    <w:rsid w:val="0049618E"/>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819"/>
    <w:rsid w:val="00503913"/>
    <w:rsid w:val="00507964"/>
    <w:rsid w:val="005104DC"/>
    <w:rsid w:val="005117B2"/>
    <w:rsid w:val="00515B38"/>
    <w:rsid w:val="00520F3F"/>
    <w:rsid w:val="00523628"/>
    <w:rsid w:val="0052636B"/>
    <w:rsid w:val="005329C2"/>
    <w:rsid w:val="0053450D"/>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7399"/>
    <w:rsid w:val="005947B5"/>
    <w:rsid w:val="0059664C"/>
    <w:rsid w:val="005A4504"/>
    <w:rsid w:val="005A47AA"/>
    <w:rsid w:val="005A5B5F"/>
    <w:rsid w:val="005A6B6E"/>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E7C"/>
    <w:rsid w:val="00695F7A"/>
    <w:rsid w:val="0069798D"/>
    <w:rsid w:val="006A20AD"/>
    <w:rsid w:val="006A7091"/>
    <w:rsid w:val="006A7633"/>
    <w:rsid w:val="006B2716"/>
    <w:rsid w:val="006B5332"/>
    <w:rsid w:val="006B598A"/>
    <w:rsid w:val="006C00DE"/>
    <w:rsid w:val="006C0AE3"/>
    <w:rsid w:val="006C48E3"/>
    <w:rsid w:val="006C4ABB"/>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CB0"/>
    <w:rsid w:val="007A06A1"/>
    <w:rsid w:val="007A0F09"/>
    <w:rsid w:val="007A13BB"/>
    <w:rsid w:val="007A2E69"/>
    <w:rsid w:val="007A2F00"/>
    <w:rsid w:val="007A5137"/>
    <w:rsid w:val="007A7191"/>
    <w:rsid w:val="007B64AA"/>
    <w:rsid w:val="007C145E"/>
    <w:rsid w:val="007C3CFB"/>
    <w:rsid w:val="007C44AC"/>
    <w:rsid w:val="007C6AC2"/>
    <w:rsid w:val="007C7315"/>
    <w:rsid w:val="007C7FCD"/>
    <w:rsid w:val="007D2824"/>
    <w:rsid w:val="007D4BAD"/>
    <w:rsid w:val="007D6FCF"/>
    <w:rsid w:val="007E1AC2"/>
    <w:rsid w:val="007E2F71"/>
    <w:rsid w:val="007F18A7"/>
    <w:rsid w:val="007F3AEA"/>
    <w:rsid w:val="007F441A"/>
    <w:rsid w:val="0080001A"/>
    <w:rsid w:val="00800D3D"/>
    <w:rsid w:val="00801518"/>
    <w:rsid w:val="00804B23"/>
    <w:rsid w:val="00806E4F"/>
    <w:rsid w:val="00807236"/>
    <w:rsid w:val="008100AA"/>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2DDE"/>
    <w:rsid w:val="00843FF9"/>
    <w:rsid w:val="00846372"/>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74E4"/>
    <w:rsid w:val="00907D48"/>
    <w:rsid w:val="0091722D"/>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432C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35B9"/>
    <w:rsid w:val="00B147D2"/>
    <w:rsid w:val="00B16741"/>
    <w:rsid w:val="00B17755"/>
    <w:rsid w:val="00B17B3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48D8"/>
    <w:rsid w:val="00B8752F"/>
    <w:rsid w:val="00B91CA1"/>
    <w:rsid w:val="00B949E5"/>
    <w:rsid w:val="00B94CBC"/>
    <w:rsid w:val="00B95C8C"/>
    <w:rsid w:val="00BA4710"/>
    <w:rsid w:val="00BA50F6"/>
    <w:rsid w:val="00BA6D31"/>
    <w:rsid w:val="00BB066F"/>
    <w:rsid w:val="00BB132F"/>
    <w:rsid w:val="00BB337C"/>
    <w:rsid w:val="00BB4112"/>
    <w:rsid w:val="00BB44CF"/>
    <w:rsid w:val="00BC432C"/>
    <w:rsid w:val="00BC4B5E"/>
    <w:rsid w:val="00BC79C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4E"/>
    <w:rsid w:val="00C05994"/>
    <w:rsid w:val="00C06676"/>
    <w:rsid w:val="00C10767"/>
    <w:rsid w:val="00C13B47"/>
    <w:rsid w:val="00C15D05"/>
    <w:rsid w:val="00C173F8"/>
    <w:rsid w:val="00C17515"/>
    <w:rsid w:val="00C24727"/>
    <w:rsid w:val="00C27530"/>
    <w:rsid w:val="00C33135"/>
    <w:rsid w:val="00C33DE1"/>
    <w:rsid w:val="00C34730"/>
    <w:rsid w:val="00C40FF2"/>
    <w:rsid w:val="00C41D0B"/>
    <w:rsid w:val="00C535A9"/>
    <w:rsid w:val="00C57731"/>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F2EF2"/>
    <w:rsid w:val="00DF3C5E"/>
    <w:rsid w:val="00DF3FA8"/>
    <w:rsid w:val="00DF4D0D"/>
    <w:rsid w:val="00DF5788"/>
    <w:rsid w:val="00E009B9"/>
    <w:rsid w:val="00E017B6"/>
    <w:rsid w:val="00E05DC9"/>
    <w:rsid w:val="00E0608F"/>
    <w:rsid w:val="00E11C0F"/>
    <w:rsid w:val="00E1225E"/>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2D65"/>
    <w:rsid w:val="00E9478D"/>
    <w:rsid w:val="00E94B6C"/>
    <w:rsid w:val="00E95BC6"/>
    <w:rsid w:val="00E95E62"/>
    <w:rsid w:val="00E96342"/>
    <w:rsid w:val="00E96556"/>
    <w:rsid w:val="00EA0979"/>
    <w:rsid w:val="00EA1E4F"/>
    <w:rsid w:val="00EA21F1"/>
    <w:rsid w:val="00EA284B"/>
    <w:rsid w:val="00EA3D66"/>
    <w:rsid w:val="00EA4300"/>
    <w:rsid w:val="00EA51AC"/>
    <w:rsid w:val="00EA6722"/>
    <w:rsid w:val="00EB0951"/>
    <w:rsid w:val="00EB0C11"/>
    <w:rsid w:val="00EB4096"/>
    <w:rsid w:val="00EB46D1"/>
    <w:rsid w:val="00EC021A"/>
    <w:rsid w:val="00EC1911"/>
    <w:rsid w:val="00EC1BDC"/>
    <w:rsid w:val="00EC1D64"/>
    <w:rsid w:val="00EC4558"/>
    <w:rsid w:val="00EC55AF"/>
    <w:rsid w:val="00ED1059"/>
    <w:rsid w:val="00EE1BC2"/>
    <w:rsid w:val="00EE26BF"/>
    <w:rsid w:val="00EE483D"/>
    <w:rsid w:val="00EF2360"/>
    <w:rsid w:val="00EF5FEC"/>
    <w:rsid w:val="00EF7FB7"/>
    <w:rsid w:val="00F02008"/>
    <w:rsid w:val="00F03978"/>
    <w:rsid w:val="00F04B20"/>
    <w:rsid w:val="00F0611C"/>
    <w:rsid w:val="00F073E4"/>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C0519853-2809-4F59-8604-58B73D226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55C"/>
    <w:rsid w:val="00F0555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5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9DA3C5-C4C4-4B07-9CD5-60ECD85BD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31</Pages>
  <Words>9436</Words>
  <Characters>53788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325</cp:revision>
  <cp:lastPrinted>2015-01-29T21:40:00Z</cp:lastPrinted>
  <dcterms:created xsi:type="dcterms:W3CDTF">2015-01-23T23:16:00Z</dcterms:created>
  <dcterms:modified xsi:type="dcterms:W3CDTF">2015-02-03T03:50:00Z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