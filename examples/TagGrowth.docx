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DB2C1" w14:textId="67F46B38" w:rsidR="00583292" w:rsidRPr="002C694D" w:rsidRDefault="00583292" w:rsidP="002C694D">
      <w:pPr>
        <w:tabs>
          <w:tab w:val="left" w:pos="360"/>
          <w:tab w:val="left" w:pos="720"/>
          <w:tab w:val="left" w:pos="8640"/>
        </w:tabs>
        <w:spacing w:after="0" w:line="480" w:lineRule="auto"/>
        <w:jc w:val="center"/>
        <w:rPr>
          <w:rFonts w:ascii="Times New Roman" w:hAnsi="Times New Roman" w:cs="Times New Roman"/>
          <w:b/>
          <w:sz w:val="28"/>
          <w:szCs w:val="28"/>
        </w:rPr>
      </w:pPr>
      <w:r w:rsidRPr="002C694D">
        <w:rPr>
          <w:rFonts w:ascii="Times New Roman" w:hAnsi="Times New Roman" w:cs="Times New Roman"/>
          <w:b/>
          <w:sz w:val="28"/>
          <w:szCs w:val="28"/>
        </w:rPr>
        <w:t xml:space="preserve">Variation in growth among individuals and over time: a case study and simulation experiment involving tagged Antarctic </w:t>
      </w:r>
      <w:proofErr w:type="spellStart"/>
      <w:r w:rsidRPr="002C694D">
        <w:rPr>
          <w:rFonts w:ascii="Times New Roman" w:hAnsi="Times New Roman" w:cs="Times New Roman"/>
          <w:b/>
          <w:sz w:val="28"/>
          <w:szCs w:val="28"/>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32EEAE45" w14:textId="6145D56B" w:rsidR="00C54E6E" w:rsidRDefault="00710EB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Organisms in the marine environment are likely to exhibit variation in growth among individuals, and this variation may be persistent (particular individuals growing faster/slower throughout the</w:t>
      </w:r>
      <w:r w:rsidR="008A434A">
        <w:rPr>
          <w:rFonts w:ascii="Times New Roman" w:hAnsi="Times New Roman" w:cs="Times New Roman"/>
          <w:sz w:val="24"/>
          <w:szCs w:val="24"/>
        </w:rPr>
        <w:t>ir</w:t>
      </w:r>
      <w:r>
        <w:rPr>
          <w:rFonts w:ascii="Times New Roman" w:hAnsi="Times New Roman" w:cs="Times New Roman"/>
          <w:sz w:val="24"/>
          <w:szCs w:val="24"/>
        </w:rPr>
        <w:t xml:space="preserve">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w:t>
      </w:r>
      <w:r w:rsidR="0052594F">
        <w:rPr>
          <w:rFonts w:ascii="Times New Roman" w:hAnsi="Times New Roman" w:cs="Times New Roman"/>
          <w:sz w:val="24"/>
          <w:szCs w:val="24"/>
        </w:rPr>
        <w:t xml:space="preserve">In this study, we </w:t>
      </w:r>
      <w:r w:rsidR="00C54E6E">
        <w:rPr>
          <w:rFonts w:ascii="Times New Roman" w:hAnsi="Times New Roman" w:cs="Times New Roman"/>
          <w:sz w:val="24"/>
          <w:szCs w:val="24"/>
        </w:rPr>
        <w:t xml:space="preserve">explicitly model </w:t>
      </w:r>
      <w:r>
        <w:rPr>
          <w:rFonts w:ascii="Times New Roman" w:hAnsi="Times New Roman" w:cs="Times New Roman"/>
          <w:sz w:val="24"/>
          <w:szCs w:val="24"/>
        </w:rPr>
        <w:t xml:space="preserve">persistent and transient variation </w:t>
      </w:r>
      <w:r w:rsidR="00C54E6E">
        <w:rPr>
          <w:rFonts w:ascii="Times New Roman" w:hAnsi="Times New Roman" w:cs="Times New Roman"/>
          <w:sz w:val="24"/>
          <w:szCs w:val="24"/>
        </w:rPr>
        <w:t>in growth rates</w:t>
      </w:r>
      <w:r w:rsidR="00DB1D55">
        <w:rPr>
          <w:rFonts w:ascii="Times New Roman" w:hAnsi="Times New Roman" w:cs="Times New Roman"/>
          <w:sz w:val="24"/>
          <w:szCs w:val="24"/>
        </w:rPr>
        <w:t xml:space="preserve"> </w:t>
      </w:r>
      <w:r>
        <w:rPr>
          <w:rFonts w:ascii="Times New Roman" w:hAnsi="Times New Roman" w:cs="Times New Roman"/>
          <w:sz w:val="24"/>
          <w:szCs w:val="24"/>
        </w:rPr>
        <w:t xml:space="preserve">among individuals </w:t>
      </w:r>
      <w:r w:rsidR="00DB1D55">
        <w:rPr>
          <w:rFonts w:ascii="Times New Roman" w:hAnsi="Times New Roman" w:cs="Times New Roman"/>
          <w:sz w:val="24"/>
          <w:szCs w:val="24"/>
        </w:rPr>
        <w:t>in a wild marine population</w:t>
      </w:r>
      <w:r w:rsidR="00D043BF">
        <w:rPr>
          <w:rFonts w:ascii="Times New Roman" w:hAnsi="Times New Roman" w:cs="Times New Roman"/>
          <w:sz w:val="24"/>
          <w:szCs w:val="24"/>
        </w:rPr>
        <w:t xml:space="preserve"> of Antarctic </w:t>
      </w:r>
      <w:proofErr w:type="spellStart"/>
      <w:r w:rsidR="00D043BF">
        <w:rPr>
          <w:rFonts w:ascii="Times New Roman" w:hAnsi="Times New Roman" w:cs="Times New Roman"/>
          <w:sz w:val="24"/>
          <w:szCs w:val="24"/>
        </w:rPr>
        <w:t>toothfish</w:t>
      </w:r>
      <w:proofErr w:type="spellEnd"/>
      <w:r w:rsidR="00D043BF">
        <w:rPr>
          <w:rFonts w:ascii="Times New Roman" w:hAnsi="Times New Roman" w:cs="Times New Roman"/>
          <w:sz w:val="24"/>
          <w:szCs w:val="24"/>
        </w:rPr>
        <w:t xml:space="preserve"> </w:t>
      </w:r>
      <w:r w:rsidR="00D043BF" w:rsidRPr="009C37AB">
        <w:rPr>
          <w:rFonts w:ascii="Times New Roman" w:hAnsi="Times New Roman" w:cs="Times New Roman"/>
          <w:sz w:val="24"/>
          <w:szCs w:val="24"/>
        </w:rPr>
        <w:t>(</w:t>
      </w:r>
      <w:proofErr w:type="spellStart"/>
      <w:r w:rsidR="00D043BF">
        <w:rPr>
          <w:rFonts w:ascii="Times New Roman" w:hAnsi="Times New Roman" w:cs="Times New Roman"/>
          <w:i/>
          <w:sz w:val="24"/>
          <w:szCs w:val="24"/>
        </w:rPr>
        <w:t>Dissostichus</w:t>
      </w:r>
      <w:proofErr w:type="spellEnd"/>
      <w:r w:rsidR="00D043BF">
        <w:rPr>
          <w:rFonts w:ascii="Times New Roman" w:hAnsi="Times New Roman" w:cs="Times New Roman"/>
          <w:i/>
          <w:sz w:val="24"/>
          <w:szCs w:val="24"/>
        </w:rPr>
        <w:t xml:space="preserve"> </w:t>
      </w:r>
      <w:proofErr w:type="spellStart"/>
      <w:r w:rsidR="00D043BF">
        <w:rPr>
          <w:rFonts w:ascii="Times New Roman" w:hAnsi="Times New Roman" w:cs="Times New Roman"/>
          <w:i/>
          <w:sz w:val="24"/>
          <w:szCs w:val="24"/>
        </w:rPr>
        <w:t>mawsoni</w:t>
      </w:r>
      <w:proofErr w:type="spellEnd"/>
      <w:r w:rsidR="00D043BF" w:rsidRPr="009C37AB">
        <w:rPr>
          <w:rFonts w:ascii="Times New Roman" w:hAnsi="Times New Roman" w:cs="Times New Roman"/>
          <w:sz w:val="24"/>
          <w:szCs w:val="24"/>
        </w:rPr>
        <w:t>)</w:t>
      </w:r>
      <w:r w:rsidR="00D043BF">
        <w:rPr>
          <w:rFonts w:ascii="Times New Roman" w:hAnsi="Times New Roman" w:cs="Times New Roman"/>
          <w:sz w:val="24"/>
          <w:szCs w:val="24"/>
        </w:rPr>
        <w:t xml:space="preserve"> in the Ross Sea</w:t>
      </w:r>
      <w:r>
        <w:rPr>
          <w:rFonts w:ascii="Times New Roman" w:hAnsi="Times New Roman" w:cs="Times New Roman"/>
          <w:sz w:val="24"/>
          <w:szCs w:val="24"/>
        </w:rPr>
        <w:t xml:space="preserve">, in addition to </w:t>
      </w:r>
      <w:r w:rsidR="0052594F">
        <w:rPr>
          <w:rFonts w:ascii="Times New Roman" w:hAnsi="Times New Roman" w:cs="Times New Roman"/>
          <w:sz w:val="24"/>
          <w:szCs w:val="24"/>
        </w:rPr>
        <w:t xml:space="preserve">sex-specific differences in </w:t>
      </w:r>
      <w:r>
        <w:rPr>
          <w:rFonts w:ascii="Times New Roman" w:hAnsi="Times New Roman" w:cs="Times New Roman"/>
          <w:sz w:val="24"/>
          <w:szCs w:val="24"/>
        </w:rPr>
        <w:t xml:space="preserve">average </w:t>
      </w:r>
      <w:r w:rsidR="0052594F">
        <w:rPr>
          <w:rFonts w:ascii="Times New Roman" w:hAnsi="Times New Roman" w:cs="Times New Roman"/>
          <w:sz w:val="24"/>
          <w:szCs w:val="24"/>
        </w:rPr>
        <w:t>growth rates</w:t>
      </w:r>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 implemented using maximum marginal likelihood estimation</w:t>
      </w:r>
      <w:r w:rsidR="00D30472">
        <w:rPr>
          <w:rFonts w:ascii="Times New Roman" w:hAnsi="Times New Roman" w:cs="Times New Roman"/>
          <w:sz w:val="24"/>
          <w:szCs w:val="24"/>
        </w:rPr>
        <w:t xml:space="preserve"> and validated using a simulation study</w:t>
      </w:r>
      <w:r w:rsidR="00BD25B3">
        <w:rPr>
          <w:rFonts w:ascii="Times New Roman" w:hAnsi="Times New Roman" w:cs="Times New Roman"/>
          <w:sz w:val="24"/>
          <w:szCs w:val="24"/>
        </w:rPr>
        <w:t xml:space="preserve">.  The code is distributed as a publicly available package </w:t>
      </w:r>
      <w:proofErr w:type="spellStart"/>
      <w:r>
        <w:rPr>
          <w:rFonts w:ascii="Times New Roman" w:hAnsi="Times New Roman" w:cs="Times New Roman"/>
          <w:i/>
          <w:sz w:val="24"/>
          <w:szCs w:val="24"/>
        </w:rPr>
        <w:t>TagGrowth</w:t>
      </w:r>
      <w:proofErr w:type="spellEnd"/>
      <w:r>
        <w:rPr>
          <w:rFonts w:ascii="Times New Roman" w:hAnsi="Times New Roman" w:cs="Times New Roman"/>
          <w:sz w:val="24"/>
          <w:szCs w:val="24"/>
        </w:rPr>
        <w:t xml:space="preserve"> </w:t>
      </w:r>
      <w:r w:rsidR="00BD25B3">
        <w:rPr>
          <w:rFonts w:ascii="Times New Roman" w:hAnsi="Times New Roman" w:cs="Times New Roman"/>
          <w:sz w:val="24"/>
          <w:szCs w:val="24"/>
        </w:rPr>
        <w:t>in the R statistical environment.</w:t>
      </w:r>
      <w:r w:rsidR="009935C6">
        <w:rPr>
          <w:rFonts w:ascii="Times New Roman" w:hAnsi="Times New Roman" w:cs="Times New Roman"/>
          <w:sz w:val="24"/>
          <w:szCs w:val="24"/>
        </w:rPr>
        <w:t xml:space="preserve">  </w:t>
      </w:r>
      <w:r w:rsidR="00C202D7">
        <w:rPr>
          <w:rFonts w:ascii="Times New Roman" w:hAnsi="Times New Roman" w:cs="Times New Roman"/>
          <w:sz w:val="24"/>
          <w:szCs w:val="24"/>
        </w:rPr>
        <w:t xml:space="preserve">Using these data, we show that we can </w:t>
      </w:r>
      <w:r>
        <w:rPr>
          <w:rFonts w:ascii="Times New Roman" w:hAnsi="Times New Roman" w:cs="Times New Roman"/>
          <w:sz w:val="24"/>
          <w:szCs w:val="24"/>
        </w:rPr>
        <w:t>accurately estimate parameters representing the magnitude of persistent and transient variation in growth</w:t>
      </w:r>
      <w:r w:rsidR="00C202D7">
        <w:rPr>
          <w:rFonts w:ascii="Times New Roman" w:hAnsi="Times New Roman" w:cs="Times New Roman"/>
          <w:sz w:val="24"/>
          <w:szCs w:val="24"/>
        </w:rPr>
        <w:t xml:space="preserve"> </w:t>
      </w:r>
      <w:r>
        <w:rPr>
          <w:rFonts w:ascii="Times New Roman" w:hAnsi="Times New Roman" w:cs="Times New Roman"/>
          <w:sz w:val="24"/>
          <w:szCs w:val="24"/>
        </w:rPr>
        <w:t>rates</w:t>
      </w:r>
      <w:r w:rsidR="00C202D7">
        <w:rPr>
          <w:rFonts w:ascii="Times New Roman" w:hAnsi="Times New Roman" w:cs="Times New Roman"/>
          <w:sz w:val="24"/>
          <w:szCs w:val="24"/>
        </w:rPr>
        <w:t xml:space="preserve">.  These models suggest that </w:t>
      </w:r>
      <w:r w:rsidR="00B872D1">
        <w:rPr>
          <w:rFonts w:ascii="Times New Roman" w:hAnsi="Times New Roman" w:cs="Times New Roman"/>
          <w:sz w:val="24"/>
          <w:szCs w:val="24"/>
        </w:rPr>
        <w:t xml:space="preserve">transient </w:t>
      </w:r>
      <w:r w:rsidR="00C202D7">
        <w:rPr>
          <w:rFonts w:ascii="Times New Roman" w:hAnsi="Times New Roman" w:cs="Times New Roman"/>
          <w:sz w:val="24"/>
          <w:szCs w:val="24"/>
        </w:rPr>
        <w:t>variation among individuals accounts for up to half of the total variability in this species.  A simulation study suggests that the parameters estimated in these models are unbiased</w:t>
      </w:r>
      <w:r w:rsidR="00603447">
        <w:rPr>
          <w:rFonts w:ascii="Times New Roman" w:hAnsi="Times New Roman" w:cs="Times New Roman"/>
          <w:sz w:val="24"/>
          <w:szCs w:val="24"/>
        </w:rPr>
        <w:t xml:space="preserve"> given the sample sizes (315</w:t>
      </w:r>
      <w:r>
        <w:rPr>
          <w:rFonts w:ascii="Times New Roman" w:hAnsi="Times New Roman" w:cs="Times New Roman"/>
          <w:sz w:val="24"/>
          <w:szCs w:val="24"/>
        </w:rPr>
        <w:t xml:space="preserve"> individuals </w:t>
      </w:r>
      <w:r w:rsidR="00ED1492">
        <w:rPr>
          <w:rFonts w:ascii="Times New Roman" w:hAnsi="Times New Roman" w:cs="Times New Roman"/>
          <w:sz w:val="24"/>
          <w:szCs w:val="24"/>
        </w:rPr>
        <w:t xml:space="preserve">tagged and </w:t>
      </w:r>
      <w:r>
        <w:rPr>
          <w:rFonts w:ascii="Times New Roman" w:hAnsi="Times New Roman" w:cs="Times New Roman"/>
          <w:sz w:val="24"/>
          <w:szCs w:val="24"/>
        </w:rPr>
        <w:t xml:space="preserve">recaptured over </w:t>
      </w:r>
      <w:r w:rsidR="00ED1492">
        <w:rPr>
          <w:rFonts w:ascii="Times New Roman" w:hAnsi="Times New Roman" w:cs="Times New Roman"/>
          <w:sz w:val="24"/>
          <w:szCs w:val="24"/>
        </w:rPr>
        <w:t>10</w:t>
      </w:r>
      <w:r>
        <w:rPr>
          <w:rFonts w:ascii="Times New Roman" w:hAnsi="Times New Roman" w:cs="Times New Roman"/>
          <w:sz w:val="24"/>
          <w:szCs w:val="24"/>
        </w:rPr>
        <w:t xml:space="preserve"> years)</w:t>
      </w:r>
      <w:r w:rsidR="00C202D7">
        <w:rPr>
          <w:rFonts w:ascii="Times New Roman" w:hAnsi="Times New Roman" w:cs="Times New Roman"/>
          <w:sz w:val="24"/>
          <w:szCs w:val="24"/>
        </w:rPr>
        <w:t>.</w:t>
      </w:r>
      <w:r>
        <w:rPr>
          <w:rFonts w:ascii="Times New Roman" w:hAnsi="Times New Roman" w:cs="Times New Roman"/>
          <w:sz w:val="24"/>
          <w:szCs w:val="24"/>
        </w:rPr>
        <w:t xml:space="preserve">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w:t>
      </w:r>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6F9CF60F"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time-varying growth; random</w:t>
      </w:r>
      <w:r w:rsidR="00B45861">
        <w:rPr>
          <w:rFonts w:ascii="Times New Roman" w:hAnsi="Times New Roman" w:cs="Times New Roman"/>
          <w:sz w:val="24"/>
          <w:szCs w:val="24"/>
        </w:rPr>
        <w:t xml:space="preserve"> effect; von </w:t>
      </w:r>
      <w:proofErr w:type="spellStart"/>
      <w:r w:rsidR="00B45861">
        <w:rPr>
          <w:rFonts w:ascii="Times New Roman" w:hAnsi="Times New Roman" w:cs="Times New Roman"/>
          <w:sz w:val="24"/>
          <w:szCs w:val="24"/>
        </w:rPr>
        <w:t>Bertalanffy</w:t>
      </w:r>
      <w:proofErr w:type="spellEnd"/>
      <w:r w:rsidR="00B45861">
        <w:rPr>
          <w:rFonts w:ascii="Times New Roman" w:hAnsi="Times New Roman" w:cs="Times New Roman"/>
          <w:sz w:val="24"/>
          <w:szCs w:val="24"/>
        </w:rPr>
        <w:t xml:space="preserve"> growth</w:t>
      </w:r>
    </w:p>
    <w:p w14:paraId="1B462F5D" w14:textId="77777777" w:rsidR="00B45861" w:rsidRDefault="00B45861">
      <w:pPr>
        <w:tabs>
          <w:tab w:val="left" w:pos="360"/>
          <w:tab w:val="left" w:pos="720"/>
          <w:tab w:val="left" w:pos="8640"/>
        </w:tabs>
        <w:spacing w:after="0" w:line="480" w:lineRule="auto"/>
        <w:rPr>
          <w:rFonts w:ascii="Times New Roman" w:hAnsi="Times New Roman" w:cs="Times New Roman"/>
          <w:sz w:val="24"/>
          <w:szCs w:val="24"/>
        </w:rPr>
      </w:pPr>
    </w:p>
    <w:p w14:paraId="23B1A5BC" w14:textId="1796FF5F" w:rsidR="00B45861" w:rsidRPr="00B45861" w:rsidRDefault="00B45861">
      <w:pPr>
        <w:tabs>
          <w:tab w:val="left" w:pos="360"/>
          <w:tab w:val="left" w:pos="720"/>
          <w:tab w:val="left" w:pos="8640"/>
        </w:tabs>
        <w:spacing w:after="0" w:line="480" w:lineRule="auto"/>
        <w:rPr>
          <w:rFonts w:ascii="Times New Roman" w:hAnsi="Times New Roman" w:cs="Times New Roman"/>
          <w:b/>
          <w:sz w:val="24"/>
          <w:szCs w:val="24"/>
        </w:rPr>
      </w:pPr>
      <w:r w:rsidRPr="00B45861">
        <w:rPr>
          <w:rFonts w:ascii="Times New Roman" w:hAnsi="Times New Roman" w:cs="Times New Roman"/>
          <w:b/>
          <w:sz w:val="24"/>
          <w:szCs w:val="24"/>
        </w:rPr>
        <w:t>Highlights</w:t>
      </w:r>
    </w:p>
    <w:p w14:paraId="70FF9228" w14:textId="08F6DF06" w:rsidR="00B45861"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explicitly model </w:t>
      </w:r>
      <w:r w:rsidR="00E32154">
        <w:rPr>
          <w:rFonts w:ascii="Times New Roman" w:hAnsi="Times New Roman" w:cs="Times New Roman"/>
          <w:sz w:val="24"/>
          <w:szCs w:val="24"/>
        </w:rPr>
        <w:t>persistent (particular individuals growing faster/slower throughout the</w:t>
      </w:r>
      <w:r w:rsidR="008A434A">
        <w:rPr>
          <w:rFonts w:ascii="Times New Roman" w:hAnsi="Times New Roman" w:cs="Times New Roman"/>
          <w:sz w:val="24"/>
          <w:szCs w:val="24"/>
        </w:rPr>
        <w:t>ir</w:t>
      </w:r>
      <w:r w:rsidR="00E32154">
        <w:rPr>
          <w:rFonts w:ascii="Times New Roman" w:hAnsi="Times New Roman" w:cs="Times New Roman"/>
          <w:sz w:val="24"/>
          <w:szCs w:val="24"/>
        </w:rPr>
        <w:t xml:space="preserve"> entire lifetime) and transient (particular individuals growing faster in one year than another year) variation in growth rates among individuals</w:t>
      </w:r>
      <w:r>
        <w:rPr>
          <w:rFonts w:ascii="Times New Roman" w:hAnsi="Times New Roman" w:cs="Times New Roman"/>
          <w:sz w:val="24"/>
          <w:szCs w:val="24"/>
        </w:rPr>
        <w:t>.</w:t>
      </w:r>
    </w:p>
    <w:p w14:paraId="552D889F" w14:textId="1B69422C" w:rsidR="00217612"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apply the model to </w:t>
      </w:r>
      <w:r w:rsidR="00E32154">
        <w:rPr>
          <w:rFonts w:ascii="Times New Roman" w:hAnsi="Times New Roman" w:cs="Times New Roman"/>
          <w:sz w:val="24"/>
          <w:szCs w:val="24"/>
        </w:rPr>
        <w:t xml:space="preserve">a wild marine population of </w:t>
      </w:r>
      <w:r>
        <w:rPr>
          <w:rFonts w:ascii="Times New Roman" w:hAnsi="Times New Roman" w:cs="Times New Roman"/>
          <w:sz w:val="24"/>
          <w:szCs w:val="24"/>
        </w:rPr>
        <w:t xml:space="preserve">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w:t>
      </w:r>
      <w:r w:rsidR="00E32154">
        <w:rPr>
          <w:rFonts w:ascii="Times New Roman" w:hAnsi="Times New Roman" w:cs="Times New Roman"/>
          <w:sz w:val="24"/>
          <w:szCs w:val="24"/>
        </w:rPr>
        <w:t>validate using a simulation study</w:t>
      </w:r>
      <w:r>
        <w:rPr>
          <w:rFonts w:ascii="Times New Roman" w:hAnsi="Times New Roman" w:cs="Times New Roman"/>
          <w:sz w:val="24"/>
          <w:szCs w:val="24"/>
        </w:rPr>
        <w:t>.</w:t>
      </w:r>
    </w:p>
    <w:p w14:paraId="2EFF81A5" w14:textId="489CE889" w:rsidR="00C202D7" w:rsidRDefault="005A2009"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Transient</w:t>
      </w:r>
      <w:r w:rsidR="00C202D7">
        <w:rPr>
          <w:rFonts w:ascii="Times New Roman" w:hAnsi="Times New Roman" w:cs="Times New Roman"/>
          <w:sz w:val="24"/>
          <w:szCs w:val="24"/>
        </w:rPr>
        <w:t xml:space="preserve"> variation accounts for up to half of the total variability in Antarctic </w:t>
      </w:r>
      <w:proofErr w:type="spellStart"/>
      <w:r w:rsidR="00C202D7">
        <w:rPr>
          <w:rFonts w:ascii="Times New Roman" w:hAnsi="Times New Roman" w:cs="Times New Roman"/>
          <w:sz w:val="24"/>
          <w:szCs w:val="24"/>
        </w:rPr>
        <w:t>toothfish</w:t>
      </w:r>
      <w:proofErr w:type="spellEnd"/>
      <w:r w:rsidR="00C202D7">
        <w:rPr>
          <w:rFonts w:ascii="Times New Roman" w:hAnsi="Times New Roman" w:cs="Times New Roman"/>
          <w:sz w:val="24"/>
          <w:szCs w:val="24"/>
        </w:rPr>
        <w:t>.</w:t>
      </w:r>
    </w:p>
    <w:p w14:paraId="1B067474" w14:textId="6F6D56C6" w:rsidR="008D4AE9" w:rsidRDefault="00810AB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The s</w:t>
      </w:r>
      <w:r w:rsidR="00C202D7">
        <w:rPr>
          <w:rFonts w:ascii="Times New Roman" w:hAnsi="Times New Roman" w:cs="Times New Roman"/>
          <w:sz w:val="24"/>
          <w:szCs w:val="24"/>
        </w:rPr>
        <w:t>imulation</w:t>
      </w:r>
      <w:r>
        <w:rPr>
          <w:rFonts w:ascii="Times New Roman" w:hAnsi="Times New Roman" w:cs="Times New Roman"/>
          <w:sz w:val="24"/>
          <w:szCs w:val="24"/>
        </w:rPr>
        <w:t xml:space="preserve"> study</w:t>
      </w:r>
      <w:r w:rsidR="00C202D7">
        <w:rPr>
          <w:rFonts w:ascii="Times New Roman" w:hAnsi="Times New Roman" w:cs="Times New Roman"/>
          <w:sz w:val="24"/>
          <w:szCs w:val="24"/>
        </w:rPr>
        <w:t xml:space="preserve"> suggests that </w:t>
      </w:r>
      <w:r>
        <w:rPr>
          <w:rFonts w:ascii="Times New Roman" w:hAnsi="Times New Roman" w:cs="Times New Roman"/>
          <w:sz w:val="24"/>
          <w:szCs w:val="24"/>
        </w:rPr>
        <w:t>these models are</w:t>
      </w:r>
      <w:r w:rsidR="00C202D7">
        <w:rPr>
          <w:rFonts w:ascii="Times New Roman" w:hAnsi="Times New Roman" w:cs="Times New Roman"/>
          <w:sz w:val="24"/>
          <w:szCs w:val="24"/>
        </w:rPr>
        <w:t xml:space="preserve"> approximately unbiased</w:t>
      </w:r>
      <w:r>
        <w:rPr>
          <w:rFonts w:ascii="Times New Roman" w:hAnsi="Times New Roman" w:cs="Times New Roman"/>
          <w:sz w:val="24"/>
          <w:szCs w:val="24"/>
        </w:rPr>
        <w:t xml:space="preserve"> given the available sample sizes</w:t>
      </w:r>
      <w:r w:rsidR="00C202D7">
        <w:rPr>
          <w:rFonts w:ascii="Times New Roman" w:hAnsi="Times New Roman" w:cs="Times New Roman"/>
          <w:sz w:val="24"/>
          <w:szCs w:val="24"/>
        </w:rPr>
        <w:t>.</w:t>
      </w:r>
    </w:p>
    <w:p w14:paraId="61D3D189" w14:textId="619D3D2A" w:rsidR="00C202D7" w:rsidRPr="00B45861"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code is made </w:t>
      </w:r>
      <w:r w:rsidR="003E7181">
        <w:rPr>
          <w:rFonts w:ascii="Times New Roman" w:hAnsi="Times New Roman" w:cs="Times New Roman"/>
          <w:sz w:val="24"/>
          <w:szCs w:val="24"/>
        </w:rPr>
        <w:t>publically</w:t>
      </w:r>
      <w:r w:rsidR="002C694D">
        <w:rPr>
          <w:rFonts w:ascii="Times New Roman" w:hAnsi="Times New Roman" w:cs="Times New Roman"/>
          <w:sz w:val="24"/>
          <w:szCs w:val="24"/>
        </w:rPr>
        <w:t xml:space="preserve"> available</w:t>
      </w:r>
      <w:r w:rsidR="00EB28FA">
        <w:rPr>
          <w:rFonts w:ascii="Times New Roman" w:hAnsi="Times New Roman" w:cs="Times New Roman"/>
          <w:sz w:val="24"/>
          <w:szCs w:val="24"/>
        </w:rPr>
        <w:t xml:space="preserve"> as an R package </w:t>
      </w:r>
      <w:proofErr w:type="spellStart"/>
      <w:r w:rsidR="00EB28FA">
        <w:rPr>
          <w:rFonts w:ascii="Times New Roman" w:hAnsi="Times New Roman" w:cs="Times New Roman"/>
          <w:i/>
          <w:sz w:val="24"/>
          <w:szCs w:val="24"/>
        </w:rPr>
        <w:t>TagGrowth</w:t>
      </w:r>
      <w:proofErr w:type="spellEnd"/>
      <w:r>
        <w:rPr>
          <w:rFonts w:ascii="Times New Roman" w:hAnsi="Times New Roman" w:cs="Times New Roman"/>
          <w:sz w:val="24"/>
          <w:szCs w:val="24"/>
        </w:rPr>
        <w:t>.</w:t>
      </w:r>
    </w:p>
    <w:p w14:paraId="4465874E" w14:textId="77777777" w:rsidR="003B2528" w:rsidRDefault="003B2528">
      <w:pPr>
        <w:tabs>
          <w:tab w:val="left" w:pos="360"/>
          <w:tab w:val="left" w:pos="720"/>
          <w:tab w:val="left" w:pos="8640"/>
        </w:tabs>
        <w:spacing w:after="0" w:line="480" w:lineRule="auto"/>
        <w:rPr>
          <w:rFonts w:ascii="Times New Roman" w:hAnsi="Times New Roman" w:cs="Times New Roman"/>
          <w:b/>
          <w:sz w:val="24"/>
          <w:szCs w:val="24"/>
        </w:rPr>
      </w:pPr>
    </w:p>
    <w:p w14:paraId="3FD6BDCF" w14:textId="68606A84" w:rsidR="003B2528" w:rsidRDefault="002A2AD5">
      <w:pPr>
        <w:tabs>
          <w:tab w:val="left" w:pos="360"/>
          <w:tab w:val="left" w:pos="720"/>
          <w:tab w:val="left" w:pos="8640"/>
        </w:tabs>
        <w:spacing w:after="0" w:line="480" w:lineRule="auto"/>
        <w:rPr>
          <w:rFonts w:ascii="Courier New" w:hAnsi="Courier New" w:cs="Courier New"/>
        </w:rPr>
      </w:pPr>
      <w:hyperlink r:id="rId8" w:anchor="40100" w:history="1">
        <w:r w:rsidR="003B2528" w:rsidRPr="00DE7E93">
          <w:rPr>
            <w:rStyle w:val="Hyperlink"/>
            <w:rFonts w:ascii="Courier New" w:hAnsi="Courier New" w:cs="Courier New"/>
          </w:rPr>
          <w:t>http://www.elsevier.com/journals/fisheries-research/0165-7836/guide-for-authors#40100</w:t>
        </w:r>
      </w:hyperlink>
    </w:p>
    <w:p w14:paraId="63E2AEE3" w14:textId="487943F5"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5EEEAC43"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w:t>
      </w:r>
      <w:r w:rsidR="00FB5CE1">
        <w:rPr>
          <w:rFonts w:ascii="Times New Roman" w:hAnsi="Times New Roman" w:cs="Times New Roman"/>
          <w:sz w:val="24"/>
          <w:szCs w:val="24"/>
        </w:rPr>
        <w:t xml:space="preserve"> </w:t>
      </w:r>
      <w:r w:rsidR="00FB5CE1">
        <w:rPr>
          <w:rFonts w:ascii="Times New Roman" w:hAnsi="Times New Roman" w:cs="Times New Roman"/>
          <w:sz w:val="24"/>
          <w:szCs w:val="24"/>
        </w:rPr>
        <w:fldChar w:fldCharType="begin"/>
      </w:r>
      <w:r w:rsidR="00FB5CE1">
        <w:rPr>
          <w:rFonts w:ascii="Times New Roman" w:hAnsi="Times New Roman" w:cs="Times New Roman"/>
          <w:sz w:val="24"/>
          <w:szCs w:val="24"/>
        </w:rPr>
        <w:instrText xml:space="preserve"> ADDIN ZOTERO_ITEM CSL_CITATION {"citationID":"1lfnegiqi3","properties":{"formattedCitation":"(Shelton et al., 2013)","plainCitation":"(Shelton et al., 2013)"},"citationItems":[{"id":"1kvtVTBZ/T0KTvycI","uris":["http://zotero.org/users/251206/items/EFDWH7VZ"],"uri":["http://zotero.org/users/251206/items/EFDWH7VZ"],"itemData":{"id":"1kvtVTBZ/T0KTvycI","type":"article-journal","title":"Separating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M."},{"family":"Mangel","given":"Marc"}],"issued":{"year":2013},"accessed":{"year":2013,"month":10,"day":8},"page-first":"799","container-title-short":"Am. Nat."}}],"schema":"https://github.com/citation-style-language/schema/raw/master/csl-citation.json"} </w:instrText>
      </w:r>
      <w:r w:rsidR="00FB5CE1">
        <w:rPr>
          <w:rFonts w:ascii="Times New Roman" w:hAnsi="Times New Roman" w:cs="Times New Roman"/>
          <w:sz w:val="24"/>
          <w:szCs w:val="24"/>
        </w:rPr>
        <w:fldChar w:fldCharType="separate"/>
      </w:r>
      <w:r w:rsidR="00FB5CE1" w:rsidRPr="00FB5CE1">
        <w:rPr>
          <w:rFonts w:ascii="Times New Roman" w:hAnsi="Times New Roman" w:cs="Times New Roman"/>
          <w:sz w:val="24"/>
        </w:rPr>
        <w:t>(Shelton et al., 2013)</w:t>
      </w:r>
      <w:r w:rsidR="00FB5CE1">
        <w:rPr>
          <w:rFonts w:ascii="Times New Roman" w:hAnsi="Times New Roman" w:cs="Times New Roman"/>
          <w:sz w:val="24"/>
          <w:szCs w:val="24"/>
        </w:rPr>
        <w:fldChar w:fldCharType="end"/>
      </w:r>
      <w:r>
        <w:rPr>
          <w:rFonts w:ascii="Times New Roman" w:hAnsi="Times New Roman" w:cs="Times New Roman"/>
          <w:sz w:val="24"/>
          <w:szCs w:val="24"/>
        </w:rPr>
        <w:t xml:space="preserve">.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75FE7B6F"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17F5608A"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r w:rsidR="00410ED6">
        <w:rPr>
          <w:rFonts w:ascii="Times New Roman" w:hAnsi="Times New Roman" w:cs="Times New Roman"/>
          <w:sz w:val="24"/>
          <w:szCs w:val="24"/>
        </w:rPr>
        <w:t>Sex</w:t>
      </w:r>
      <w:r w:rsidR="00611A3B">
        <w:rPr>
          <w:rFonts w:ascii="Times New Roman" w:hAnsi="Times New Roman" w:cs="Times New Roman"/>
          <w:sz w:val="24"/>
          <w:szCs w:val="24"/>
        </w:rPr>
        <w:t>-specific differences in behavior</w:t>
      </w:r>
      <w:r w:rsidR="00410ED6">
        <w:rPr>
          <w:rFonts w:ascii="Times New Roman" w:hAnsi="Times New Roman" w:cs="Times New Roman"/>
          <w:sz w:val="24"/>
          <w:szCs w:val="24"/>
        </w:rPr>
        <w:t xml:space="preserve"> can also </w:t>
      </w:r>
      <w:r w:rsidR="00EB28FA">
        <w:rPr>
          <w:rFonts w:ascii="Times New Roman" w:hAnsi="Times New Roman" w:cs="Times New Roman"/>
          <w:sz w:val="24"/>
          <w:szCs w:val="24"/>
        </w:rPr>
        <w:t xml:space="preserve">result in </w:t>
      </w:r>
      <w:r w:rsidR="00611A3B">
        <w:rPr>
          <w:rFonts w:ascii="Times New Roman" w:hAnsi="Times New Roman" w:cs="Times New Roman"/>
          <w:sz w:val="24"/>
          <w:szCs w:val="24"/>
        </w:rPr>
        <w:t>differences</w:t>
      </w:r>
      <w:r w:rsidR="00410ED6">
        <w:rPr>
          <w:rFonts w:ascii="Times New Roman" w:hAnsi="Times New Roman" w:cs="Times New Roman"/>
          <w:sz w:val="24"/>
          <w:szCs w:val="24"/>
        </w:rPr>
        <w:t xml:space="preserve"> in growth rates</w:t>
      </w:r>
      <w:r w:rsidR="00611A3B">
        <w:rPr>
          <w:rFonts w:ascii="Times New Roman" w:hAnsi="Times New Roman" w:cs="Times New Roman"/>
          <w:sz w:val="24"/>
          <w:szCs w:val="24"/>
        </w:rPr>
        <w:t xml:space="preserve"> </w:t>
      </w:r>
      <w:r w:rsidR="00EB28FA">
        <w:rPr>
          <w:rFonts w:ascii="Times New Roman" w:hAnsi="Times New Roman" w:cs="Times New Roman"/>
          <w:sz w:val="24"/>
          <w:szCs w:val="24"/>
        </w:rPr>
        <w:t>between males and females</w:t>
      </w:r>
      <w:r w:rsidR="00587D96">
        <w:rPr>
          <w:rFonts w:ascii="Times New Roman" w:hAnsi="Times New Roman" w:cs="Times New Roman"/>
          <w:sz w:val="24"/>
          <w:szCs w:val="24"/>
        </w:rPr>
        <w:t xml:space="preserve"> </w:t>
      </w:r>
      <w:r w:rsidR="00587D96">
        <w:rPr>
          <w:rFonts w:ascii="Times New Roman" w:hAnsi="Times New Roman" w:cs="Times New Roman"/>
          <w:sz w:val="24"/>
          <w:szCs w:val="24"/>
        </w:rPr>
        <w:fldChar w:fldCharType="begin"/>
      </w:r>
      <w:r w:rsidR="00587D96">
        <w:rPr>
          <w:rFonts w:ascii="Times New Roman" w:hAnsi="Times New Roman" w:cs="Times New Roman"/>
          <w:sz w:val="24"/>
          <w:szCs w:val="24"/>
        </w:rPr>
        <w:instrText xml:space="preserve"> ADDIN ZOTERO_ITEM CSL_CITATION {"citationID":"195lp4l5tb","properties":{"formattedCitation":"(Biro and Sampson, 2015)","plainCitation":"(Biro and Sampson, 2015)"},"citationItems":[{"id":9,"uris":["http://zotero.org/users/local/UQR2zlZa/items/UAT75PKD"],"uri":["http://zotero.org/users/local/UQR2zlZa/items/UAT75PKD"],"itemData":{"id":9,"type":"article-journal","title":"Fishing directly selects on growth rate via behaviour: implications of growth-selection that is independent of size","container-title":"Proceedings of the Royal Society B: Biological Sciences","page":"20142283-20142283","volume":"282","issue":"1802","source":"CrossRef","DOI":"10.1098/rspb.2014.2283","ISSN":"0962-8452, 1471-2954","shortTitle":"Fishing directly selects on growth rate via behaviour","language":"en","author":[{"family":"Biro","given":"P. A."},{"family":"Sampson","given":"P."}],"issued":{"date-parts":[["2015",1,21]]},"accessed":{"date-parts":[["2015",2,17]]}}}],"schema":"https://github.com/citation-style-language/schema/raw/master/csl-citation.json"} </w:instrText>
      </w:r>
      <w:r w:rsidR="00587D96">
        <w:rPr>
          <w:rFonts w:ascii="Times New Roman" w:hAnsi="Times New Roman" w:cs="Times New Roman"/>
          <w:sz w:val="24"/>
          <w:szCs w:val="24"/>
        </w:rPr>
        <w:fldChar w:fldCharType="separate"/>
      </w:r>
      <w:r w:rsidR="00587D96" w:rsidRPr="00587D96">
        <w:rPr>
          <w:rFonts w:ascii="Times New Roman" w:hAnsi="Times New Roman" w:cs="Times New Roman"/>
          <w:sz w:val="24"/>
        </w:rPr>
        <w:t>(Biro and Sampson, 2015)</w:t>
      </w:r>
      <w:r w:rsidR="00587D96">
        <w:rPr>
          <w:rFonts w:ascii="Times New Roman" w:hAnsi="Times New Roman" w:cs="Times New Roman"/>
          <w:sz w:val="24"/>
          <w:szCs w:val="24"/>
        </w:rPr>
        <w:fldChar w:fldCharType="end"/>
      </w:r>
      <w:r w:rsidR="00410ED6">
        <w:rPr>
          <w:rFonts w:ascii="Times New Roman" w:hAnsi="Times New Roman" w:cs="Times New Roman"/>
          <w:sz w:val="24"/>
          <w:szCs w:val="24"/>
        </w:rPr>
        <w:t>.</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00ACC0F4" w:rsidR="00091C30" w:rsidRDefault="00EB28FA">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Transient </w:t>
      </w:r>
      <w:r w:rsidR="00091C30">
        <w:rPr>
          <w:rFonts w:ascii="Times New Roman" w:hAnsi="Times New Roman" w:cs="Times New Roman"/>
          <w:sz w:val="24"/>
          <w:szCs w:val="24"/>
        </w:rPr>
        <w:t xml:space="preserve">variation </w:t>
      </w:r>
      <w:r>
        <w:rPr>
          <w:rFonts w:ascii="Times New Roman" w:hAnsi="Times New Roman" w:cs="Times New Roman"/>
          <w:sz w:val="24"/>
          <w:szCs w:val="24"/>
        </w:rPr>
        <w:t xml:space="preserve">over time for a given individual </w:t>
      </w:r>
      <w:r w:rsidR="00091C30">
        <w:rPr>
          <w:rFonts w:ascii="Times New Roman" w:hAnsi="Times New Roman" w:cs="Times New Roman"/>
          <w:sz w:val="24"/>
          <w:szCs w:val="24"/>
        </w:rPr>
        <w:t>(i.e., individuals will have spurts and drops in growth rates).</w:t>
      </w:r>
    </w:p>
    <w:p w14:paraId="0DCC0A09" w14:textId="0D980FD7"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w:t>
      </w:r>
      <w:r>
        <w:rPr>
          <w:rFonts w:ascii="Times New Roman" w:hAnsi="Times New Roman" w:cs="Times New Roman"/>
          <w:sz w:val="24"/>
          <w:szCs w:val="24"/>
        </w:rPr>
        <w:lastRenderedPageBreak/>
        <w:t xml:space="preserve">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{"citationID":"21c5sbv256","properties":{"formattedCitation":"(Gelman, 2005; Larsen et al., 2001)","plainCitation":"(Gelman, 2005; Larsen et al., 2001)"},"citationItems":[{"id":2995,"uris":["http://zotero.org/users/251206/items/UNW6RT3T"],"uri":["http://zotero.org/users/251206/items/UNW6RT3T"],"itemData":{"id":2995,"type":"article-journal","title":"Designs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002F1BE7" w:rsidRPr="002F1BE7">
        <w:rPr>
          <w:rFonts w:ascii="Times New Roman" w:hAnsi="Times New Roman" w:cs="Times New Roman"/>
          <w:sz w:val="24"/>
        </w:rPr>
        <w:t>(Gelman, 2005; Larsen et al., 2001)</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015AF7B5"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via analysis of hard parts</w:t>
      </w:r>
      <w:r w:rsidR="00EB28FA">
        <w:rPr>
          <w:rFonts w:ascii="Times New Roman" w:hAnsi="Times New Roman" w:cs="Times New Roman"/>
          <w:sz w:val="24"/>
          <w:szCs w:val="24"/>
        </w:rPr>
        <w:t xml:space="preserve"> (e.g., </w:t>
      </w:r>
      <w:proofErr w:type="spellStart"/>
      <w:r w:rsidR="00EB28FA">
        <w:rPr>
          <w:rFonts w:ascii="Times New Roman" w:hAnsi="Times New Roman" w:cs="Times New Roman"/>
          <w:sz w:val="24"/>
          <w:szCs w:val="24"/>
        </w:rPr>
        <w:t>otoliths</w:t>
      </w:r>
      <w:proofErr w:type="spellEnd"/>
      <w:r w:rsidR="00EB28FA">
        <w:rPr>
          <w:rFonts w:ascii="Times New Roman" w:hAnsi="Times New Roman" w:cs="Times New Roman"/>
          <w:sz w:val="24"/>
          <w:szCs w:val="24"/>
        </w:rPr>
        <w:t>)</w:t>
      </w:r>
      <w:r w:rsidR="00C62558">
        <w:rPr>
          <w:rFonts w:ascii="Times New Roman" w:hAnsi="Times New Roman" w:cs="Times New Roman"/>
          <w:sz w:val="24"/>
          <w:szCs w:val="24"/>
        </w:rPr>
        <w:t xml:space="preserve">.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0AF659D0"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w:t>
      </w:r>
      <w:r w:rsidR="00EB28FA">
        <w:rPr>
          <w:rFonts w:ascii="Times New Roman" w:hAnsi="Times New Roman" w:cs="Times New Roman"/>
          <w:sz w:val="24"/>
          <w:szCs w:val="24"/>
        </w:rPr>
        <w:t xml:space="preserve">transient growth </w:t>
      </w:r>
      <w:r w:rsidR="004C2630">
        <w:rPr>
          <w:rFonts w:ascii="Times New Roman" w:hAnsi="Times New Roman" w:cs="Times New Roman"/>
          <w:sz w:val="24"/>
          <w:szCs w:val="24"/>
        </w:rPr>
        <w:t>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{"citationID":"20bckl6r4d","properties":{"formattedCitation":"(Francis, 1988; Sainsbury, 1980)","plainCitation":"(Francis, 1988; 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2F1BE7" w:rsidRPr="002F1BE7">
        <w:rPr>
          <w:rFonts w:ascii="Times New Roman" w:hAnsi="Times New Roman" w:cs="Times New Roman"/>
          <w:sz w:val="24"/>
        </w:rPr>
        <w:t>(Francis, 1988; Sainsbury, 1980)</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w:t>
      </w:r>
      <w:r w:rsidR="00EB28FA">
        <w:rPr>
          <w:rFonts w:ascii="Times New Roman" w:hAnsi="Times New Roman" w:cs="Times New Roman"/>
          <w:sz w:val="24"/>
          <w:szCs w:val="24"/>
        </w:rPr>
        <w:t xml:space="preserve">transient </w:t>
      </w:r>
      <w:r w:rsidR="00D018E5">
        <w:rPr>
          <w:rFonts w:ascii="Times New Roman" w:hAnsi="Times New Roman" w:cs="Times New Roman"/>
          <w:sz w:val="24"/>
          <w:szCs w:val="24"/>
        </w:rPr>
        <w:t xml:space="preserve">variation in growth rates in the analysis of data from a growth experiment for steelhead trout.  In this study, we additionally incorporate sex-specific differences in growth rates, and implement the model using maximum marginal likelihood estimation.  The code is distributed as a publicly available package </w:t>
      </w:r>
      <w:proofErr w:type="spellStart"/>
      <w:r w:rsidR="008A434A" w:rsidRPr="008A434A">
        <w:rPr>
          <w:rFonts w:ascii="Times New Roman" w:hAnsi="Times New Roman" w:cs="Times New Roman"/>
          <w:i/>
          <w:sz w:val="24"/>
          <w:szCs w:val="24"/>
        </w:rPr>
        <w:t>TagGrowth</w:t>
      </w:r>
      <w:proofErr w:type="spellEnd"/>
      <w:r w:rsidR="008A434A">
        <w:rPr>
          <w:rFonts w:ascii="Times New Roman" w:hAnsi="Times New Roman" w:cs="Times New Roman"/>
          <w:sz w:val="24"/>
          <w:szCs w:val="24"/>
        </w:rPr>
        <w:t xml:space="preserve"> </w:t>
      </w:r>
      <w:r w:rsidR="00D018E5">
        <w:rPr>
          <w:rFonts w:ascii="Times New Roman" w:hAnsi="Times New Roman" w:cs="Times New Roman"/>
          <w:sz w:val="24"/>
          <w:szCs w:val="24"/>
        </w:rPr>
        <w:t xml:space="preserve">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Using these data, we show that</w:t>
      </w:r>
      <w:r w:rsidR="00924BF6">
        <w:rPr>
          <w:rFonts w:ascii="Times New Roman" w:hAnsi="Times New Roman" w:cs="Times New Roman"/>
          <w:sz w:val="24"/>
          <w:szCs w:val="24"/>
        </w:rPr>
        <w:t xml:space="preserve"> we can successfully fit models that account for multiple sources or variation in growth.  These models suggest that </w:t>
      </w:r>
      <w:ins w:id="0" w:author="Darcy Webber" w:date="2015-02-17T14:29:00Z">
        <w:r w:rsidR="008A434A">
          <w:rPr>
            <w:rFonts w:ascii="Times New Roman" w:hAnsi="Times New Roman" w:cs="Times New Roman"/>
            <w:sz w:val="24"/>
            <w:szCs w:val="24"/>
          </w:rPr>
          <w:t xml:space="preserve">transient </w:t>
        </w:r>
      </w:ins>
      <w:r w:rsidR="00924BF6">
        <w:rPr>
          <w:rFonts w:ascii="Times New Roman" w:hAnsi="Times New Roman" w:cs="Times New Roman"/>
          <w:sz w:val="24"/>
          <w:szCs w:val="24"/>
        </w:rPr>
        <w:t>variation</w:t>
      </w:r>
      <w:ins w:id="1" w:author="Darcy Webber" w:date="2015-02-17T14:29:00Z">
        <w:r w:rsidR="008A434A">
          <w:rPr>
            <w:rFonts w:ascii="Times New Roman" w:hAnsi="Times New Roman" w:cs="Times New Roman"/>
            <w:sz w:val="24"/>
            <w:szCs w:val="24"/>
          </w:rPr>
          <w:t xml:space="preserve"> over time</w:t>
        </w:r>
      </w:ins>
      <w:r w:rsidR="00924BF6">
        <w:rPr>
          <w:rFonts w:ascii="Times New Roman" w:hAnsi="Times New Roman" w:cs="Times New Roman"/>
          <w:sz w:val="24"/>
          <w:szCs w:val="24"/>
        </w:rPr>
        <w:t xml:space="preserve"> </w:t>
      </w:r>
      <w:del w:id="2" w:author="Darcy Webber" w:date="2015-02-17T14:29:00Z">
        <w:r w:rsidR="00924BF6" w:rsidDel="008A434A">
          <w:rPr>
            <w:rFonts w:ascii="Times New Roman" w:hAnsi="Times New Roman" w:cs="Times New Roman"/>
            <w:sz w:val="24"/>
            <w:szCs w:val="24"/>
          </w:rPr>
          <w:delText xml:space="preserve">among individuals </w:delText>
        </w:r>
      </w:del>
      <w:r w:rsidR="00924BF6">
        <w:rPr>
          <w:rFonts w:ascii="Times New Roman" w:hAnsi="Times New Roman" w:cs="Times New Roman"/>
          <w:sz w:val="24"/>
          <w:szCs w:val="24"/>
        </w:rPr>
        <w:t xml:space="preserve">accounts for up to half of the total variability in </w:t>
      </w:r>
      <w:r w:rsidR="008209A2">
        <w:rPr>
          <w:rFonts w:ascii="Times New Roman" w:hAnsi="Times New Roman" w:cs="Times New Roman"/>
          <w:sz w:val="24"/>
          <w:szCs w:val="24"/>
        </w:rPr>
        <w:t>this species</w:t>
      </w:r>
      <w:r w:rsidR="00924BF6">
        <w:rPr>
          <w:rFonts w:ascii="Times New Roman" w:hAnsi="Times New Roman" w:cs="Times New Roman"/>
          <w:sz w:val="24"/>
          <w:szCs w:val="24"/>
        </w:rPr>
        <w:t>.</w:t>
      </w:r>
      <w:r w:rsidR="00484C5B">
        <w:rPr>
          <w:rFonts w:ascii="Times New Roman" w:hAnsi="Times New Roman" w:cs="Times New Roman"/>
          <w:sz w:val="24"/>
          <w:szCs w:val="24"/>
        </w:rPr>
        <w:t xml:space="preserve">  A simulation study suggests that the parameters estimated in these models are unbiased.</w:t>
      </w:r>
    </w:p>
    <w:p w14:paraId="3CC1B4AC" w14:textId="5A843AFA" w:rsidR="00611502" w:rsidRDefault="00611502" w:rsidP="00B04686">
      <w:pPr>
        <w:spacing w:line="480" w:lineRule="auto"/>
        <w:rPr>
          <w:rFonts w:ascii="Times New Roman" w:hAnsi="Times New Roman" w:cs="Times New Roman"/>
          <w:b/>
          <w:sz w:val="24"/>
          <w:szCs w:val="24"/>
        </w:rPr>
      </w:pP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1CF5B77A" w:rsidR="0024242D"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ins w:id="3" w:author="Darcy Webber" w:date="2015-02-17T14:33:00Z">
        <w:r w:rsidR="009C0EDA">
          <w:rPr>
            <w:rFonts w:ascii="Times New Roman" w:hAnsi="Times New Roman" w:cs="Times New Roman"/>
            <w:sz w:val="24"/>
            <w:szCs w:val="24"/>
          </w:rPr>
          <w:t xml:space="preserve">Persistent </w:t>
        </w:r>
      </w:ins>
      <w:del w:id="4" w:author="Darcy Webber" w:date="2015-02-17T14:33:00Z">
        <w:r w:rsidR="0024242D" w:rsidRPr="009C37AB" w:rsidDel="009C0EDA">
          <w:rPr>
            <w:rFonts w:ascii="Times New Roman" w:hAnsi="Times New Roman" w:cs="Times New Roman"/>
            <w:sz w:val="24"/>
            <w:szCs w:val="24"/>
          </w:rPr>
          <w:delText>V</w:delText>
        </w:r>
      </w:del>
      <w:ins w:id="5" w:author="Darcy Webber" w:date="2015-02-17T14:33:00Z">
        <w:r w:rsidR="009C0EDA">
          <w:rPr>
            <w:rFonts w:ascii="Times New Roman" w:hAnsi="Times New Roman" w:cs="Times New Roman"/>
            <w:sz w:val="24"/>
            <w:szCs w:val="24"/>
          </w:rPr>
          <w:t>v</w:t>
        </w:r>
      </w:ins>
      <w:r w:rsidR="0024242D" w:rsidRPr="009C37AB">
        <w:rPr>
          <w:rFonts w:ascii="Times New Roman" w:hAnsi="Times New Roman" w:cs="Times New Roman"/>
          <w:sz w:val="24"/>
          <w:szCs w:val="24"/>
        </w:rPr>
        <w:t xml:space="preserve">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2A2AD5">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342E7B41"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w:r w:rsidR="00A801AD">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A801AD">
        <w:rPr>
          <w:rFonts w:ascii="Times New Roman" w:hAnsi="Times New Roman" w:cs="Times New Roman"/>
          <w:sz w:val="24"/>
          <w:szCs w:val="24"/>
        </w:rPr>
        <w:t>)</w:t>
      </w:r>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2A2AD5">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0DBE0F9E"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 xml:space="preserve">assume that environmental conditions experienced by each individual will vary over time, such that each individual will have </w:t>
      </w:r>
      <w:r w:rsidR="00EB28FA">
        <w:rPr>
          <w:rFonts w:ascii="Times New Roman" w:hAnsi="Times New Roman" w:cs="Times New Roman"/>
          <w:sz w:val="24"/>
          <w:szCs w:val="24"/>
        </w:rPr>
        <w:t xml:space="preserve">“transient” </w:t>
      </w:r>
      <w:r w:rsidR="0024242D">
        <w:rPr>
          <w:rFonts w:ascii="Times New Roman" w:hAnsi="Times New Roman" w:cs="Times New Roman"/>
          <w:sz w:val="24"/>
          <w:szCs w:val="24"/>
        </w:rPr>
        <w:t>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w:t>
      </w:r>
      <w:r w:rsidR="0024242D">
        <w:rPr>
          <w:rFonts w:ascii="Times New Roman" w:hAnsi="Times New Roman" w:cs="Times New Roman"/>
          <w:sz w:val="24"/>
          <w:szCs w:val="24"/>
        </w:rPr>
        <w:lastRenderedPageBreak/>
        <w:t xml:space="preserve">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085FA166" w:rsidR="00D269B9" w:rsidRPr="009738B0" w:rsidRDefault="002A2AD5">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76BF52A0" w:rsidR="0010212C" w:rsidRDefault="003B1F46" w:rsidP="002C694D">
      <w:pPr>
        <w:spacing w:line="480" w:lineRule="auto"/>
        <w:ind w:firstLine="720"/>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 xml:space="preserve">lapsed </w:t>
      </w:r>
      <w:r w:rsidR="00603447">
        <w:rPr>
          <w:rFonts w:ascii="Times New Roman" w:hAnsi="Times New Roman" w:cs="Times New Roman"/>
          <w:sz w:val="24"/>
          <w:szCs w:val="24"/>
        </w:rPr>
        <w:t xml:space="preserve">between two times (e.g., tagging and subsequent recapture) </w:t>
      </w:r>
      <w:r w:rsidR="00C05994">
        <w:rPr>
          <w:rFonts w:ascii="Times New Roman" w:hAnsi="Times New Roman" w:cs="Times New Roman"/>
          <w:sz w:val="24"/>
          <w:szCs w:val="24"/>
        </w:rPr>
        <w:t xml:space="preserve">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and</w:t>
      </w:r>
      <w:r w:rsidR="003C64A7">
        <w:rPr>
          <w:rFonts w:ascii="Times New Roman" w:hAnsi="Times New Roman" w:cs="Times New Roman"/>
          <w:sz w:val="24"/>
          <w:szCs w:val="24"/>
        </w:rPr>
        <w:t xml:space="preserve"> </w:t>
      </w:r>
      <w:proofErr w:type="spellStart"/>
      <w:r w:rsidR="003C64A7" w:rsidRPr="00201D26">
        <w:rPr>
          <w:rFonts w:ascii="Times New Roman" w:hAnsi="Times New Roman" w:cs="Times New Roman"/>
          <w:i/>
          <w:sz w:val="24"/>
          <w:szCs w:val="24"/>
        </w:rPr>
        <w:t>σ</w:t>
      </w:r>
      <w:r w:rsidR="003C64A7">
        <w:rPr>
          <w:rFonts w:ascii="Times New Roman" w:hAnsi="Times New Roman" w:cs="Times New Roman"/>
          <w:i/>
          <w:sz w:val="24"/>
          <w:szCs w:val="24"/>
          <w:vertAlign w:val="subscript"/>
        </w:rPr>
        <w:t>z</w:t>
      </w:r>
      <w:proofErr w:type="spellEnd"/>
      <w:r w:rsidR="00A943BD">
        <w:rPr>
          <w:rFonts w:ascii="Times New Roman" w:hAnsi="Times New Roman" w:cs="Times New Roman"/>
          <w:sz w:val="24"/>
          <w:szCs w:val="24"/>
        </w:rPr>
        <w:t xml:space="preserve"> </w:t>
      </w:r>
      <w:r w:rsidR="006A20AD">
        <w:rPr>
          <w:rFonts w:ascii="Times New Roman" w:hAnsi="Times New Roman" w:cs="Times New Roman"/>
          <w:sz w:val="24"/>
          <w:szCs w:val="24"/>
        </w:rPr>
        <w:t xml:space="preserve">is the </w:t>
      </w:r>
      <w:r w:rsidR="00603447">
        <w:rPr>
          <w:rFonts w:ascii="Times New Roman" w:hAnsi="Times New Roman" w:cs="Times New Roman"/>
          <w:sz w:val="24"/>
          <w:szCs w:val="24"/>
        </w:rPr>
        <w:t xml:space="preserve">magnitude of transient growth variation </w:t>
      </w:r>
      <w:r w:rsidR="004871D1">
        <w:rPr>
          <w:rFonts w:ascii="Times New Roman" w:hAnsi="Times New Roman" w:cs="Times New Roman"/>
          <w:sz w:val="24"/>
          <w:szCs w:val="24"/>
        </w:rPr>
        <w:t xml:space="preserve">(see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401AC2">
        <w:rPr>
          <w:rFonts w:ascii="Times New Roman" w:hAnsi="Times New Roman" w:cs="Times New Roman"/>
          <w:sz w:val="24"/>
          <w:szCs w:val="24"/>
        </w:rPr>
        <w:t xml:space="preserve">In this study, we use a time interval of one week (7 days).  We confirm that results are similar for other small time intervals (i.e., days or months), but found that an annual time interval resulted in parameter estimates yielding biased high growth schedules.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w:t>
      </w:r>
      <w:proofErr w:type="gramStart"/>
      <w:r w:rsidR="00DF3C5E">
        <w:rPr>
          <w:rFonts w:ascii="Times New Roman" w:hAnsi="Times New Roman" w:cs="Times New Roman"/>
          <w:i/>
          <w:sz w:val="24"/>
          <w:szCs w:val="24"/>
          <w:vertAlign w:val="subscript"/>
        </w:rPr>
        <w:t>,s</w:t>
      </w:r>
      <w:proofErr w:type="gramEnd"/>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w:t>
      </w:r>
      <w:r w:rsidR="00603447">
        <w:rPr>
          <w:rFonts w:ascii="Times New Roman" w:hAnsi="Times New Roman" w:cs="Times New Roman"/>
          <w:sz w:val="24"/>
          <w:szCs w:val="24"/>
        </w:rPr>
        <w:t>estimate length</w:t>
      </w:r>
      <w:r w:rsidR="00DF3C5E">
        <w:rPr>
          <w:rFonts w:ascii="Times New Roman" w:hAnsi="Times New Roman" w:cs="Times New Roman"/>
          <w:sz w:val="24"/>
          <w:szCs w:val="24"/>
        </w:rPr>
        <w:t xml:space="preserve">-at-birth for each sex.  Eq. 4 can then be used to calculate the predicted length at of first capture </w:t>
      </w:r>
      <w:proofErr w:type="gramStart"/>
      <w:r w:rsidR="00DF3C5E">
        <w:rPr>
          <w:rFonts w:ascii="Times New Roman" w:hAnsi="Times New Roman" w:cs="Times New Roman"/>
          <w:i/>
          <w:sz w:val="24"/>
          <w:szCs w:val="24"/>
        </w:rPr>
        <w:t>L(</w:t>
      </w:r>
      <w:proofErr w:type="gramEnd"/>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lastRenderedPageBreak/>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2A2AD5">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4E0B1DE1"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iCs/>
          <w:sz w:val="24"/>
          <w:szCs w:val="24"/>
        </w:rPr>
        <w:t xml:space="preserve">where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sidR="002C694D">
        <w:rPr>
          <w:rFonts w:ascii="Times New Roman" w:hAnsi="Times New Roman" w:cs="Times New Roman"/>
          <w:sz w:val="24"/>
          <w:szCs w:val="24"/>
        </w:rPr>
        <w:t xml:space="preserve"> of observed growth.</w:t>
      </w:r>
    </w:p>
    <w:p w14:paraId="71CFDAD5" w14:textId="77777777" w:rsidR="002C694D" w:rsidRDefault="002C694D">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0C5F7C9D"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proofErr w:type="spellEnd"/>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w:t>
      </w:r>
      <w:r w:rsidR="00603447">
        <w:rPr>
          <w:rFonts w:ascii="Times New Roman" w:hAnsi="Times New Roman" w:cs="Times New Roman"/>
          <w:sz w:val="24"/>
          <w:szCs w:val="24"/>
        </w:rPr>
        <w:t xml:space="preserve">integrating </w:t>
      </w:r>
      <w:r w:rsidR="00C03356">
        <w:rPr>
          <w:rFonts w:ascii="Times New Roman" w:hAnsi="Times New Roman" w:cs="Times New Roman"/>
          <w:sz w:val="24"/>
          <w:szCs w:val="24"/>
        </w:rPr>
        <w:t xml:space="preserve">across the probability of all random variables representing variation among individuals and over time </w:t>
      </w:r>
      <w:r w:rsidR="00C03356">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was not estimable</w:t>
      </w:r>
      <w:r w:rsidR="00603447">
        <w:rPr>
          <w:rFonts w:ascii="Times New Roman" w:hAnsi="Times New Roman" w:cs="Times New Roman"/>
          <w:sz w:val="24"/>
          <w:szCs w:val="24"/>
        </w:rPr>
        <w:t xml:space="preserve"> for our data set</w:t>
      </w:r>
      <w:r w:rsidR="00C03356">
        <w:rPr>
          <w:rFonts w:ascii="Times New Roman" w:hAnsi="Times New Roman" w:cs="Times New Roman"/>
          <w:sz w:val="24"/>
          <w:szCs w:val="24"/>
        </w:rPr>
        <w:t xml:space="preserv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TMB;</w:t>
      </w:r>
      <w:r w:rsidR="005756B6">
        <w:rPr>
          <w:rFonts w:ascii="Times New Roman" w:hAnsi="Times New Roman" w:cs="Times New Roman"/>
          <w:sz w:val="24"/>
          <w:szCs w:val="24"/>
        </w:rPr>
        <w:t xml:space="preserve"> </w:t>
      </w:r>
      <w:r w:rsidR="005756B6">
        <w:rPr>
          <w:rFonts w:ascii="Times New Roman" w:hAnsi="Times New Roman" w:cs="Times New Roman"/>
          <w:sz w:val="24"/>
          <w:szCs w:val="24"/>
        </w:rPr>
        <w:fldChar w:fldCharType="begin"/>
      </w:r>
      <w:r w:rsidR="005756B6">
        <w:rPr>
          <w:rFonts w:ascii="Times New Roman" w:hAnsi="Times New Roman" w:cs="Times New Roman"/>
          <w:sz w:val="24"/>
          <w:szCs w:val="24"/>
        </w:rPr>
        <w:instrText xml:space="preserve"> ADDIN ZOTERO_ITEM CSL_CITATION {"citationID":"4dkdeuu6c","properties":{"formattedCitation":"(Kristensen, 2014; Kristensen et al., In press)","plainCitation":"(Kristensen, 2014; Kristensen et al., In press)"},"citationItems":[{"id":23,"uris":["http://zotero.org/users/local/UQR2zlZa/items/ANIBZQ6N"],"uri":["http://zotero.org/users/local/UQR2zlZa/items/ANIBZQ6N"],"itemData":{"id":23,"type":"book","title":"General random effect model builder tool inspired by ADMB","URL":"https://github.com/kaskr/adcomp","author":[{"family":"Kristensen","given":"Kasper"}],"issued":{"date-parts":[["2014"]]}}},{"id":19,"uris":["http://zotero.org/users/local/UQR2zlZa/items/RIDX5EQJ"],"uri":["http://zotero.org/users/local/UQR2zlZa/items/RIDX5EQJ"],"itemData":{"id":19,"type":"article-journal","title":"Template Model Builder TMB","container-title":"Journal of Statistical Software","author":[{"family":"Kristensen","given":"Kasper"},{"family":"Nielsen","given":"A."},{"family":"Berg","given":"C.W."},{"family":"Skaug","given":"Hans J."}],"issued":{"literal":"In press"}}}],"schema":"https://github.com/citation-style-language/schema/raw/master/csl-citation.json"} </w:instrText>
      </w:r>
      <w:r w:rsidR="005756B6">
        <w:rPr>
          <w:rFonts w:ascii="Times New Roman" w:hAnsi="Times New Roman" w:cs="Times New Roman"/>
          <w:sz w:val="24"/>
          <w:szCs w:val="24"/>
        </w:rPr>
        <w:fldChar w:fldCharType="separate"/>
      </w:r>
      <w:proofErr w:type="spellStart"/>
      <w:r w:rsidR="005756B6" w:rsidRPr="005756B6">
        <w:rPr>
          <w:rFonts w:ascii="Times New Roman" w:hAnsi="Times New Roman" w:cs="Times New Roman"/>
          <w:sz w:val="24"/>
        </w:rPr>
        <w:t>Kristensen</w:t>
      </w:r>
      <w:proofErr w:type="spellEnd"/>
      <w:r w:rsidR="005756B6" w:rsidRPr="005756B6">
        <w:rPr>
          <w:rFonts w:ascii="Times New Roman" w:hAnsi="Times New Roman" w:cs="Times New Roman"/>
          <w:sz w:val="24"/>
        </w:rPr>
        <w:t xml:space="preserve">, 2014; </w:t>
      </w:r>
      <w:proofErr w:type="spellStart"/>
      <w:r w:rsidR="005756B6" w:rsidRPr="005756B6">
        <w:rPr>
          <w:rFonts w:ascii="Times New Roman" w:hAnsi="Times New Roman" w:cs="Times New Roman"/>
          <w:sz w:val="24"/>
        </w:rPr>
        <w:t>Kristensen</w:t>
      </w:r>
      <w:proofErr w:type="spellEnd"/>
      <w:r w:rsidR="005756B6" w:rsidRPr="005756B6">
        <w:rPr>
          <w:rFonts w:ascii="Times New Roman" w:hAnsi="Times New Roman" w:cs="Times New Roman"/>
          <w:sz w:val="24"/>
        </w:rPr>
        <w:t xml:space="preserve"> et al., In press</w:t>
      </w:r>
      <w:r w:rsidR="005756B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9"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sidR="00587D96">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00587D96" w:rsidRPr="00587D96">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0" w:history="1">
        <w:r w:rsidR="00C670D8" w:rsidRPr="005158D2">
          <w:rPr>
            <w:rStyle w:val="Hyperlink"/>
            <w:rFonts w:ascii="Times New Roman" w:hAnsi="Times New Roman" w:cs="Times New Roman"/>
            <w:sz w:val="24"/>
            <w:szCs w:val="24"/>
          </w:rPr>
          <w:t>https://github.com/quantifish/TagGrowth</w:t>
        </w:r>
      </w:hyperlink>
      <w:r w:rsidR="00BF6E2C">
        <w:rPr>
          <w:rFonts w:ascii="Times New Roman" w:hAnsi="Times New Roman" w:cs="Times New Roman"/>
          <w:sz w:val="24"/>
          <w:szCs w:val="24"/>
        </w:rPr>
        <w:t>;</w:t>
      </w:r>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w:t>
      </w:r>
      <w:r w:rsidR="00884528">
        <w:rPr>
          <w:rFonts w:ascii="Times New Roman" w:hAnsi="Times New Roman" w:cs="Times New Roman"/>
          <w:sz w:val="24"/>
          <w:szCs w:val="24"/>
        </w:rPr>
        <w:t>TMB</w:t>
      </w:r>
      <w:r w:rsidR="0010212C">
        <w:rPr>
          <w:rFonts w:ascii="Times New Roman" w:hAnsi="Times New Roman" w:cs="Times New Roman"/>
          <w:sz w:val="24"/>
          <w:szCs w:val="24"/>
        </w:rPr>
        <w:t>.  Standard errors are then estimated via the information matrix and delta-method.</w:t>
      </w:r>
    </w:p>
    <w:p w14:paraId="1CD32443" w14:textId="4379FF37"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w:r w:rsidR="003C348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R="003C348C">
        <w:rPr>
          <w:rFonts w:ascii="Times New Roman" w:hAnsi="Times New Roman" w:cs="Times New Roman"/>
          <w:sz w:val="24"/>
          <w:szCs w:val="24"/>
        </w:rPr>
        <w:t>)</w:t>
      </w:r>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2A2AD5">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7EAFE831"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obtained by setting Eqn. 1 equal to zero, substituting in Eqn. 3, and rearranging.  </w:t>
      </w:r>
      <w:r w:rsidR="00AA1E34" w:rsidRPr="009C37AB">
        <w:rPr>
          <w:rFonts w:ascii="Times New Roman" w:hAnsi="Times New Roman" w:cs="Times New Roman"/>
          <w:sz w:val="24"/>
          <w:szCs w:val="24"/>
        </w:rPr>
        <w:t xml:space="preserve">Readers are referred to </w:t>
      </w:r>
      <w:r w:rsidR="00D344E7">
        <w:rPr>
          <w:rFonts w:ascii="Times New Roman" w:hAnsi="Times New Roman" w:cs="Times New Roman"/>
          <w:sz w:val="24"/>
          <w:szCs w:val="24"/>
        </w:rPr>
        <w:fldChar w:fldCharType="begin"/>
      </w:r>
      <w:r w:rsidR="00D344E7">
        <w:rPr>
          <w:rFonts w:ascii="Times New Roman" w:hAnsi="Times New Roman" w:cs="Times New Roman"/>
          <w:sz w:val="24"/>
          <w:szCs w:val="24"/>
        </w:rPr>
        <w:instrText xml:space="preserve"> ADDIN ZOTERO_ITEM CSL_CITATION {"citationID":"ls56cvokq","properties":{"formattedCitation":"(Shelton et al., 2013)","plainCitation":"(Shelton et al., 2013)"},"citationItems":[{"id":"1kvtVTBZ/T0KTvycI","uris":["http://zotero.org/users/251206/items/EFDWH7VZ"],"uri":["http://zotero.org/users/251206/items/EFDWH7VZ"],"itemData":{"id":"1kvtVTBZ/T0KTvycI","type":"article-journal","title":"Separating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M."},{"family":"Mangel","given":"Marc"}],"issued":{"year":2013},"accessed":{"year":2013,"month":10,"day":8},"page-first":"799","container-title-short":"Am. Nat."}}],"schema":"https://github.com/citation-style-language/schema/raw/master/csl-citation.json"} </w:instrText>
      </w:r>
      <w:r w:rsidR="00D344E7">
        <w:rPr>
          <w:rFonts w:ascii="Times New Roman" w:hAnsi="Times New Roman" w:cs="Times New Roman"/>
          <w:sz w:val="24"/>
          <w:szCs w:val="24"/>
        </w:rPr>
        <w:fldChar w:fldCharType="separate"/>
      </w:r>
      <w:r w:rsidR="00D344E7">
        <w:rPr>
          <w:rFonts w:ascii="Times New Roman" w:hAnsi="Times New Roman" w:cs="Times New Roman"/>
          <w:sz w:val="24"/>
        </w:rPr>
        <w:t>Shelton et al.</w:t>
      </w:r>
      <w:r w:rsidR="00D344E7" w:rsidRPr="00D344E7">
        <w:rPr>
          <w:rFonts w:ascii="Times New Roman" w:hAnsi="Times New Roman" w:cs="Times New Roman"/>
          <w:sz w:val="24"/>
        </w:rPr>
        <w:t xml:space="preserve"> </w:t>
      </w:r>
      <w:r w:rsidR="00D344E7">
        <w:rPr>
          <w:rFonts w:ascii="Times New Roman" w:hAnsi="Times New Roman" w:cs="Times New Roman"/>
          <w:sz w:val="24"/>
        </w:rPr>
        <w:t>(</w:t>
      </w:r>
      <w:r w:rsidR="00D344E7" w:rsidRPr="00D344E7">
        <w:rPr>
          <w:rFonts w:ascii="Times New Roman" w:hAnsi="Times New Roman" w:cs="Times New Roman"/>
          <w:sz w:val="24"/>
        </w:rPr>
        <w:t>2013)</w:t>
      </w:r>
      <w:r w:rsidR="00D344E7">
        <w:rPr>
          <w:rFonts w:ascii="Times New Roman" w:hAnsi="Times New Roman" w:cs="Times New Roman"/>
          <w:sz w:val="24"/>
          <w:szCs w:val="24"/>
        </w:rPr>
        <w:fldChar w:fldCharType="end"/>
      </w:r>
      <w:r w:rsidR="00AA1E34" w:rsidRPr="009C37AB">
        <w:rPr>
          <w:rFonts w:ascii="Times New Roman" w:hAnsi="Times New Roman" w:cs="Times New Roman"/>
          <w:sz w:val="24"/>
          <w:szCs w:val="24"/>
        </w:rPr>
        <w:t xml:space="preserve">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w:t>
      </w:r>
      <w:r w:rsidR="00AA1E34" w:rsidRPr="009C37AB">
        <w:rPr>
          <w:rFonts w:ascii="Times New Roman" w:hAnsi="Times New Roman" w:cs="Times New Roman"/>
          <w:sz w:val="24"/>
          <w:szCs w:val="24"/>
        </w:rPr>
        <w:lastRenderedPageBreak/>
        <w:t xml:space="preserve">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844A3B">
        <w:rPr>
          <w:rFonts w:ascii="Times New Roman" w:hAnsi="Times New Roman" w:cs="Times New Roman"/>
          <w:sz w:val="24"/>
          <w:szCs w:val="24"/>
        </w:rPr>
        <w:t>(</w:t>
      </w:r>
      <w:r w:rsidR="00160678" w:rsidRPr="009C37AB">
        <w:rPr>
          <w:rFonts w:ascii="Times New Roman" w:hAnsi="Times New Roman" w:cs="Times New Roman"/>
          <w:i/>
          <w:sz w:val="24"/>
          <w:szCs w:val="24"/>
        </w:rPr>
        <w:t>γ</w:t>
      </w:r>
      <w:r w:rsidR="00844A3B">
        <w:rPr>
          <w:rFonts w:ascii="Times New Roman" w:hAnsi="Times New Roman" w:cs="Times New Roman"/>
          <w:sz w:val="24"/>
          <w:szCs w:val="24"/>
        </w:rPr>
        <w:t xml:space="preserve">) </w:t>
      </w:r>
      <w:r w:rsidR="00AA1E34">
        <w:rPr>
          <w:rFonts w:ascii="Times New Roman" w:hAnsi="Times New Roman" w:cs="Times New Roman"/>
          <w:sz w:val="24"/>
          <w:szCs w:val="24"/>
        </w:rPr>
        <w:t>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F1879" w:rsidRPr="00883C74">
        <w:rPr>
          <w:i/>
          <w:sz w:val="24"/>
          <w:szCs w:val="24"/>
        </w:rPr>
        <w:t xml:space="preserve">Table </w:t>
      </w:r>
      <w:r w:rsidR="00FF1879">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3703364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754FB9">
        <w:rPr>
          <w:rFonts w:ascii="Times New Roman" w:hAnsi="Times New Roman" w:cs="Times New Roman"/>
          <w:sz w:val="24"/>
          <w:szCs w:val="24"/>
        </w:rPr>
        <w:t xml:space="preserve">.  Currently </w:t>
      </w:r>
      <w:proofErr w:type="spellStart"/>
      <w:r w:rsidR="00754FB9">
        <w:rPr>
          <w:rFonts w:ascii="Times New Roman" w:hAnsi="Times New Roman" w:cs="Times New Roman"/>
          <w:sz w:val="24"/>
          <w:szCs w:val="24"/>
        </w:rPr>
        <w:t>toothfish</w:t>
      </w:r>
      <w:proofErr w:type="spellEnd"/>
      <w:r w:rsidR="00754FB9">
        <w:rPr>
          <w:rFonts w:ascii="Times New Roman" w:hAnsi="Times New Roman" w:cs="Times New Roman"/>
          <w:sz w:val="24"/>
          <w:szCs w:val="24"/>
        </w:rPr>
        <w:t xml:space="preserve"> are required to be double tagged at a rate of 1 fish per </w:t>
      </w:r>
      <w:proofErr w:type="spellStart"/>
      <w:r w:rsidR="00754FB9">
        <w:rPr>
          <w:rFonts w:ascii="Times New Roman" w:hAnsi="Times New Roman" w:cs="Times New Roman"/>
          <w:sz w:val="24"/>
          <w:szCs w:val="24"/>
        </w:rPr>
        <w:t>tonne</w:t>
      </w:r>
      <w:proofErr w:type="spellEnd"/>
      <w:r w:rsidR="00754FB9">
        <w:rPr>
          <w:rFonts w:ascii="Times New Roman" w:hAnsi="Times New Roman" w:cs="Times New Roman"/>
          <w:sz w:val="24"/>
          <w:szCs w:val="24"/>
        </w:rPr>
        <w:t xml:space="preserve"> landed</w:t>
      </w:r>
      <w:r w:rsidR="00133C54">
        <w:rPr>
          <w:rFonts w:ascii="Times New Roman" w:hAnsi="Times New Roman" w:cs="Times New Roman"/>
          <w:sz w:val="24"/>
          <w:szCs w:val="24"/>
        </w:rPr>
        <w:t>.</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w:t>
      </w:r>
      <w:proofErr w:type="spellStart"/>
      <w:r w:rsidR="008132F5">
        <w:rPr>
          <w:rFonts w:ascii="Times New Roman" w:hAnsi="Times New Roman" w:cs="Times New Roman"/>
          <w:sz w:val="24"/>
          <w:szCs w:val="24"/>
        </w:rPr>
        <w:t>otolith</w:t>
      </w:r>
      <w:proofErr w:type="spellEnd"/>
      <w:r w:rsidR="008132F5">
        <w:rPr>
          <w:rFonts w:ascii="Times New Roman" w:hAnsi="Times New Roman" w:cs="Times New Roman"/>
          <w:sz w:val="24"/>
          <w:szCs w:val="24"/>
        </w:rPr>
        <w:t>.</w:t>
      </w:r>
    </w:p>
    <w:p w14:paraId="3C8F23AE" w14:textId="7FAA5B25"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281D5B">
        <w:rPr>
          <w:rFonts w:ascii="Times New Roman" w:hAnsi="Times New Roman" w:cs="Times New Roman"/>
          <w:sz w:val="24"/>
          <w:szCs w:val="24"/>
        </w:rPr>
        <w:t xml:space="preserve">. </w:t>
      </w:r>
      <w:r w:rsidR="00603447">
        <w:rPr>
          <w:rFonts w:ascii="Times New Roman" w:hAnsi="Times New Roman" w:cs="Times New Roman"/>
          <w:sz w:val="24"/>
          <w:szCs w:val="24"/>
        </w:rPr>
        <w:t xml:space="preserve"> </w:t>
      </w:r>
      <w:r w:rsidR="00281D5B">
        <w:rPr>
          <w:rFonts w:ascii="Times New Roman" w:hAnsi="Times New Roman" w:cs="Times New Roman"/>
          <w:sz w:val="24"/>
          <w:szCs w:val="24"/>
        </w:rPr>
        <w:t>A</w:t>
      </w:r>
      <w:r w:rsidR="00603447">
        <w:rPr>
          <w:rFonts w:ascii="Times New Roman" w:hAnsi="Times New Roman" w:cs="Times New Roman"/>
          <w:sz w:val="24"/>
          <w:szCs w:val="24"/>
        </w:rPr>
        <w:t xml:space="preserve">ll individuals were originally tagged between </w:t>
      </w:r>
      <w:r w:rsidR="00D73B3D">
        <w:rPr>
          <w:rFonts w:ascii="Times New Roman" w:hAnsi="Times New Roman" w:cs="Times New Roman"/>
          <w:sz w:val="24"/>
          <w:szCs w:val="24"/>
        </w:rPr>
        <w:t>2001</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2008</w:t>
      </w:r>
      <w:r w:rsidR="00603447">
        <w:rPr>
          <w:rFonts w:ascii="Times New Roman" w:hAnsi="Times New Roman" w:cs="Times New Roman"/>
          <w:sz w:val="24"/>
          <w:szCs w:val="24"/>
        </w:rPr>
        <w:t xml:space="preserve">, and were subsequently recaptured between </w:t>
      </w:r>
      <w:r w:rsidR="00D73B3D">
        <w:rPr>
          <w:rFonts w:ascii="Times New Roman" w:hAnsi="Times New Roman" w:cs="Times New Roman"/>
          <w:sz w:val="24"/>
          <w:szCs w:val="24"/>
        </w:rPr>
        <w:t>2002</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2013</w:t>
      </w:r>
      <w:r>
        <w:rPr>
          <w:rFonts w:ascii="Times New Roman" w:hAnsi="Times New Roman" w:cs="Times New Roman"/>
          <w:sz w:val="24"/>
          <w:szCs w:val="24"/>
        </w:rPr>
        <w:t>.</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proofErr w:type="gramStart"/>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w:t>
      </w:r>
      <w:proofErr w:type="gramEnd"/>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w:t>
      </w:r>
      <w:r w:rsidR="00603447">
        <w:rPr>
          <w:rFonts w:ascii="Times New Roman" w:hAnsi="Times New Roman" w:cs="Times New Roman"/>
          <w:sz w:val="24"/>
          <w:szCs w:val="24"/>
        </w:rPr>
        <w:t xml:space="preserve">persistent differences in </w:t>
      </w:r>
      <w:r w:rsidR="00BB5C24">
        <w:rPr>
          <w:rFonts w:ascii="Times New Roman" w:hAnsi="Times New Roman" w:cs="Times New Roman"/>
          <w:sz w:val="24"/>
          <w:szCs w:val="24"/>
        </w:rPr>
        <w:lastRenderedPageBreak/>
        <w:t xml:space="preserve">upkeep costs </w:t>
      </w:r>
      <w:r w:rsidR="00281D5B">
        <w:rPr>
          <w:rFonts w:ascii="Times New Roman" w:hAnsi="Times New Roman" w:cs="Times New Roman"/>
          <w:sz w:val="24"/>
          <w:szCs w:val="24"/>
        </w:rPr>
        <w:t>(</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281D5B">
        <w:rPr>
          <w:rFonts w:ascii="Times New Roman" w:hAnsi="Times New Roman" w:cs="Times New Roman"/>
          <w:sz w:val="24"/>
          <w:szCs w:val="24"/>
        </w:rPr>
        <w:t xml:space="preserve"> only) </w:t>
      </w:r>
      <w:r w:rsidR="00603447">
        <w:rPr>
          <w:rFonts w:ascii="Times New Roman" w:hAnsi="Times New Roman" w:cs="Times New Roman"/>
          <w:sz w:val="24"/>
          <w:szCs w:val="24"/>
        </w:rPr>
        <w:t>for each sex</w:t>
      </w:r>
      <w:r w:rsidR="00BB5C24">
        <w:rPr>
          <w:rFonts w:ascii="Times New Roman" w:hAnsi="Times New Roman" w:cs="Times New Roman"/>
          <w:sz w:val="24"/>
          <w:szCs w:val="24"/>
        </w:rPr>
        <w:t xml:space="preserve">, </w:t>
      </w:r>
      <w:r w:rsidR="00603447">
        <w:rPr>
          <w:rFonts w:ascii="Times New Roman" w:hAnsi="Times New Roman" w:cs="Times New Roman"/>
          <w:sz w:val="24"/>
          <w:szCs w:val="24"/>
        </w:rPr>
        <w:t>transient 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w:t>
      </w:r>
      <w:r w:rsidR="00603447">
        <w:rPr>
          <w:rFonts w:ascii="Times New Roman" w:hAnsi="Times New Roman" w:cs="Times New Roman"/>
          <w:sz w:val="24"/>
          <w:szCs w:val="24"/>
        </w:rPr>
        <w:t>)</w:t>
      </w:r>
      <w:r w:rsidR="00BB5C24">
        <w:rPr>
          <w:rFonts w:ascii="Times New Roman" w:hAnsi="Times New Roman" w:cs="Times New Roman"/>
          <w:sz w:val="24"/>
          <w:szCs w:val="24"/>
        </w:rPr>
        <w:t xml:space="preserve">, and random-effects </w:t>
      </w:r>
      <w:r w:rsidR="00603447">
        <w:rPr>
          <w:rFonts w:ascii="Times New Roman" w:hAnsi="Times New Roman" w:cs="Times New Roman"/>
          <w:sz w:val="24"/>
          <w:szCs w:val="24"/>
        </w:rPr>
        <w:t>representing both persistent and transient variation in growth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603447">
        <w:rPr>
          <w:rFonts w:ascii="Times New Roman" w:hAnsi="Times New Roman" w:cs="Times New Roman"/>
          <w:sz w:val="24"/>
          <w:szCs w:val="24"/>
        </w:rPr>
        <w:t>)</w:t>
      </w:r>
      <w:r w:rsidR="00735766">
        <w:rPr>
          <w:rFonts w:ascii="Times New Roman" w:hAnsi="Times New Roman" w:cs="Times New Roman"/>
          <w:sz w:val="24"/>
          <w:szCs w:val="24"/>
        </w:rPr>
        <w:t>.</w:t>
      </w:r>
    </w:p>
    <w:p w14:paraId="395A83E0" w14:textId="5669DDD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603447">
        <w:rPr>
          <w:rFonts w:ascii="Times New Roman" w:hAnsi="Times New Roman" w:cs="Times New Roman"/>
          <w:sz w:val="24"/>
          <w:szCs w:val="24"/>
        </w:rPr>
        <w:t>Length at birth</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proofErr w:type="gramStart"/>
      <w:r w:rsidR="00093192">
        <w:rPr>
          <w:rFonts w:ascii="Times New Roman" w:hAnsi="Times New Roman" w:cs="Times New Roman"/>
          <w:i/>
          <w:sz w:val="24"/>
          <w:szCs w:val="24"/>
          <w:vertAlign w:val="subscript"/>
        </w:rPr>
        <w:t>,s</w:t>
      </w:r>
      <w:proofErr w:type="gramEnd"/>
      <w:r w:rsidR="00603447">
        <w:rPr>
          <w:rFonts w:ascii="Times New Roman" w:hAnsi="Times New Roman" w:cs="Times New Roman"/>
          <w:sz w:val="24"/>
          <w:szCs w:val="24"/>
        </w:rPr>
        <w:t>)</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average upkeep costs (</w:t>
      </w:r>
      <w:proofErr w:type="spellStart"/>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proofErr w:type="spellEnd"/>
      <w:r w:rsidR="00603447">
        <w:rPr>
          <w:rFonts w:ascii="Times New Roman" w:hAnsi="Times New Roman" w:cs="Times New Roman"/>
          <w:sz w:val="24"/>
          <w:szCs w:val="24"/>
        </w:rPr>
        <w:t>)</w:t>
      </w:r>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r w:rsidR="00603447">
        <w:rPr>
          <w:rFonts w:ascii="Times New Roman" w:hAnsi="Times New Roman" w:cs="Times New Roman"/>
          <w:sz w:val="24"/>
          <w:szCs w:val="24"/>
        </w:rPr>
        <w:t>the magnitude of persistent variation in growth (</w:t>
      </w:r>
      <w:proofErr w:type="spellStart"/>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proofErr w:type="spellEnd"/>
      <w:r w:rsidR="00603447">
        <w:rPr>
          <w:rFonts w:ascii="Times New Roman" w:hAnsi="Times New Roman" w:cs="Times New Roman"/>
          <w:sz w:val="24"/>
          <w:szCs w:val="24"/>
        </w:rPr>
        <w:t>)</w:t>
      </w:r>
      <w:r w:rsidR="0034763E">
        <w:rPr>
          <w:rFonts w:ascii="Times New Roman" w:hAnsi="Times New Roman" w:cs="Times New Roman"/>
          <w:sz w:val="24"/>
          <w:szCs w:val="24"/>
        </w:rPr>
        <w:t xml:space="preserve"> and </w:t>
      </w:r>
      <w:r w:rsidR="00603447">
        <w:rPr>
          <w:rFonts w:ascii="Times New Roman" w:hAnsi="Times New Roman" w:cs="Times New Roman"/>
          <w:sz w:val="24"/>
          <w:szCs w:val="24"/>
        </w:rPr>
        <w:t>average energy acquisition rates (</w:t>
      </w:r>
      <w:proofErr w:type="spellStart"/>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proofErr w:type="spellEnd"/>
      <w:r w:rsidR="00603447">
        <w:rPr>
          <w:rFonts w:ascii="Times New Roman" w:hAnsi="Times New Roman" w:cs="Times New Roman"/>
          <w:sz w:val="24"/>
          <w:szCs w:val="24"/>
        </w:rPr>
        <w:t>)</w:t>
      </w:r>
      <w:r w:rsidR="0034763E">
        <w:rPr>
          <w:rFonts w:ascii="Times New Roman" w:hAnsi="Times New Roman" w:cs="Times New Roman"/>
          <w:sz w:val="24"/>
          <w:szCs w:val="24"/>
        </w:rPr>
        <w:t xml:space="preserve"> </w:t>
      </w:r>
      <w:r w:rsidR="00093192">
        <w:rPr>
          <w:rFonts w:ascii="Times New Roman" w:hAnsi="Times New Roman" w:cs="Times New Roman"/>
          <w:sz w:val="24"/>
          <w:szCs w:val="24"/>
        </w:rPr>
        <w:t>were all assumed to be sex-specific i</w:t>
      </w:r>
      <w:r w:rsidR="00721C1F">
        <w:rPr>
          <w:rFonts w:ascii="Times New Roman" w:hAnsi="Times New Roman" w:cs="Times New Roman"/>
          <w:sz w:val="24"/>
          <w:szCs w:val="24"/>
        </w:rPr>
        <w:t>n the application of this model.</w:t>
      </w:r>
      <w:r w:rsidR="00093192">
        <w:rPr>
          <w:rFonts w:ascii="Times New Roman" w:hAnsi="Times New Roman" w:cs="Times New Roman"/>
          <w:sz w:val="24"/>
          <w:szCs w:val="24"/>
        </w:rPr>
        <w:t xml:space="preserve"> </w:t>
      </w:r>
      <w:r w:rsidR="00721C1F">
        <w:rPr>
          <w:rFonts w:ascii="Times New Roman" w:hAnsi="Times New Roman" w:cs="Times New Roman"/>
          <w:sz w:val="24"/>
          <w:szCs w:val="24"/>
        </w:rPr>
        <w:t xml:space="preserve"> T</w:t>
      </w:r>
      <w:r w:rsidR="00603447">
        <w:rPr>
          <w:rFonts w:ascii="Times New Roman" w:hAnsi="Times New Roman" w:cs="Times New Roman"/>
          <w:sz w:val="24"/>
          <w:szCs w:val="24"/>
        </w:rPr>
        <w:t xml:space="preserve">he </w:t>
      </w:r>
      <w:r w:rsidR="00B57608">
        <w:rPr>
          <w:rFonts w:ascii="Times New Roman" w:hAnsi="Times New Roman" w:cs="Times New Roman"/>
          <w:sz w:val="24"/>
          <w:szCs w:val="24"/>
        </w:rPr>
        <w:t>magnitude of transient variation in growth (</w:t>
      </w:r>
      <w:proofErr w:type="spellStart"/>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proofErr w:type="spellEnd"/>
      <w:r w:rsidR="00B57608">
        <w:rPr>
          <w:rFonts w:ascii="Times New Roman" w:hAnsi="Times New Roman" w:cs="Times New Roman"/>
          <w:sz w:val="24"/>
          <w:szCs w:val="24"/>
        </w:rPr>
        <w:t>)</w:t>
      </w:r>
      <w:r w:rsidR="00093192">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B57608">
        <w:rPr>
          <w:rFonts w:ascii="Times New Roman" w:hAnsi="Times New Roman" w:cs="Times New Roman"/>
          <w:sz w:val="24"/>
          <w:szCs w:val="24"/>
        </w:rPr>
        <w:t>were assumed to be constant for males and females</w:t>
      </w:r>
      <w:r w:rsidR="00093192">
        <w:rPr>
          <w:rFonts w:ascii="Times New Roman" w:hAnsi="Times New Roman" w:cs="Times New Roman"/>
          <w:sz w:val="24"/>
          <w:szCs w:val="24"/>
        </w:rPr>
        <w:t xml:space="preserve">.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r w:rsidR="00443B46">
        <w:rPr>
          <w:rFonts w:ascii="Times New Roman" w:hAnsi="Times New Roman" w:cs="Times New Roman"/>
          <w:sz w:val="24"/>
          <w:szCs w:val="24"/>
        </w:rPr>
        <w:t xml:space="preserve">tagging and </w:t>
      </w:r>
      <w:r w:rsidR="00772E4B">
        <w:rPr>
          <w:rFonts w:ascii="Times New Roman" w:hAnsi="Times New Roman" w:cs="Times New Roman"/>
          <w:sz w:val="24"/>
          <w:szCs w:val="24"/>
        </w:rPr>
        <w:t>recaptures are 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3674BB7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w:t>
      </w:r>
      <w:r w:rsidR="00B57608">
        <w:rPr>
          <w:rFonts w:ascii="Times New Roman" w:hAnsi="Times New Roman" w:cs="Times New Roman"/>
          <w:sz w:val="24"/>
          <w:szCs w:val="24"/>
        </w:rPr>
        <w:t xml:space="preserve">persistent individual variation in </w:t>
      </w:r>
      <w:r w:rsidR="00943A64">
        <w:rPr>
          <w:rFonts w:ascii="Times New Roman" w:hAnsi="Times New Roman" w:cs="Times New Roman"/>
          <w:sz w:val="24"/>
          <w:szCs w:val="24"/>
        </w:rPr>
        <w:t>upkeep costs</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C16837">
        <w:rPr>
          <w:rFonts w:ascii="Times New Roman" w:hAnsi="Times New Roman" w:cs="Times New Roman"/>
          <w:sz w:val="24"/>
          <w:szCs w:val="24"/>
        </w:rPr>
        <w:t xml:space="preserve"> for each sex</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 xml:space="preserve">transient </w:t>
      </w:r>
      <w:del w:id="6" w:author="Darcy Webber" w:date="2015-02-17T14:41:00Z">
        <w:r w:rsidR="00B57608" w:rsidDel="00747759">
          <w:rPr>
            <w:rFonts w:ascii="Times New Roman" w:hAnsi="Times New Roman" w:cs="Times New Roman"/>
            <w:sz w:val="24"/>
            <w:szCs w:val="24"/>
          </w:rPr>
          <w:delText xml:space="preserve">individual </w:delText>
        </w:r>
      </w:del>
      <w:r w:rsidR="00B57608">
        <w:rPr>
          <w:rFonts w:ascii="Times New Roman" w:hAnsi="Times New Roman" w:cs="Times New Roman"/>
          <w:sz w:val="24"/>
          <w:szCs w:val="24"/>
        </w:rPr>
        <w:t>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460E50">
        <w:rPr>
          <w:rFonts w:ascii="Times New Roman" w:hAnsi="Times New Roman" w:cs="Times New Roman"/>
          <w:sz w:val="24"/>
          <w:szCs w:val="24"/>
        </w:rPr>
        <w:t xml:space="preserve">, and </w:t>
      </w:r>
      <w:r w:rsidR="00B57608">
        <w:rPr>
          <w:rFonts w:ascii="Times New Roman" w:hAnsi="Times New Roman" w:cs="Times New Roman"/>
          <w:sz w:val="24"/>
          <w:szCs w:val="24"/>
        </w:rPr>
        <w:t xml:space="preserve">both persistent and transient variation in growth (both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57608">
        <w:rPr>
          <w:rFonts w:ascii="Times New Roman" w:hAnsi="Times New Roman" w:cs="Times New Roman"/>
          <w:sz w:val="24"/>
          <w:szCs w:val="24"/>
        </w:rPr>
        <w:t>)</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t>
      </w:r>
      <w:r w:rsidR="00B57608">
        <w:rPr>
          <w:rFonts w:ascii="Times New Roman" w:hAnsi="Times New Roman" w:cs="Times New Roman"/>
          <w:sz w:val="24"/>
          <w:szCs w:val="24"/>
        </w:rPr>
        <w:t xml:space="preserve">were </w:t>
      </w:r>
      <w:r w:rsidR="00F0737B">
        <w:rPr>
          <w:rFonts w:ascii="Times New Roman" w:hAnsi="Times New Roman" w:cs="Times New Roman"/>
          <w:sz w:val="24"/>
          <w:szCs w:val="24"/>
        </w:rPr>
        <w:t xml:space="preserve">simulated </w:t>
      </w:r>
      <w:r w:rsidR="004471DE">
        <w:rPr>
          <w:rFonts w:ascii="Times New Roman" w:hAnsi="Times New Roman" w:cs="Times New Roman"/>
          <w:sz w:val="24"/>
          <w:szCs w:val="24"/>
        </w:rPr>
        <w:t>for</w:t>
      </w:r>
      <w:r w:rsidR="00460E50">
        <w:rPr>
          <w:rFonts w:ascii="Times New Roman" w:hAnsi="Times New Roman" w:cs="Times New Roman"/>
          <w:sz w:val="24"/>
          <w:szCs w:val="24"/>
        </w:rPr>
        <w:t xml:space="preserve"> 50, 100, 250 and 500 </w:t>
      </w:r>
      <w:r w:rsidR="00B57608">
        <w:rPr>
          <w:rFonts w:ascii="Times New Roman" w:hAnsi="Times New Roman" w:cs="Times New Roman"/>
          <w:sz w:val="24"/>
          <w:szCs w:val="24"/>
        </w:rPr>
        <w:t xml:space="preserve">recaptured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61332FC2"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B57608">
        <w:rPr>
          <w:rFonts w:ascii="Times New Roman" w:hAnsi="Times New Roman" w:cs="Times New Roman"/>
          <w:sz w:val="24"/>
          <w:szCs w:val="24"/>
        </w:rPr>
        <w:t>Average age at length zero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average upkeep costs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and asymptotic maximum length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were taken from</w:t>
      </w:r>
      <w:r w:rsidR="00AE374A">
        <w:rPr>
          <w:rFonts w:ascii="Times New Roman" w:hAnsi="Times New Roman" w:cs="Times New Roman"/>
          <w:sz w:val="24"/>
          <w:szCs w:val="24"/>
        </w:rPr>
        <w:t xml:space="preserve"> </w:t>
      </w:r>
      <w:r w:rsidR="00AE374A">
        <w:rPr>
          <w:rFonts w:ascii="Times New Roman" w:hAnsi="Times New Roman" w:cs="Times New Roman"/>
          <w:sz w:val="24"/>
          <w:szCs w:val="24"/>
        </w:rPr>
        <w:fldChar w:fldCharType="begin"/>
      </w:r>
      <w:r w:rsidR="00AE374A">
        <w:rPr>
          <w:rFonts w:ascii="Times New Roman" w:hAnsi="Times New Roman" w:cs="Times New Roman"/>
          <w:sz w:val="24"/>
          <w:szCs w:val="24"/>
        </w:rPr>
        <w:instrText xml:space="preserve"> ADDIN ZOTERO_ITEM CSL_CITATION {"citationID":"2qb0hjv9qb","properties":{"formattedCitation":"(Dunn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AE374A">
        <w:rPr>
          <w:rFonts w:ascii="Times New Roman" w:hAnsi="Times New Roman" w:cs="Times New Roman"/>
          <w:sz w:val="24"/>
          <w:szCs w:val="24"/>
        </w:rPr>
        <w:fldChar w:fldCharType="separate"/>
      </w:r>
      <w:r w:rsidR="00AE374A">
        <w:rPr>
          <w:rFonts w:ascii="Times New Roman" w:hAnsi="Times New Roman" w:cs="Times New Roman"/>
          <w:sz w:val="24"/>
        </w:rPr>
        <w:t>Dunn et al.</w:t>
      </w:r>
      <w:r w:rsidR="00AE374A" w:rsidRPr="00AE374A">
        <w:rPr>
          <w:rFonts w:ascii="Times New Roman" w:hAnsi="Times New Roman" w:cs="Times New Roman"/>
          <w:sz w:val="24"/>
        </w:rPr>
        <w:t xml:space="preserve"> </w:t>
      </w:r>
      <w:r w:rsidR="00AE374A">
        <w:rPr>
          <w:rFonts w:ascii="Times New Roman" w:hAnsi="Times New Roman" w:cs="Times New Roman"/>
          <w:sz w:val="24"/>
        </w:rPr>
        <w:t>(</w:t>
      </w:r>
      <w:r w:rsidR="00AE374A" w:rsidRPr="00AE374A">
        <w:rPr>
          <w:rFonts w:ascii="Times New Roman" w:hAnsi="Times New Roman" w:cs="Times New Roman"/>
          <w:sz w:val="24"/>
        </w:rPr>
        <w:t>2006)</w:t>
      </w:r>
      <w:r w:rsidR="00AE374A">
        <w:rPr>
          <w:rFonts w:ascii="Times New Roman" w:hAnsi="Times New Roman" w:cs="Times New Roman"/>
          <w:sz w:val="24"/>
          <w:szCs w:val="24"/>
        </w:rPr>
        <w:fldChar w:fldCharType="end"/>
      </w:r>
      <w:r w:rsidR="000855AF">
        <w:rPr>
          <w:rFonts w:ascii="Times New Roman" w:hAnsi="Times New Roman" w:cs="Times New Roman"/>
          <w:sz w:val="24"/>
          <w:szCs w:val="24"/>
        </w:rPr>
        <w:t xml:space="preserve"> and used to derive the values </w:t>
      </w:r>
      <w:r w:rsidR="0073635D">
        <w:rPr>
          <w:rFonts w:ascii="Times New Roman" w:hAnsi="Times New Roman" w:cs="Times New Roman"/>
          <w:sz w:val="24"/>
          <w:szCs w:val="24"/>
        </w:rPr>
        <w:t xml:space="preserve">of </w:t>
      </w:r>
      <w:r w:rsidR="00B35058">
        <w:rPr>
          <w:rFonts w:ascii="Times New Roman" w:hAnsi="Times New Roman" w:cs="Times New Roman"/>
          <w:sz w:val="24"/>
          <w:szCs w:val="24"/>
        </w:rPr>
        <w:t>t</w:t>
      </w:r>
      <w:r w:rsidR="008A67B1">
        <w:rPr>
          <w:rFonts w:ascii="Times New Roman" w:hAnsi="Times New Roman" w:cs="Times New Roman"/>
          <w:sz w:val="24"/>
          <w:szCs w:val="24"/>
        </w:rPr>
        <w:t xml:space="preserve">he </w:t>
      </w:r>
      <w:r w:rsidR="00B57608">
        <w:rPr>
          <w:rFonts w:ascii="Times New Roman" w:hAnsi="Times New Roman" w:cs="Times New Roman"/>
          <w:sz w:val="24"/>
          <w:szCs w:val="24"/>
        </w:rPr>
        <w:t>length at birth</w:t>
      </w:r>
      <w:r w:rsidR="00E84EBE">
        <w:rPr>
          <w:rFonts w:ascii="Times New Roman" w:hAnsi="Times New Roman" w:cs="Times New Roman"/>
          <w:sz w:val="24"/>
          <w:szCs w:val="24"/>
        </w:rPr>
        <w:t xml:space="preserve"> </w:t>
      </w:r>
      <w:r w:rsidR="00B57608">
        <w:rPr>
          <w:rFonts w:ascii="Times New Roman" w:hAnsi="Times New Roman" w:cs="Times New Roman"/>
          <w:sz w:val="24"/>
          <w:szCs w:val="24"/>
        </w:rPr>
        <w:lastRenderedPageBreak/>
        <w:t>(</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Pr>
          <w:rFonts w:ascii="Times New Roman" w:hAnsi="Times New Roman" w:cs="Times New Roman"/>
          <w:sz w:val="24"/>
          <w:szCs w:val="24"/>
        </w:rPr>
        <w:t xml:space="preserve"> and </w:t>
      </w:r>
      <w:r w:rsidR="0073635D">
        <w:rPr>
          <w:rFonts w:ascii="Times New Roman" w:hAnsi="Times New Roman" w:cs="Times New Roman"/>
          <w:sz w:val="24"/>
          <w:szCs w:val="24"/>
        </w:rPr>
        <w:t>average energy acquisition rate</w:t>
      </w:r>
      <w:r w:rsidR="00B57608">
        <w:rPr>
          <w:rFonts w:ascii="Times New Roman" w:hAnsi="Times New Roman" w:cs="Times New Roman"/>
          <w:sz w:val="24"/>
          <w:szCs w:val="24"/>
        </w:rPr>
        <w:t xml:space="preserve">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B57608">
        <w:rPr>
          <w:rFonts w:ascii="Times New Roman" w:hAnsi="Times New Roman" w:cs="Times New Roman"/>
          <w:sz w:val="24"/>
          <w:szCs w:val="24"/>
        </w:rPr>
        <w:t>)</w:t>
      </w:r>
      <w:r w:rsidR="0073635D">
        <w:rPr>
          <w:rFonts w:ascii="Times New Roman" w:hAnsi="Times New Roman" w:cs="Times New Roman"/>
          <w:sz w:val="24"/>
          <w:szCs w:val="24"/>
        </w:rPr>
        <w:t xml:space="preserve"> parameters</w:t>
      </w:r>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2A2AD5">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1150A86A" w14:textId="753299CB" w:rsidR="00E34E47" w:rsidRDefault="00093192" w:rsidP="004046D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w:t>
      </w:r>
      <w:r w:rsidR="00957261">
        <w:rPr>
          <w:rFonts w:ascii="Times New Roman" w:hAnsi="Times New Roman" w:cs="Times New Roman"/>
          <w:sz w:val="24"/>
          <w:szCs w:val="24"/>
        </w:rPr>
        <w:t>length at birth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957261">
        <w:rPr>
          <w:rFonts w:ascii="Times New Roman" w:hAnsi="Times New Roman" w:cs="Times New Roman"/>
          <w:sz w:val="24"/>
          <w:szCs w:val="24"/>
        </w:rPr>
        <w:t>),</w:t>
      </w:r>
      <w:r w:rsidR="00AC73C3">
        <w:rPr>
          <w:rFonts w:ascii="Times New Roman" w:hAnsi="Times New Roman" w:cs="Times New Roman"/>
          <w:sz w:val="24"/>
          <w:szCs w:val="24"/>
        </w:rPr>
        <w:t xml:space="preserve"> </w:t>
      </w:r>
      <w:r w:rsidR="000654FE">
        <w:rPr>
          <w:rFonts w:ascii="Times New Roman" w:hAnsi="Times New Roman" w:cs="Times New Roman"/>
          <w:sz w:val="24"/>
          <w:szCs w:val="24"/>
        </w:rPr>
        <w:t>average upkeep cost</w:t>
      </w:r>
      <w:r w:rsidR="000454E4">
        <w:rPr>
          <w:rFonts w:ascii="Times New Roman" w:hAnsi="Times New Roman" w:cs="Times New Roman"/>
          <w:sz w:val="24"/>
          <w:szCs w:val="24"/>
        </w:rPr>
        <w:t xml:space="preserve"> (</w:t>
      </w:r>
      <w:proofErr w:type="spellStart"/>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proofErr w:type="spellEnd"/>
      <w:r w:rsidR="000454E4">
        <w:rPr>
          <w:rFonts w:ascii="Times New Roman" w:hAnsi="Times New Roman" w:cs="Times New Roman"/>
          <w:sz w:val="24"/>
          <w:szCs w:val="24"/>
        </w:rPr>
        <w:t>),</w:t>
      </w:r>
      <w:r w:rsidR="00AC73C3">
        <w:rPr>
          <w:rFonts w:ascii="Times New Roman" w:hAnsi="Times New Roman" w:cs="Times New Roman"/>
          <w:sz w:val="24"/>
          <w:szCs w:val="24"/>
        </w:rPr>
        <w:t xml:space="preserve"> </w:t>
      </w:r>
      <w:r w:rsidR="008E66D1">
        <w:rPr>
          <w:rFonts w:ascii="Times New Roman" w:hAnsi="Times New Roman" w:cs="Times New Roman"/>
          <w:sz w:val="24"/>
          <w:szCs w:val="24"/>
        </w:rPr>
        <w:t>magnitude of persistent variation in growth (</w:t>
      </w:r>
      <w:proofErr w:type="spellStart"/>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proofErr w:type="spellEnd"/>
      <w:r w:rsidR="008E66D1">
        <w:rPr>
          <w:rFonts w:ascii="Times New Roman" w:hAnsi="Times New Roman" w:cs="Times New Roman"/>
          <w:sz w:val="24"/>
          <w:szCs w:val="24"/>
        </w:rPr>
        <w:t xml:space="preserve">) </w:t>
      </w:r>
      <w:r w:rsidR="00ED2BEC">
        <w:rPr>
          <w:rFonts w:ascii="Times New Roman" w:hAnsi="Times New Roman" w:cs="Times New Roman"/>
          <w:sz w:val="24"/>
          <w:szCs w:val="24"/>
        </w:rPr>
        <w:t xml:space="preserve">and </w:t>
      </w:r>
      <w:r w:rsidR="00B404D0">
        <w:rPr>
          <w:rFonts w:ascii="Times New Roman" w:hAnsi="Times New Roman" w:cs="Times New Roman"/>
          <w:sz w:val="24"/>
          <w:szCs w:val="24"/>
        </w:rPr>
        <w:t>average energ</w:t>
      </w:r>
      <w:r w:rsidR="000654FE">
        <w:rPr>
          <w:rFonts w:ascii="Times New Roman" w:hAnsi="Times New Roman" w:cs="Times New Roman"/>
          <w:sz w:val="24"/>
          <w:szCs w:val="24"/>
        </w:rPr>
        <w:t>y acquisition rate</w:t>
      </w:r>
      <w:r w:rsidR="00B404D0">
        <w:rPr>
          <w:rFonts w:ascii="Times New Roman" w:hAnsi="Times New Roman" w:cs="Times New Roman"/>
          <w:sz w:val="24"/>
          <w:szCs w:val="24"/>
        </w:rPr>
        <w:t xml:space="preserve"> (</w:t>
      </w:r>
      <w:proofErr w:type="spellStart"/>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sidR="00B404D0">
        <w:rPr>
          <w:rFonts w:ascii="Times New Roman" w:hAnsi="Times New Roman" w:cs="Times New Roman"/>
          <w:sz w:val="24"/>
          <w:szCs w:val="24"/>
        </w:rPr>
        <w:t xml:space="preserve">) </w:t>
      </w:r>
      <w:r w:rsidR="000654FE">
        <w:rPr>
          <w:rFonts w:ascii="Times New Roman" w:hAnsi="Times New Roman" w:cs="Times New Roman"/>
          <w:sz w:val="24"/>
          <w:szCs w:val="24"/>
        </w:rPr>
        <w:t xml:space="preserve">parameters </w:t>
      </w:r>
      <w:r w:rsidR="00AC73C3">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10514B">
        <w:rPr>
          <w:rFonts w:ascii="Times New Roman" w:hAnsi="Times New Roman" w:cs="Times New Roman"/>
          <w:sz w:val="24"/>
          <w:szCs w:val="24"/>
        </w:rPr>
        <w:t xml:space="preserve">the </w:t>
      </w:r>
      <w:r w:rsidR="000654FE">
        <w:rPr>
          <w:rFonts w:ascii="Times New Roman" w:hAnsi="Times New Roman" w:cs="Times New Roman"/>
          <w:sz w:val="24"/>
          <w:szCs w:val="24"/>
        </w:rPr>
        <w:t>magnitude of transient variation in growth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0654FE">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6B5332">
        <w:rPr>
          <w:rFonts w:ascii="Times New Roman" w:hAnsi="Times New Roman" w:cs="Times New Roman"/>
          <w:sz w:val="24"/>
          <w:szCs w:val="24"/>
        </w:rPr>
        <w:t>were not</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_Ref411934157 \h </w:instrText>
      </w:r>
      <w:r w:rsidR="002B16C1">
        <w:rPr>
          <w:rFonts w:ascii="Times New Roman" w:hAnsi="Times New Roman" w:cs="Times New Roman"/>
          <w:sz w:val="24"/>
          <w:szCs w:val="24"/>
        </w:rPr>
      </w:r>
      <w:r w:rsidR="002B16C1">
        <w:rPr>
          <w:rFonts w:ascii="Times New Roman" w:hAnsi="Times New Roman" w:cs="Times New Roman"/>
          <w:sz w:val="24"/>
          <w:szCs w:val="24"/>
        </w:rPr>
        <w:fldChar w:fldCharType="separate"/>
      </w:r>
      <w:r w:rsidR="00FF1879" w:rsidRPr="00D01717">
        <w:rPr>
          <w:i/>
          <w:color w:val="000000" w:themeColor="text1"/>
          <w:sz w:val="24"/>
          <w:szCs w:val="24"/>
        </w:rPr>
        <w:t xml:space="preserve">Table </w:t>
      </w:r>
      <w:r w:rsidR="00FF1879">
        <w:rPr>
          <w:i/>
          <w:noProof/>
          <w:color w:val="000000" w:themeColor="text1"/>
          <w:sz w:val="24"/>
          <w:szCs w:val="24"/>
        </w:rPr>
        <w:t>2</w:t>
      </w:r>
      <w:r w:rsidR="002B16C1">
        <w:rPr>
          <w:rFonts w:ascii="Times New Roman" w:hAnsi="Times New Roman" w:cs="Times New Roman"/>
          <w:sz w:val="24"/>
          <w:szCs w:val="24"/>
        </w:rPr>
        <w:fldChar w:fldCharType="end"/>
      </w:r>
      <w:r w:rsidR="0073635D">
        <w:rPr>
          <w:rFonts w:ascii="Times New Roman" w:hAnsi="Times New Roman" w:cs="Times New Roman"/>
          <w:sz w:val="24"/>
          <w:szCs w:val="24"/>
        </w:rPr>
        <w:t xml:space="preserve">, </w:t>
      </w:r>
      <w:r w:rsidR="0073635D">
        <w:rPr>
          <w:rFonts w:ascii="Times New Roman" w:hAnsi="Times New Roman" w:cs="Times New Roman"/>
          <w:sz w:val="24"/>
          <w:szCs w:val="24"/>
        </w:rPr>
        <w:fldChar w:fldCharType="begin"/>
      </w:r>
      <w:r w:rsidR="0073635D">
        <w:rPr>
          <w:rFonts w:ascii="Times New Roman" w:hAnsi="Times New Roman" w:cs="Times New Roman"/>
          <w:sz w:val="24"/>
          <w:szCs w:val="24"/>
        </w:rPr>
        <w:instrText xml:space="preserve"> REF _Ref411934690 \h </w:instrText>
      </w:r>
      <w:r w:rsidR="0073635D">
        <w:rPr>
          <w:rFonts w:ascii="Times New Roman" w:hAnsi="Times New Roman" w:cs="Times New Roman"/>
          <w:sz w:val="24"/>
          <w:szCs w:val="24"/>
        </w:rPr>
      </w:r>
      <w:r w:rsidR="0073635D">
        <w:rPr>
          <w:rFonts w:ascii="Times New Roman" w:hAnsi="Times New Roman" w:cs="Times New Roman"/>
          <w:sz w:val="24"/>
          <w:szCs w:val="24"/>
        </w:rPr>
        <w:fldChar w:fldCharType="separate"/>
      </w:r>
      <w:r w:rsidR="0073635D" w:rsidRPr="00D01717">
        <w:rPr>
          <w:i/>
          <w:color w:val="000000" w:themeColor="text1"/>
          <w:sz w:val="24"/>
          <w:szCs w:val="24"/>
        </w:rPr>
        <w:t xml:space="preserve">Table </w:t>
      </w:r>
      <w:r w:rsidR="0073635D">
        <w:rPr>
          <w:i/>
          <w:noProof/>
          <w:color w:val="000000" w:themeColor="text1"/>
          <w:sz w:val="24"/>
          <w:szCs w:val="24"/>
        </w:rPr>
        <w:t>3</w:t>
      </w:r>
      <w:r w:rsidR="0073635D">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78226B">
        <w:rPr>
          <w:rFonts w:ascii="Times New Roman" w:hAnsi="Times New Roman" w:cs="Times New Roman"/>
          <w:sz w:val="24"/>
          <w:szCs w:val="24"/>
        </w:rPr>
        <w:t>(</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 xml:space="preserve">) </w:t>
      </w:r>
      <w:r w:rsidR="00CF3B4C">
        <w:rPr>
          <w:rFonts w:ascii="Times New Roman" w:hAnsi="Times New Roman" w:cs="Times New Roman"/>
          <w:sz w:val="24"/>
          <w:szCs w:val="24"/>
        </w:rPr>
        <w:t>was set at</w:t>
      </w:r>
      <w:r w:rsidR="005756B6">
        <w:rPr>
          <w:rFonts w:ascii="Times New Roman" w:hAnsi="Times New Roman" w:cs="Times New Roman"/>
          <w:sz w:val="24"/>
          <w:szCs w:val="24"/>
        </w:rPr>
        <w:t xml:space="preserve"> the value in </w:t>
      </w:r>
      <w:r w:rsidR="005756B6">
        <w:rPr>
          <w:rFonts w:ascii="Times New Roman" w:hAnsi="Times New Roman" w:cs="Times New Roman"/>
          <w:sz w:val="24"/>
          <w:szCs w:val="24"/>
        </w:rPr>
        <w:fldChar w:fldCharType="begin"/>
      </w:r>
      <w:r w:rsidR="005756B6">
        <w:rPr>
          <w:rFonts w:ascii="Times New Roman" w:hAnsi="Times New Roman" w:cs="Times New Roman"/>
          <w:sz w:val="24"/>
          <w:szCs w:val="24"/>
        </w:rPr>
        <w:instrText xml:space="preserve"> ADDIN ZOTERO_ITEM CSL_CITATION {"citationID":"2oojoo34sv","properties":{"formattedCitation":"(Dunn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5756B6">
        <w:rPr>
          <w:rFonts w:ascii="Times New Roman" w:hAnsi="Times New Roman" w:cs="Times New Roman"/>
          <w:sz w:val="24"/>
          <w:szCs w:val="24"/>
        </w:rPr>
        <w:fldChar w:fldCharType="separate"/>
      </w:r>
      <w:r w:rsidR="005756B6">
        <w:rPr>
          <w:rFonts w:ascii="Times New Roman" w:hAnsi="Times New Roman" w:cs="Times New Roman"/>
          <w:sz w:val="24"/>
        </w:rPr>
        <w:t>Dunn et al.</w:t>
      </w:r>
      <w:r w:rsidR="005756B6" w:rsidRPr="005756B6">
        <w:rPr>
          <w:rFonts w:ascii="Times New Roman" w:hAnsi="Times New Roman" w:cs="Times New Roman"/>
          <w:sz w:val="24"/>
        </w:rPr>
        <w:t xml:space="preserve"> 2006</w:t>
      </w:r>
      <w:r w:rsidR="005756B6">
        <w:rPr>
          <w:rFonts w:ascii="Times New Roman" w:hAnsi="Times New Roman" w:cs="Times New Roman"/>
          <w:sz w:val="24"/>
          <w:szCs w:val="24"/>
        </w:rPr>
        <w:fldChar w:fldCharType="end"/>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383A7C">
        <w:rPr>
          <w:rFonts w:ascii="Times New Roman" w:hAnsi="Times New Roman" w:cs="Times New Roman"/>
          <w:sz w:val="24"/>
          <w:szCs w:val="24"/>
        </w:rPr>
        <w:t xml:space="preserve">the </w:t>
      </w:r>
      <w:r w:rsidR="0078226B">
        <w:rPr>
          <w:rFonts w:ascii="Times New Roman" w:hAnsi="Times New Roman" w:cs="Times New Roman"/>
          <w:sz w:val="24"/>
          <w:szCs w:val="24"/>
        </w:rPr>
        <w:t>c.v. of observed growth (</w:t>
      </w:r>
      <w:r w:rsidR="0078226B" w:rsidRPr="00CF3B4C">
        <w:rPr>
          <w:rFonts w:ascii="Times New Roman" w:hAnsi="Times New Roman" w:cs="Times New Roman"/>
          <w:i/>
          <w:sz w:val="24"/>
          <w:szCs w:val="24"/>
        </w:rPr>
        <w:t>c</w:t>
      </w:r>
      <w:r w:rsidR="0078226B"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383A7C">
        <w:rPr>
          <w:rFonts w:ascii="Times New Roman" w:hAnsi="Times New Roman" w:cs="Times New Roman"/>
          <w:sz w:val="24"/>
          <w:szCs w:val="24"/>
        </w:rPr>
        <w:t>magnitude of persistent variation among individuals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gramStart"/>
      <w:r w:rsidR="006020A2">
        <w:rPr>
          <w:rFonts w:ascii="Times New Roman" w:hAnsi="Times New Roman" w:cs="Times New Roman"/>
          <w:i/>
          <w:sz w:val="24"/>
          <w:szCs w:val="24"/>
          <w:vertAlign w:val="subscript"/>
        </w:rPr>
        <w:t>,s</w:t>
      </w:r>
      <w:proofErr w:type="spellEnd"/>
      <w:proofErr w:type="gramEnd"/>
      <w:r w:rsidR="001B3F2B">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1B3F2B">
        <w:rPr>
          <w:rFonts w:ascii="Times New Roman" w:hAnsi="Times New Roman" w:cs="Times New Roman"/>
          <w:sz w:val="24"/>
          <w:szCs w:val="24"/>
        </w:rPr>
        <w:t>magnitude of transient variation</w:t>
      </w:r>
      <w:r w:rsidR="001B3F2B" w:rsidRPr="00201D26">
        <w:rPr>
          <w:rFonts w:ascii="Times New Roman" w:hAnsi="Times New Roman" w:cs="Times New Roman"/>
          <w:i/>
          <w:sz w:val="24"/>
          <w:szCs w:val="24"/>
        </w:rPr>
        <w:t xml:space="preserve"> </w:t>
      </w:r>
      <w:r w:rsidR="001B3F2B">
        <w:rPr>
          <w:rFonts w:ascii="Times New Roman" w:hAnsi="Times New Roman" w:cs="Times New Roman"/>
          <w:sz w:val="24"/>
          <w:szCs w:val="24"/>
        </w:rPr>
        <w:t>(</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1B3F2B">
        <w:rPr>
          <w:rFonts w:ascii="Times New Roman" w:hAnsi="Times New Roman" w:cs="Times New Roman"/>
          <w:sz w:val="24"/>
          <w:szCs w:val="24"/>
        </w:rPr>
        <w:t xml:space="preserve">) </w:t>
      </w:r>
      <w:r w:rsidR="009D73B8">
        <w:rPr>
          <w:rFonts w:ascii="Times New Roman" w:hAnsi="Times New Roman" w:cs="Times New Roman"/>
          <w:sz w:val="24"/>
          <w:szCs w:val="24"/>
        </w:rPr>
        <w:t>were set at values that resulted in reasonable variation in individual length trajectories</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_Ref411934690 \h </w:instrText>
      </w:r>
      <w:r w:rsidR="002B16C1">
        <w:rPr>
          <w:rFonts w:ascii="Times New Roman" w:hAnsi="Times New Roman" w:cs="Times New Roman"/>
          <w:sz w:val="24"/>
          <w:szCs w:val="24"/>
        </w:rPr>
      </w:r>
      <w:r w:rsidR="002B16C1">
        <w:rPr>
          <w:rFonts w:ascii="Times New Roman" w:hAnsi="Times New Roman" w:cs="Times New Roman"/>
          <w:sz w:val="24"/>
          <w:szCs w:val="24"/>
        </w:rPr>
        <w:fldChar w:fldCharType="separate"/>
      </w:r>
      <w:r w:rsidR="00FF1879" w:rsidRPr="00D01717">
        <w:rPr>
          <w:i/>
          <w:color w:val="000000" w:themeColor="text1"/>
          <w:sz w:val="24"/>
          <w:szCs w:val="24"/>
        </w:rPr>
        <w:t xml:space="preserve">Table </w:t>
      </w:r>
      <w:r w:rsidR="00FF1879">
        <w:rPr>
          <w:i/>
          <w:noProof/>
          <w:color w:val="000000" w:themeColor="text1"/>
          <w:sz w:val="24"/>
          <w:szCs w:val="24"/>
        </w:rPr>
        <w:t>3</w:t>
      </w:r>
      <w:r w:rsidR="002B16C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41C1DEA9" w14:textId="2B14A61E" w:rsidR="00200293" w:rsidRDefault="00D87F9B" w:rsidP="004046D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each individual i</w:t>
      </w:r>
      <w:r w:rsidR="00A83F48">
        <w:rPr>
          <w:rFonts w:ascii="Times New Roman" w:hAnsi="Times New Roman" w:cs="Times New Roman"/>
          <w:sz w:val="24"/>
          <w:szCs w:val="24"/>
        </w:rPr>
        <w:t>n each of the</w:t>
      </w:r>
      <w:r>
        <w:rPr>
          <w:rFonts w:ascii="Times New Roman" w:hAnsi="Times New Roman" w:cs="Times New Roman"/>
          <w:sz w:val="24"/>
          <w:szCs w:val="24"/>
        </w:rPr>
        <w:t xml:space="preserve"> scenario/power simulations</w:t>
      </w:r>
      <w:r w:rsidR="00A83F48">
        <w:rPr>
          <w:rFonts w:ascii="Times New Roman" w:hAnsi="Times New Roman" w:cs="Times New Roman"/>
          <w:sz w:val="24"/>
          <w:szCs w:val="24"/>
        </w:rPr>
        <w:t xml:space="preserve">, sex was sampled with replacement from the observed sex </w:t>
      </w:r>
      <w:del w:id="7" w:author="Darcy Webber" w:date="2015-02-17T14:45:00Z">
        <w:r w:rsidR="00A83F48" w:rsidDel="00E25254">
          <w:rPr>
            <w:rFonts w:ascii="Times New Roman" w:hAnsi="Times New Roman" w:cs="Times New Roman"/>
            <w:sz w:val="24"/>
            <w:szCs w:val="24"/>
          </w:rPr>
          <w:delText xml:space="preserve">structure </w:delText>
        </w:r>
      </w:del>
      <w:ins w:id="8" w:author="Darcy Webber" w:date="2015-02-17T14:45:00Z">
        <w:r w:rsidR="00E25254">
          <w:rPr>
            <w:rFonts w:ascii="Times New Roman" w:hAnsi="Times New Roman" w:cs="Times New Roman"/>
            <w:sz w:val="24"/>
            <w:szCs w:val="24"/>
          </w:rPr>
          <w:t xml:space="preserve">of individuals </w:t>
        </w:r>
      </w:ins>
      <w:r w:rsidR="00A83F48">
        <w:rPr>
          <w:rFonts w:ascii="Times New Roman" w:hAnsi="Times New Roman" w:cs="Times New Roman"/>
          <w:sz w:val="24"/>
          <w:szCs w:val="24"/>
        </w:rPr>
        <w:t xml:space="preserve">in the </w:t>
      </w:r>
      <w:proofErr w:type="spellStart"/>
      <w:r w:rsidR="00A83F48">
        <w:rPr>
          <w:rFonts w:ascii="Times New Roman" w:hAnsi="Times New Roman" w:cs="Times New Roman"/>
          <w:sz w:val="24"/>
          <w:szCs w:val="24"/>
        </w:rPr>
        <w:t>toothfish</w:t>
      </w:r>
      <w:proofErr w:type="spellEnd"/>
      <w:r w:rsidR="00A83F48">
        <w:rPr>
          <w:rFonts w:ascii="Times New Roman" w:hAnsi="Times New Roman" w:cs="Times New Roman"/>
          <w:sz w:val="24"/>
          <w:szCs w:val="24"/>
        </w:rPr>
        <w:t xml:space="preserve"> data set.  </w:t>
      </w:r>
      <w:commentRangeStart w:id="9"/>
      <w:r w:rsidR="00A83F48">
        <w:rPr>
          <w:rFonts w:ascii="Times New Roman" w:hAnsi="Times New Roman" w:cs="Times New Roman"/>
          <w:sz w:val="24"/>
          <w:szCs w:val="24"/>
        </w:rPr>
        <w:t>The age at release, age at recapture and time at liberty were sampled independently from the observed</w:t>
      </w:r>
      <w:r w:rsidR="00833712">
        <w:rPr>
          <w:rFonts w:ascii="Times New Roman" w:hAnsi="Times New Roman" w:cs="Times New Roman"/>
          <w:sz w:val="24"/>
          <w:szCs w:val="24"/>
        </w:rPr>
        <w:t xml:space="preserve"> individuals in the</w:t>
      </w:r>
      <w:r w:rsidR="00A83F48">
        <w:rPr>
          <w:rFonts w:ascii="Times New Roman" w:hAnsi="Times New Roman" w:cs="Times New Roman"/>
          <w:sz w:val="24"/>
          <w:szCs w:val="24"/>
        </w:rPr>
        <w:t xml:space="preserve"> </w:t>
      </w:r>
      <w:proofErr w:type="spellStart"/>
      <w:r w:rsidR="00A83F48">
        <w:rPr>
          <w:rFonts w:ascii="Times New Roman" w:hAnsi="Times New Roman" w:cs="Times New Roman"/>
          <w:sz w:val="24"/>
          <w:szCs w:val="24"/>
        </w:rPr>
        <w:t>toothfish</w:t>
      </w:r>
      <w:proofErr w:type="spellEnd"/>
      <w:r w:rsidR="00A83F48">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w:t>
      </w:r>
      <w:r w:rsidR="0078226B">
        <w:rPr>
          <w:rFonts w:ascii="Times New Roman" w:hAnsi="Times New Roman" w:cs="Times New Roman"/>
          <w:sz w:val="24"/>
          <w:szCs w:val="24"/>
        </w:rPr>
        <w:t>other</w:t>
      </w:r>
      <w:r w:rsidR="00C24727">
        <w:rPr>
          <w:rFonts w:ascii="Times New Roman" w:hAnsi="Times New Roman" w:cs="Times New Roman"/>
          <w:sz w:val="24"/>
          <w:szCs w:val="24"/>
        </w:rPr>
        <w:t xml:space="preserve"> two variables</w:t>
      </w:r>
      <w:r w:rsidR="00200293" w:rsidRPr="00200293">
        <w:rPr>
          <w:rFonts w:ascii="Times New Roman" w:hAnsi="Times New Roman" w:cs="Times New Roman"/>
          <w:sz w:val="24"/>
          <w:szCs w:val="24"/>
        </w:rPr>
        <w:t xml:space="preserve"> </w:t>
      </w:r>
      <w:r w:rsidR="00200293">
        <w:rPr>
          <w:rFonts w:ascii="Times New Roman" w:hAnsi="Times New Roman" w:cs="Times New Roman"/>
          <w:sz w:val="24"/>
          <w:szCs w:val="24"/>
        </w:rPr>
        <w:t>and rounded to the nearest integer.  For instance:</w:t>
      </w:r>
    </w:p>
    <w:p w14:paraId="450927AD" w14:textId="23BAF247" w:rsidR="00200293" w:rsidRDefault="00200293" w:rsidP="00200293">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t>if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Pr>
          <w:rFonts w:ascii="Times New Roman" w:hAnsi="Times New Roman" w:cs="Times New Roman"/>
          <w:sz w:val="24"/>
          <w:szCs w:val="24"/>
        </w:rPr>
        <w:t xml:space="preserve"> was chosen</w:t>
      </w:r>
      <w:ins w:id="10" w:author="Darcy Webber" w:date="2015-02-17T14:46:00Z">
        <w:r w:rsidR="00E25254">
          <w:rPr>
            <w:rFonts w:ascii="Times New Roman" w:hAnsi="Times New Roman" w:cs="Times New Roman"/>
            <w:sz w:val="24"/>
            <w:szCs w:val="24"/>
          </w:rPr>
          <w:t xml:space="preserve"> at random</w:t>
        </w:r>
      </w:ins>
      <w:r>
        <w:rPr>
          <w:rFonts w:ascii="Times New Roman" w:hAnsi="Times New Roman" w:cs="Times New Roman"/>
          <w:sz w:val="24"/>
          <w:szCs w:val="24"/>
        </w:rPr>
        <w:t xml:space="preserve">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 xml:space="preserve"> = (t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2</w:t>
      </w:r>
      <w:r w:rsidRPr="00200293">
        <w:rPr>
          <w:rFonts w:ascii="Times New Roman" w:hAnsi="Times New Roman" w:cs="Times New Roman"/>
          <w:i/>
          <w:sz w:val="24"/>
          <w:szCs w:val="24"/>
        </w:rPr>
        <w:t>) - t</w:t>
      </w:r>
      <w:r w:rsidRPr="00200293">
        <w:rPr>
          <w:rFonts w:ascii="Times New Roman" w:hAnsi="Times New Roman" w:cs="Times New Roman"/>
          <w:i/>
          <w:sz w:val="24"/>
          <w:szCs w:val="24"/>
          <w:vertAlign w:val="subscript"/>
        </w:rPr>
        <w:t>2</w:t>
      </w:r>
      <w:ins w:id="11" w:author="Darcy Webber" w:date="2015-02-17T14:46:00Z">
        <w:r w:rsidR="00C76E51">
          <w:rPr>
            <w:rFonts w:ascii="Times New Roman" w:hAnsi="Times New Roman" w:cs="Times New Roman"/>
            <w:sz w:val="24"/>
            <w:szCs w:val="24"/>
          </w:rPr>
          <w:t>;</w:t>
        </w:r>
      </w:ins>
      <w:del w:id="12" w:author="Darcy Webber" w:date="2015-02-17T14:46:00Z">
        <w:r w:rsidDel="00C76E51">
          <w:rPr>
            <w:rFonts w:ascii="Times New Roman" w:hAnsi="Times New Roman" w:cs="Times New Roman"/>
            <w:sz w:val="24"/>
            <w:szCs w:val="24"/>
          </w:rPr>
          <w:delText>,</w:delText>
        </w:r>
      </w:del>
    </w:p>
    <w:p w14:paraId="2FBF04C0" w14:textId="1D6F2112"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r w:rsidRPr="00200293">
        <w:rPr>
          <w:rFonts w:ascii="Times New Roman" w:hAnsi="Times New Roman" w:cs="Times New Roman"/>
          <w:sz w:val="24"/>
          <w:szCs w:val="24"/>
        </w:rPr>
        <w:t>if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was chosen it was calculated as the age at </w:t>
      </w:r>
      <w:r w:rsidR="00CD3023">
        <w:rPr>
          <w:rFonts w:ascii="Times New Roman" w:hAnsi="Times New Roman" w:cs="Times New Roman"/>
          <w:sz w:val="24"/>
          <w:szCs w:val="24"/>
        </w:rPr>
        <w:t>first capture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plus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2</w:t>
      </w:r>
      <w:ins w:id="13" w:author="Darcy Webber" w:date="2015-02-17T14:46:00Z">
        <w:r w:rsidR="00C76E51">
          <w:rPr>
            <w:rFonts w:ascii="Times New Roman" w:hAnsi="Times New Roman" w:cs="Times New Roman"/>
            <w:sz w:val="24"/>
            <w:szCs w:val="24"/>
          </w:rPr>
          <w:t>;</w:t>
        </w:r>
      </w:ins>
      <w:del w:id="14" w:author="Darcy Webber" w:date="2015-02-17T14:46:00Z">
        <w:r w:rsidDel="00C76E51">
          <w:rPr>
            <w:rFonts w:ascii="Times New Roman" w:hAnsi="Times New Roman" w:cs="Times New Roman"/>
            <w:sz w:val="24"/>
            <w:szCs w:val="24"/>
          </w:rPr>
          <w:delText>,</w:delText>
        </w:r>
      </w:del>
    </w:p>
    <w:p w14:paraId="7021A162" w14:textId="31BDB588"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if</w:t>
      </w:r>
      <w:proofErr w:type="gramEnd"/>
      <w:r>
        <w:rPr>
          <w:rFonts w:ascii="Times New Roman" w:hAnsi="Times New Roman" w:cs="Times New Roman"/>
          <w:sz w:val="24"/>
          <w:szCs w:val="24"/>
        </w:rPr>
        <w:t xml:space="preserv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was chosen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 xml:space="preserve">), i.e., </w:t>
      </w:r>
      <w:r w:rsid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i/>
          <w:sz w:val="24"/>
          <w:szCs w:val="24"/>
        </w:rPr>
        <w:t xml:space="preserve"> =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Pr>
          <w:rFonts w:ascii="Times New Roman" w:hAnsi="Times New Roman" w:cs="Times New Roman"/>
          <w:sz w:val="24"/>
          <w:szCs w:val="24"/>
        </w:rPr>
        <w:t>.</w:t>
      </w:r>
    </w:p>
    <w:p w14:paraId="510C1E88" w14:textId="0BC93D83" w:rsidR="00C24727" w:rsidRDefault="008413DE" w:rsidP="0020029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Sampling in this way ensured that the distribution of each of the variables approximated those observed </w:t>
      </w:r>
      <w:r w:rsidR="00DD2F49">
        <w:rPr>
          <w:rFonts w:ascii="Times New Roman" w:hAnsi="Times New Roman" w:cs="Times New Roman"/>
          <w:sz w:val="24"/>
          <w:szCs w:val="24"/>
        </w:rPr>
        <w:t>the real-world data set</w:t>
      </w:r>
      <w:r>
        <w:rPr>
          <w:rFonts w:ascii="Times New Roman" w:hAnsi="Times New Roman" w:cs="Times New Roman"/>
          <w:sz w:val="24"/>
          <w:szCs w:val="24"/>
        </w:rPr>
        <w:t>, without the need for sampling from complex joint distributions (</w:t>
      </w:r>
      <w:r w:rsidR="00CA3729">
        <w:rPr>
          <w:rFonts w:ascii="Times New Roman" w:hAnsi="Times New Roman" w:cs="Times New Roman"/>
          <w:sz w:val="24"/>
          <w:szCs w:val="24"/>
        </w:rPr>
        <w:t>e.g</w:t>
      </w:r>
      <w:r>
        <w:rPr>
          <w:rFonts w:ascii="Times New Roman" w:hAnsi="Times New Roman" w:cs="Times New Roman"/>
          <w:sz w:val="24"/>
          <w:szCs w:val="24"/>
        </w:rPr>
        <w:t xml:space="preserve">., copulas).  </w:t>
      </w:r>
      <w:commentRangeEnd w:id="9"/>
      <w:r w:rsidR="00170478">
        <w:rPr>
          <w:rStyle w:val="CommentReference"/>
        </w:rPr>
        <w:commentReference w:id="9"/>
      </w:r>
      <w:r w:rsidR="009F7A92">
        <w:rPr>
          <w:rFonts w:ascii="Times New Roman" w:hAnsi="Times New Roman" w:cs="Times New Roman"/>
          <w:sz w:val="24"/>
          <w:szCs w:val="24"/>
        </w:rPr>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r w:rsidR="00CF143F">
        <w:rPr>
          <w:rFonts w:ascii="Times New Roman" w:hAnsi="Times New Roman" w:cs="Times New Roman"/>
          <w:sz w:val="24"/>
          <w:szCs w:val="24"/>
        </w:rPr>
        <w:t>average energy acquisition rate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CF143F">
        <w:rPr>
          <w:rFonts w:ascii="Times New Roman" w:hAnsi="Times New Roman" w:cs="Times New Roman"/>
          <w:sz w:val="24"/>
          <w:szCs w:val="24"/>
        </w:rPr>
        <w:t xml:space="preserve">) </w:t>
      </w:r>
      <w:r w:rsidR="00166624">
        <w:rPr>
          <w:rFonts w:ascii="Times New Roman" w:hAnsi="Times New Roman" w:cs="Times New Roman"/>
          <w:sz w:val="24"/>
          <w:szCs w:val="24"/>
        </w:rPr>
        <w:t>we present the derived value</w:t>
      </w:r>
      <w:r w:rsidR="00603166">
        <w:rPr>
          <w:rFonts w:ascii="Times New Roman" w:hAnsi="Times New Roman" w:cs="Times New Roman"/>
          <w:sz w:val="24"/>
          <w:szCs w:val="24"/>
        </w:rPr>
        <w:t xml:space="preserve"> median asymptotic length</w:t>
      </w:r>
      <w:r w:rsidR="00166624">
        <w:rPr>
          <w:rFonts w:ascii="Times New Roman" w:hAnsi="Times New Roman" w:cs="Times New Roman"/>
          <w:sz w:val="24"/>
          <w:szCs w:val="24"/>
        </w:rPr>
        <w:t xml:space="preserve"> </w:t>
      </w:r>
      <w:r w:rsidR="00603166">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603166">
        <w:rPr>
          <w:rFonts w:ascii="Times New Roman" w:hAnsi="Times New Roman" w:cs="Times New Roman"/>
          <w:sz w:val="24"/>
          <w:szCs w:val="24"/>
        </w:rPr>
        <w:t>)</w:t>
      </w:r>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56BA1493" w:rsidR="0024711E" w:rsidRDefault="0024711E" w:rsidP="00701A4B">
      <w:pPr>
        <w:spacing w:line="480" w:lineRule="auto"/>
        <w:rPr>
          <w:rFonts w:ascii="Times New Roman" w:eastAsia="Times New Roman" w:hAnsi="Times New Roman" w:cs="Times New Roman"/>
          <w:b/>
          <w:bCs/>
          <w:sz w:val="24"/>
          <w:szCs w:val="24"/>
          <w:lang w:val="en-GB" w:eastAsia="en-GB"/>
        </w:rPr>
      </w:pP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0C4FEABC" w:rsidR="001E733D" w:rsidRDefault="006B2716"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502F46" w:rsidRPr="00843FF9">
        <w:rPr>
          <w:i/>
          <w:sz w:val="24"/>
          <w:szCs w:val="24"/>
        </w:rPr>
        <w:t xml:space="preserve">Figure </w:t>
      </w:r>
      <w:r w:rsidR="00502F46">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w:t>
      </w:r>
      <w:r w:rsidR="00086280">
        <w:rPr>
          <w:rFonts w:ascii="Times New Roman" w:hAnsi="Times New Roman" w:cs="Times New Roman"/>
          <w:sz w:val="24"/>
          <w:szCs w:val="24"/>
        </w:rPr>
        <w:t>,</w:t>
      </w:r>
      <w:r w:rsidR="00457BFC">
        <w:rPr>
          <w:rFonts w:ascii="Times New Roman" w:hAnsi="Times New Roman" w:cs="Times New Roman"/>
          <w:sz w:val="24"/>
          <w:szCs w:val="24"/>
        </w:rPr>
        <w:t xml:space="preserve"> </w:t>
      </w:r>
      <w:r w:rsidR="00086280">
        <w:rPr>
          <w:rFonts w:ascii="Times New Roman" w:hAnsi="Times New Roman" w:cs="Times New Roman"/>
          <w:sz w:val="24"/>
          <w:szCs w:val="24"/>
        </w:rPr>
        <w:t xml:space="preserve">given that many individuals have a positive/negative residual at both tagging and </w:t>
      </w:r>
      <w:proofErr w:type="spellStart"/>
      <w:r w:rsidR="00086280">
        <w:rPr>
          <w:rFonts w:ascii="Times New Roman" w:hAnsi="Times New Roman" w:cs="Times New Roman"/>
          <w:sz w:val="24"/>
          <w:szCs w:val="24"/>
        </w:rPr>
        <w:t>resighting</w:t>
      </w:r>
      <w:proofErr w:type="spellEnd"/>
      <w:r w:rsidR="00086280">
        <w:rPr>
          <w:rFonts w:ascii="Times New Roman" w:hAnsi="Times New Roman" w:cs="Times New Roman"/>
          <w:sz w:val="24"/>
          <w:szCs w:val="24"/>
        </w:rPr>
        <w:t xml:space="preserve">, and therefore residuals are correlated for a given individual </w:t>
      </w:r>
      <w:r w:rsidR="000E5893">
        <w:rPr>
          <w:rFonts w:ascii="Times New Roman" w:hAnsi="Times New Roman" w:cs="Times New Roman"/>
          <w:sz w:val="24"/>
          <w:szCs w:val="24"/>
        </w:rPr>
        <w:t>(</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FF1879" w:rsidRPr="00EC55AF">
        <w:rPr>
          <w:i/>
          <w:sz w:val="24"/>
          <w:szCs w:val="24"/>
        </w:rPr>
        <w:t xml:space="preserve">Figure </w:t>
      </w:r>
      <w:r w:rsidR="00FF1879">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086280">
        <w:rPr>
          <w:rFonts w:ascii="Times New Roman" w:hAnsi="Times New Roman" w:cs="Times New Roman"/>
          <w:sz w:val="24"/>
          <w:szCs w:val="24"/>
        </w:rPr>
        <w:t xml:space="preserve">The model without persistent or transient growth variation was </w:t>
      </w:r>
      <w:r w:rsidR="00940000">
        <w:rPr>
          <w:rFonts w:ascii="Times New Roman" w:hAnsi="Times New Roman" w:cs="Times New Roman"/>
          <w:sz w:val="24"/>
          <w:szCs w:val="24"/>
        </w:rPr>
        <w:t xml:space="preserve">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w:t>
      </w:r>
      <w:r w:rsidR="00102DCB">
        <w:rPr>
          <w:rFonts w:ascii="Times New Roman" w:hAnsi="Times New Roman" w:cs="Times New Roman"/>
          <w:sz w:val="24"/>
          <w:szCs w:val="24"/>
        </w:rPr>
        <w:t>AIC;</w:t>
      </w:r>
      <w:r w:rsidR="00F0737B">
        <w:rPr>
          <w:rFonts w:ascii="Times New Roman" w:hAnsi="Times New Roman" w:cs="Times New Roman"/>
          <w:sz w:val="24"/>
          <w:szCs w:val="24"/>
        </w:rPr>
        <w:t xml:space="preserve"> </w:t>
      </w:r>
      <w:r w:rsidR="00961AA1">
        <w:rPr>
          <w:rFonts w:ascii="Times New Roman" w:hAnsi="Times New Roman" w:cs="Times New Roman"/>
          <w:sz w:val="24"/>
          <w:szCs w:val="24"/>
        </w:rPr>
        <w:fldChar w:fldCharType="begin"/>
      </w:r>
      <w:r w:rsidR="00961AA1">
        <w:rPr>
          <w:rFonts w:ascii="Times New Roman" w:hAnsi="Times New Roman" w:cs="Times New Roman"/>
          <w:sz w:val="24"/>
          <w:szCs w:val="24"/>
        </w:rPr>
        <w:instrText xml:space="preserve"> ADDIN ZOTERO_ITEM CSL_CITATION {"citationID":"2qde2u652s","properties":{"formattedCitation":"(Akaike, 1998)","plainCitation":"(Akaike, 1998)"},"citationItems":[{"id":12,"uris":["http://zotero.org/users/local/UQR2zlZa/items/9GDW7X24"],"uri":["http://zotero.org/users/local/UQR2zlZa/items/9GDW7X24"],"itemData":{"id":12,"type":"chapter","title":"Information Theory and an Extension of the Maximum Likelihood Principle","container-title":"Selected Papers of Hirotugu Akaike","publisher":"Springer New York","publisher-place":"New York, NY","page":"199-213","source":"CrossRef","event-place":"New York, NY","URL":"http://link.springer.com/10.1007/978-1-4612-1694-0_15","ISBN":"978-1-4612-7248-9, 978-1-4612-1694-0","editor":[{"family":"Parzen","given":"Emanuel"},{"family":"Tanabe","given":"Kunio"},{"family":"Kitagawa","given":"Genshiro"}],"author":[{"family":"Akaike","given":"Hirotogu"}],"issued":{"date-parts":[["1998"]]},"accessed":{"date-parts":[["2015",2,17]]}}}],"schema":"https://github.com/citation-style-language/schema/raw/master/csl-citation.json"} </w:instrText>
      </w:r>
      <w:r w:rsidR="00961AA1">
        <w:rPr>
          <w:rFonts w:ascii="Times New Roman" w:hAnsi="Times New Roman" w:cs="Times New Roman"/>
          <w:sz w:val="24"/>
          <w:szCs w:val="24"/>
        </w:rPr>
        <w:fldChar w:fldCharType="separate"/>
      </w:r>
      <w:proofErr w:type="spellStart"/>
      <w:r w:rsidR="00961AA1">
        <w:rPr>
          <w:rFonts w:ascii="Times New Roman" w:hAnsi="Times New Roman" w:cs="Times New Roman"/>
          <w:sz w:val="24"/>
        </w:rPr>
        <w:t>Akaike</w:t>
      </w:r>
      <w:proofErr w:type="spellEnd"/>
      <w:r w:rsidR="00961AA1" w:rsidRPr="00961AA1">
        <w:rPr>
          <w:rFonts w:ascii="Times New Roman" w:hAnsi="Times New Roman" w:cs="Times New Roman"/>
          <w:sz w:val="24"/>
        </w:rPr>
        <w:t xml:space="preserve"> 1998</w:t>
      </w:r>
      <w:r w:rsidR="00961AA1">
        <w:rPr>
          <w:rFonts w:ascii="Times New Roman" w:hAnsi="Times New Roman" w:cs="Times New Roman"/>
          <w:sz w:val="24"/>
          <w:szCs w:val="24"/>
        </w:rPr>
        <w:fldChar w:fldCharType="end"/>
      </w:r>
      <w:r w:rsidR="00102DCB">
        <w:rPr>
          <w:rFonts w:ascii="Times New Roman" w:hAnsi="Times New Roman" w:cs="Times New Roman"/>
          <w:sz w:val="24"/>
          <w:szCs w:val="24"/>
        </w:rPr>
        <w:t>;</w:t>
      </w:r>
      <w:r w:rsidR="002F3191">
        <w:rPr>
          <w:rFonts w:ascii="Times New Roman" w:hAnsi="Times New Roman" w:cs="Times New Roman"/>
          <w:sz w:val="24"/>
          <w:szCs w:val="24"/>
        </w:rPr>
        <w:t xml:space="preserve"> </w:t>
      </w:r>
      <w:r w:rsidR="002F3191">
        <w:rPr>
          <w:rFonts w:ascii="Times New Roman" w:hAnsi="Times New Roman" w:cs="Times New Roman"/>
          <w:sz w:val="24"/>
          <w:szCs w:val="24"/>
        </w:rPr>
        <w:fldChar w:fldCharType="begin"/>
      </w:r>
      <w:r w:rsidR="002F3191">
        <w:rPr>
          <w:rFonts w:ascii="Times New Roman" w:hAnsi="Times New Roman" w:cs="Times New Roman"/>
          <w:sz w:val="24"/>
          <w:szCs w:val="24"/>
        </w:rPr>
        <w:instrText xml:space="preserve"> REF _Ref411934431 \h </w:instrText>
      </w:r>
      <w:r w:rsidR="002F3191">
        <w:rPr>
          <w:rFonts w:ascii="Times New Roman" w:hAnsi="Times New Roman" w:cs="Times New Roman"/>
          <w:sz w:val="24"/>
          <w:szCs w:val="24"/>
        </w:rPr>
      </w:r>
      <w:r w:rsidR="002F3191">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2F3191">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373031">
        <w:rPr>
          <w:rFonts w:ascii="Times New Roman" w:hAnsi="Times New Roman" w:cs="Times New Roman"/>
          <w:sz w:val="24"/>
          <w:szCs w:val="24"/>
        </w:rPr>
        <w:t xml:space="preserve">Compared to </w:t>
      </w:r>
      <w:r w:rsidR="00373031">
        <w:rPr>
          <w:rFonts w:ascii="Times New Roman" w:hAnsi="Times New Roman" w:cs="Times New Roman"/>
          <w:sz w:val="24"/>
          <w:szCs w:val="24"/>
        </w:rPr>
        <w:fldChar w:fldCharType="begin"/>
      </w:r>
      <w:r w:rsidR="00373031">
        <w:rPr>
          <w:rFonts w:ascii="Times New Roman" w:hAnsi="Times New Roman" w:cs="Times New Roman"/>
          <w:sz w:val="24"/>
          <w:szCs w:val="24"/>
        </w:rPr>
        <w:instrText xml:space="preserve"> ADDIN ZOTERO_ITEM CSL_CITATION {"citationID":"1rt7sr8g69","properties":{"formattedCitation":"(Dunn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373031">
        <w:rPr>
          <w:rFonts w:ascii="Times New Roman" w:hAnsi="Times New Roman" w:cs="Times New Roman"/>
          <w:sz w:val="24"/>
          <w:szCs w:val="24"/>
        </w:rPr>
        <w:fldChar w:fldCharType="separate"/>
      </w:r>
      <w:r w:rsidR="00373031">
        <w:rPr>
          <w:rFonts w:ascii="Times New Roman" w:hAnsi="Times New Roman" w:cs="Times New Roman"/>
          <w:sz w:val="24"/>
        </w:rPr>
        <w:t>Dunn et al.</w:t>
      </w:r>
      <w:r w:rsidR="00373031" w:rsidRPr="00373031">
        <w:rPr>
          <w:rFonts w:ascii="Times New Roman" w:hAnsi="Times New Roman" w:cs="Times New Roman"/>
          <w:sz w:val="24"/>
        </w:rPr>
        <w:t xml:space="preserve"> </w:t>
      </w:r>
      <w:r w:rsidR="00373031">
        <w:rPr>
          <w:rFonts w:ascii="Times New Roman" w:hAnsi="Times New Roman" w:cs="Times New Roman"/>
          <w:sz w:val="24"/>
        </w:rPr>
        <w:t>(</w:t>
      </w:r>
      <w:r w:rsidR="00373031" w:rsidRPr="00373031">
        <w:rPr>
          <w:rFonts w:ascii="Times New Roman" w:hAnsi="Times New Roman" w:cs="Times New Roman"/>
          <w:sz w:val="24"/>
        </w:rPr>
        <w:t>2006)</w:t>
      </w:r>
      <w:r w:rsidR="00373031">
        <w:rPr>
          <w:rFonts w:ascii="Times New Roman" w:hAnsi="Times New Roman" w:cs="Times New Roman"/>
          <w:sz w:val="24"/>
          <w:szCs w:val="24"/>
        </w:rPr>
        <w:fldChar w:fldCharType="end"/>
      </w:r>
      <w:r w:rsidR="004B7E6E">
        <w:rPr>
          <w:rFonts w:ascii="Times New Roman" w:hAnsi="Times New Roman" w:cs="Times New Roman"/>
          <w:sz w:val="24"/>
          <w:szCs w:val="24"/>
        </w:rPr>
        <w:t xml:space="preserve">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111960">
        <w:rPr>
          <w:rFonts w:ascii="Times New Roman" w:hAnsi="Times New Roman" w:cs="Times New Roman"/>
          <w:sz w:val="24"/>
          <w:szCs w:val="24"/>
        </w:rPr>
        <w:t xml:space="preserve">) </w:t>
      </w:r>
      <w:r w:rsidR="007C6AC2">
        <w:rPr>
          <w:rFonts w:ascii="Times New Roman" w:hAnsi="Times New Roman" w:cs="Times New Roman"/>
          <w:sz w:val="24"/>
          <w:szCs w:val="24"/>
        </w:rPr>
        <w:t>from</w:t>
      </w:r>
      <w:r w:rsidR="00763932">
        <w:rPr>
          <w:rFonts w:ascii="Times New Roman" w:hAnsi="Times New Roman" w:cs="Times New Roman"/>
          <w:sz w:val="24"/>
          <w:szCs w:val="24"/>
        </w:rPr>
        <w:t xml:space="preserve"> </w:t>
      </w:r>
      <w:r w:rsidR="00763932">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{"citationID":"Rr0l0Uma","properties":{"formattedCitation":"(Dunn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763932">
        <w:rPr>
          <w:rFonts w:ascii="Times New Roman" w:hAnsi="Times New Roman" w:cs="Times New Roman"/>
          <w:sz w:val="24"/>
          <w:szCs w:val="24"/>
        </w:rPr>
        <w:fldChar w:fldCharType="separate"/>
      </w:r>
      <w:r w:rsidR="00763932">
        <w:rPr>
          <w:rFonts w:ascii="Times New Roman" w:hAnsi="Times New Roman" w:cs="Times New Roman"/>
          <w:sz w:val="24"/>
        </w:rPr>
        <w:t>Dunn et al.</w:t>
      </w:r>
      <w:r w:rsidR="00763932" w:rsidRPr="00373031">
        <w:rPr>
          <w:rFonts w:ascii="Times New Roman" w:hAnsi="Times New Roman" w:cs="Times New Roman"/>
          <w:sz w:val="24"/>
        </w:rPr>
        <w:t xml:space="preserve"> </w:t>
      </w:r>
      <w:r w:rsidR="00763932">
        <w:rPr>
          <w:rFonts w:ascii="Times New Roman" w:hAnsi="Times New Roman" w:cs="Times New Roman"/>
          <w:sz w:val="24"/>
        </w:rPr>
        <w:t>(</w:t>
      </w:r>
      <w:r w:rsidR="00763932" w:rsidRPr="00373031">
        <w:rPr>
          <w:rFonts w:ascii="Times New Roman" w:hAnsi="Times New Roman" w:cs="Times New Roman"/>
          <w:sz w:val="24"/>
        </w:rPr>
        <w:t>2006)</w:t>
      </w:r>
      <w:r w:rsidR="00763932">
        <w:rPr>
          <w:rFonts w:ascii="Times New Roman" w:hAnsi="Times New Roman" w:cs="Times New Roman"/>
          <w:sz w:val="24"/>
          <w:szCs w:val="24"/>
        </w:rPr>
        <w:fldChar w:fldCharType="end"/>
      </w:r>
      <w:r w:rsidR="00C64097">
        <w:rPr>
          <w:rFonts w:ascii="Times New Roman" w:hAnsi="Times New Roman" w:cs="Times New Roman"/>
          <w:sz w:val="24"/>
          <w:szCs w:val="24"/>
        </w:rPr>
        <w:t xml:space="preserve">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111960">
        <w:rPr>
          <w:rFonts w:ascii="Times New Roman" w:hAnsi="Times New Roman" w:cs="Times New Roman"/>
          <w:sz w:val="24"/>
          <w:szCs w:val="24"/>
        </w:rPr>
        <w:t xml:space="preserve">) </w:t>
      </w:r>
      <w:r w:rsidR="008F7DF3">
        <w:rPr>
          <w:rFonts w:ascii="Times New Roman" w:hAnsi="Times New Roman" w:cs="Times New Roman"/>
          <w:sz w:val="24"/>
          <w:szCs w:val="24"/>
        </w:rPr>
        <w:t>was estimated to be 46.51cm and 51.54cm</w:t>
      </w:r>
      <w:r w:rsidR="007C6AC2">
        <w:rPr>
          <w:rFonts w:ascii="Times New Roman" w:hAnsi="Times New Roman" w:cs="Times New Roman"/>
          <w:sz w:val="24"/>
          <w:szCs w:val="24"/>
        </w:rPr>
        <w:t xml:space="preserve"> (</w:t>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EA7B8C">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w:r w:rsidR="00404D35">
        <w:rPr>
          <w:rFonts w:ascii="Times New Roman" w:hAnsi="Times New Roman" w:cs="Times New Roman"/>
          <w:sz w:val="24"/>
          <w:szCs w:val="24"/>
        </w:rPr>
        <w:t>the median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04D35">
        <w:rPr>
          <w:rFonts w:ascii="Times New Roman" w:hAnsi="Times New Roman" w:cs="Times New Roman"/>
          <w:sz w:val="24"/>
          <w:szCs w:val="24"/>
        </w:rPr>
        <w:t>)</w:t>
      </w:r>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w:t>
      </w:r>
      <w:r w:rsidR="00763932">
        <w:rPr>
          <w:rFonts w:ascii="Times New Roman" w:hAnsi="Times New Roman" w:cs="Times New Roman"/>
          <w:sz w:val="24"/>
          <w:szCs w:val="24"/>
        </w:rPr>
        <w:t xml:space="preserve">and 169.07cm in </w:t>
      </w:r>
      <w:r w:rsidR="00763932">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{"citationID":"a0Xqn1b0","properties":{"formattedCitation":"(Dunn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763932">
        <w:rPr>
          <w:rFonts w:ascii="Times New Roman" w:hAnsi="Times New Roman" w:cs="Times New Roman"/>
          <w:sz w:val="24"/>
          <w:szCs w:val="24"/>
        </w:rPr>
        <w:fldChar w:fldCharType="separate"/>
      </w:r>
      <w:r w:rsidR="00763932">
        <w:rPr>
          <w:rFonts w:ascii="Times New Roman" w:hAnsi="Times New Roman" w:cs="Times New Roman"/>
          <w:sz w:val="24"/>
        </w:rPr>
        <w:t>Dunn et al.</w:t>
      </w:r>
      <w:r w:rsidR="00763932" w:rsidRPr="00373031">
        <w:rPr>
          <w:rFonts w:ascii="Times New Roman" w:hAnsi="Times New Roman" w:cs="Times New Roman"/>
          <w:sz w:val="24"/>
        </w:rPr>
        <w:t xml:space="preserve"> 2006</w:t>
      </w:r>
      <w:r w:rsidR="00763932">
        <w:rPr>
          <w:rFonts w:ascii="Times New Roman" w:hAnsi="Times New Roman" w:cs="Times New Roman"/>
          <w:sz w:val="24"/>
          <w:szCs w:val="24"/>
        </w:rPr>
        <w:fldChar w:fldCharType="end"/>
      </w:r>
      <w:r w:rsidR="008F7DF3">
        <w:rPr>
          <w:rFonts w:ascii="Times New Roman" w:hAnsi="Times New Roman" w:cs="Times New Roman"/>
          <w:sz w:val="24"/>
          <w:szCs w:val="24"/>
        </w:rPr>
        <w:t xml:space="preserve">).  </w:t>
      </w:r>
      <w:r w:rsidR="00B57608">
        <w:rPr>
          <w:rFonts w:ascii="Times New Roman" w:hAnsi="Times New Roman" w:cs="Times New Roman"/>
          <w:sz w:val="24"/>
          <w:szCs w:val="24"/>
        </w:rPr>
        <w:t xml:space="preserve">Our estimate of the </w:t>
      </w:r>
      <w:r w:rsidR="00B57608">
        <w:rPr>
          <w:rFonts w:ascii="Times New Roman" w:hAnsi="Times New Roman" w:cs="Times New Roman"/>
          <w:sz w:val="24"/>
          <w:szCs w:val="24"/>
        </w:rPr>
        <w:lastRenderedPageBreak/>
        <w:t>magnitude of residual variation</w:t>
      </w:r>
      <w:r w:rsidR="00066536">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r w:rsidR="008B0389">
        <w:rPr>
          <w:rFonts w:ascii="Times New Roman" w:hAnsi="Times New Roman" w:cs="Times New Roman"/>
          <w:sz w:val="24"/>
          <w:szCs w:val="24"/>
        </w:rPr>
        <w:t xml:space="preserve"> in </w:t>
      </w:r>
      <w:r w:rsidR="008B0389">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{"citationID":"qNfQTCIO","properties":{"formattedCitation":"(Dunn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8B0389">
        <w:rPr>
          <w:rFonts w:ascii="Times New Roman" w:hAnsi="Times New Roman" w:cs="Times New Roman"/>
          <w:sz w:val="24"/>
          <w:szCs w:val="24"/>
        </w:rPr>
        <w:fldChar w:fldCharType="separate"/>
      </w:r>
      <w:r w:rsidR="008B0389">
        <w:rPr>
          <w:rFonts w:ascii="Times New Roman" w:hAnsi="Times New Roman" w:cs="Times New Roman"/>
          <w:sz w:val="24"/>
        </w:rPr>
        <w:t>Dunn et al.</w:t>
      </w:r>
      <w:r w:rsidR="008B0389" w:rsidRPr="00373031">
        <w:rPr>
          <w:rFonts w:ascii="Times New Roman" w:hAnsi="Times New Roman" w:cs="Times New Roman"/>
          <w:sz w:val="24"/>
        </w:rPr>
        <w:t xml:space="preserve"> 2006</w:t>
      </w:r>
      <w:r w:rsidR="008B0389">
        <w:rPr>
          <w:rFonts w:ascii="Times New Roman" w:hAnsi="Times New Roman" w:cs="Times New Roman"/>
          <w:sz w:val="24"/>
          <w:szCs w:val="24"/>
        </w:rPr>
        <w:fldChar w:fldCharType="end"/>
      </w:r>
      <w:r w:rsidR="008F7DF3">
        <w:rPr>
          <w:rFonts w:ascii="Times New Roman" w:hAnsi="Times New Roman" w:cs="Times New Roman"/>
          <w:sz w:val="24"/>
          <w:szCs w:val="24"/>
        </w:rPr>
        <w:t>).</w:t>
      </w:r>
    </w:p>
    <w:p w14:paraId="7095CA68" w14:textId="7BE38139" w:rsidR="00252E62" w:rsidRDefault="00DB3AA7"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B57608">
        <w:rPr>
          <w:rFonts w:ascii="Times New Roman" w:hAnsi="Times New Roman" w:cs="Times New Roman"/>
          <w:sz w:val="24"/>
          <w:szCs w:val="24"/>
        </w:rPr>
        <w:t xml:space="preserve"> (which has AIC </w:t>
      </w:r>
      <w:r w:rsidR="005F0B74">
        <w:rPr>
          <w:rFonts w:ascii="Times New Roman" w:hAnsi="Times New Roman" w:cs="Times New Roman"/>
          <w:sz w:val="24"/>
          <w:szCs w:val="24"/>
        </w:rPr>
        <w:t>160</w:t>
      </w:r>
      <w:r w:rsidR="00B57608">
        <w:rPr>
          <w:rFonts w:ascii="Times New Roman" w:hAnsi="Times New Roman" w:cs="Times New Roman"/>
          <w:sz w:val="24"/>
          <w:szCs w:val="24"/>
        </w:rPr>
        <w:t xml:space="preserve"> lower than t</w:t>
      </w:r>
      <w:r w:rsidR="00102DCB">
        <w:rPr>
          <w:rFonts w:ascii="Times New Roman" w:hAnsi="Times New Roman" w:cs="Times New Roman"/>
          <w:sz w:val="24"/>
          <w:szCs w:val="24"/>
        </w:rPr>
        <w:t xml:space="preserve">he model without random effects; </w:t>
      </w:r>
      <w:r w:rsidR="00B57608">
        <w:rPr>
          <w:rStyle w:val="CommentReference"/>
        </w:rPr>
        <w:commentReference w:id="15"/>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FF1879">
        <w:rPr>
          <w:rFonts w:ascii="Times New Roman" w:hAnsi="Times New Roman" w:cs="Times New Roman"/>
          <w:sz w:val="24"/>
          <w:szCs w:val="24"/>
        </w:rPr>
        <w:instrText xml:space="preserve"> \* MERGEFORMAT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EA7B8C">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w:t>
      </w:r>
      <w:r w:rsidR="00B57608">
        <w:rPr>
          <w:rFonts w:ascii="Times New Roman" w:hAnsi="Times New Roman" w:cs="Times New Roman"/>
          <w:sz w:val="24"/>
          <w:szCs w:val="24"/>
        </w:rPr>
        <w:t>transient individual variation in growth rates</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4772DD" w:rsidRPr="00995B95">
        <w:rPr>
          <w:i/>
          <w:sz w:val="24"/>
          <w:szCs w:val="24"/>
        </w:rPr>
        <w:t xml:space="preserve">Figure </w:t>
      </w:r>
      <w:r w:rsidR="004772DD">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 xml:space="preserve">In this model, the </w:t>
      </w:r>
      <w:commentRangeStart w:id="16"/>
      <w:r w:rsidR="004F51AC">
        <w:rPr>
          <w:rFonts w:ascii="Times New Roman" w:hAnsi="Times New Roman" w:cs="Times New Roman"/>
          <w:sz w:val="24"/>
          <w:szCs w:val="24"/>
        </w:rPr>
        <w:t>log</w:t>
      </w:r>
      <w:commentRangeEnd w:id="16"/>
      <w:r w:rsidR="00F67B46">
        <w:rPr>
          <w:rStyle w:val="CommentReference"/>
        </w:rPr>
        <w:commentReference w:id="16"/>
      </w:r>
      <w:r w:rsidR="004F51AC">
        <w:rPr>
          <w:rFonts w:ascii="Times New Roman" w:hAnsi="Times New Roman" w:cs="Times New Roman"/>
          <w:sz w:val="24"/>
          <w:szCs w:val="24"/>
        </w:rPr>
        <w:t xml:space="preserve">-standard deviation of </w:t>
      </w:r>
      <w:r w:rsidR="00B57608">
        <w:rPr>
          <w:rFonts w:ascii="Times New Roman" w:hAnsi="Times New Roman" w:cs="Times New Roman"/>
          <w:sz w:val="24"/>
          <w:szCs w:val="24"/>
        </w:rPr>
        <w:t>tra</w:t>
      </w:r>
      <w:r w:rsidR="00086280">
        <w:rPr>
          <w:rFonts w:ascii="Times New Roman" w:hAnsi="Times New Roman" w:cs="Times New Roman"/>
          <w:sz w:val="24"/>
          <w:szCs w:val="24"/>
        </w:rPr>
        <w:t>n</w:t>
      </w:r>
      <w:r w:rsidR="00B57608">
        <w:rPr>
          <w:rFonts w:ascii="Times New Roman" w:hAnsi="Times New Roman" w:cs="Times New Roman"/>
          <w:sz w:val="24"/>
          <w:szCs w:val="24"/>
        </w:rPr>
        <w:t xml:space="preserve">sient </w:t>
      </w:r>
      <w:r w:rsidR="004F51AC">
        <w:rPr>
          <w:rFonts w:ascii="Times New Roman" w:hAnsi="Times New Roman" w:cs="Times New Roman"/>
          <w:sz w:val="24"/>
          <w:szCs w:val="24"/>
        </w:rPr>
        <w:t xml:space="preserve">variation </w:t>
      </w:r>
      <w:r w:rsidR="00402E5D">
        <w:rPr>
          <w:rFonts w:ascii="Times New Roman" w:hAnsi="Times New Roman" w:cs="Times New Roman"/>
          <w:sz w:val="24"/>
          <w:szCs w:val="24"/>
        </w:rPr>
        <w:t>(</w:t>
      </w:r>
      <w:proofErr w:type="spellStart"/>
      <w:r w:rsidR="00402E5D" w:rsidRPr="00201D26">
        <w:rPr>
          <w:rFonts w:ascii="Times New Roman" w:hAnsi="Times New Roman" w:cs="Times New Roman"/>
          <w:i/>
          <w:sz w:val="24"/>
          <w:szCs w:val="24"/>
        </w:rPr>
        <w:t>σ</w:t>
      </w:r>
      <w:r w:rsidR="00402E5D" w:rsidRPr="00B91CA1">
        <w:rPr>
          <w:rFonts w:ascii="Times New Roman" w:hAnsi="Times New Roman" w:cs="Times New Roman"/>
          <w:i/>
          <w:sz w:val="24"/>
          <w:szCs w:val="24"/>
          <w:vertAlign w:val="subscript"/>
        </w:rPr>
        <w:t>z</w:t>
      </w:r>
      <w:proofErr w:type="spellEnd"/>
      <w:r w:rsidR="00402E5D">
        <w:rPr>
          <w:rFonts w:ascii="Times New Roman" w:hAnsi="Times New Roman" w:cs="Times New Roman"/>
          <w:sz w:val="24"/>
          <w:szCs w:val="24"/>
        </w:rPr>
        <w:t>)</w:t>
      </w:r>
      <w:r w:rsidR="004F51AC">
        <w:rPr>
          <w:rFonts w:ascii="Times New Roman" w:hAnsi="Times New Roman" w:cs="Times New Roman"/>
          <w:sz w:val="24"/>
          <w:szCs w:val="24"/>
        </w:rPr>
        <w:t xml:space="preserve"> was </w:t>
      </w:r>
      <w:r w:rsidR="00086280">
        <w:rPr>
          <w:rFonts w:ascii="Times New Roman" w:hAnsi="Times New Roman" w:cs="Times New Roman"/>
          <w:sz w:val="24"/>
          <w:szCs w:val="24"/>
        </w:rPr>
        <w:t>0.632</w:t>
      </w:r>
      <w:r w:rsidR="004F51AC">
        <w:rPr>
          <w:rFonts w:ascii="Times New Roman" w:hAnsi="Times New Roman" w:cs="Times New Roman"/>
          <w:sz w:val="24"/>
          <w:szCs w:val="24"/>
        </w:rPr>
        <w:t xml:space="preserve"> representing a </w:t>
      </w:r>
      <w:r w:rsidR="00152E1A">
        <w:rPr>
          <w:rStyle w:val="CommentReference"/>
        </w:rPr>
        <w:commentReference w:id="17"/>
      </w:r>
      <w:r w:rsidR="00086280">
        <w:rPr>
          <w:rFonts w:ascii="Times New Roman" w:hAnsi="Times New Roman" w:cs="Times New Roman"/>
          <w:sz w:val="24"/>
          <w:szCs w:val="24"/>
        </w:rPr>
        <w:t xml:space="preserve">70% coefficient of variation </w:t>
      </w:r>
      <w:r w:rsidR="004F51AC">
        <w:rPr>
          <w:rFonts w:ascii="Times New Roman" w:hAnsi="Times New Roman" w:cs="Times New Roman"/>
          <w:sz w:val="24"/>
          <w:szCs w:val="24"/>
        </w:rPr>
        <w:t xml:space="preserve">in </w:t>
      </w:r>
      <w:r w:rsidR="00086280">
        <w:rPr>
          <w:rFonts w:ascii="Times New Roman" w:hAnsi="Times New Roman" w:cs="Times New Roman"/>
          <w:sz w:val="24"/>
          <w:szCs w:val="24"/>
        </w:rPr>
        <w:t xml:space="preserve">transient </w:t>
      </w:r>
      <w:r w:rsidR="004F51AC">
        <w:rPr>
          <w:rFonts w:ascii="Times New Roman" w:hAnsi="Times New Roman" w:cs="Times New Roman"/>
          <w:sz w:val="24"/>
          <w:szCs w:val="24"/>
        </w:rPr>
        <w:t xml:space="preserve">growth rates for each individual in each </w:t>
      </w:r>
      <w:commentRangeStart w:id="18"/>
      <w:commentRangeStart w:id="19"/>
      <w:del w:id="20" w:author="JTT" w:date="2015-02-16T09:58:00Z">
        <w:r w:rsidR="004F51AC" w:rsidDel="00086280">
          <w:rPr>
            <w:rFonts w:ascii="Times New Roman" w:hAnsi="Times New Roman" w:cs="Times New Roman"/>
            <w:sz w:val="24"/>
            <w:szCs w:val="24"/>
          </w:rPr>
          <w:delText>year</w:delText>
        </w:r>
      </w:del>
      <w:ins w:id="21" w:author="JTT" w:date="2015-02-16T09:58:00Z">
        <w:r w:rsidR="00086280">
          <w:rPr>
            <w:rFonts w:ascii="Times New Roman" w:hAnsi="Times New Roman" w:cs="Times New Roman"/>
            <w:sz w:val="24"/>
            <w:szCs w:val="24"/>
          </w:rPr>
          <w:t>week</w:t>
        </w:r>
      </w:ins>
      <w:commentRangeEnd w:id="18"/>
      <w:ins w:id="22" w:author="JTT" w:date="2015-02-16T09:59:00Z">
        <w:r w:rsidR="00086280">
          <w:rPr>
            <w:rStyle w:val="CommentReference"/>
          </w:rPr>
          <w:commentReference w:id="18"/>
        </w:r>
      </w:ins>
      <w:commentRangeEnd w:id="19"/>
      <w:r w:rsidR="00F67B46">
        <w:rPr>
          <w:rStyle w:val="CommentReference"/>
        </w:rPr>
        <w:commentReference w:id="19"/>
      </w:r>
      <w:r w:rsidR="004F51AC">
        <w:rPr>
          <w:rFonts w:ascii="Times New Roman" w:hAnsi="Times New Roman" w:cs="Times New Roman"/>
          <w:sz w:val="24"/>
          <w:szCs w:val="24"/>
        </w:rPr>
        <w:t xml:space="preserve">.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F1879" w:rsidRPr="00995B95">
        <w:rPr>
          <w:i/>
          <w:sz w:val="24"/>
          <w:szCs w:val="24"/>
        </w:rPr>
        <w:t xml:space="preserve">Figure </w:t>
      </w:r>
      <w:r w:rsidR="00FF1879">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del w:id="23" w:author="Darcy Webber" w:date="2015-02-17T14:53:00Z">
        <w:r w:rsidR="00875E7E" w:rsidDel="00502F46">
          <w:rPr>
            <w:rFonts w:ascii="Times New Roman" w:hAnsi="Times New Roman" w:cs="Times New Roman"/>
            <w:sz w:val="24"/>
            <w:szCs w:val="24"/>
          </w:rPr>
          <w:delText xml:space="preserve">time-varying </w:delText>
        </w:r>
        <w:r w:rsidDel="00502F46">
          <w:rPr>
            <w:rFonts w:ascii="Times New Roman" w:hAnsi="Times New Roman" w:cs="Times New Roman"/>
            <w:sz w:val="24"/>
            <w:szCs w:val="24"/>
          </w:rPr>
          <w:delText>random-effects</w:delText>
        </w:r>
      </w:del>
      <w:ins w:id="24" w:author="Darcy Webber" w:date="2015-02-17T14:53:00Z">
        <w:r w:rsidR="00502F46">
          <w:rPr>
            <w:rFonts w:ascii="Times New Roman" w:hAnsi="Times New Roman" w:cs="Times New Roman"/>
            <w:sz w:val="24"/>
            <w:szCs w:val="24"/>
          </w:rPr>
          <w:t>residuals</w:t>
        </w:r>
      </w:ins>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w:t>
      </w:r>
      <w:r w:rsidR="00086280">
        <w:rPr>
          <w:rFonts w:ascii="Times New Roman" w:hAnsi="Times New Roman" w:cs="Times New Roman"/>
          <w:sz w:val="24"/>
          <w:szCs w:val="24"/>
        </w:rPr>
        <w:t xml:space="preserve">are approximately uncorrelated, with the exception of a few males that are either smaller than expected at tagging and larger than expected at </w:t>
      </w:r>
      <w:proofErr w:type="spellStart"/>
      <w:r w:rsidR="00086280">
        <w:rPr>
          <w:rFonts w:ascii="Times New Roman" w:hAnsi="Times New Roman" w:cs="Times New Roman"/>
          <w:sz w:val="24"/>
          <w:szCs w:val="24"/>
        </w:rPr>
        <w:t>resighting</w:t>
      </w:r>
      <w:proofErr w:type="spellEnd"/>
      <w:r w:rsidR="00086280">
        <w:rPr>
          <w:rFonts w:ascii="Times New Roman" w:hAnsi="Times New Roman" w:cs="Times New Roman"/>
          <w:sz w:val="24"/>
          <w:szCs w:val="24"/>
        </w:rPr>
        <w:t xml:space="preserve"> (or vice versa)</w:t>
      </w:r>
      <w:r>
        <w:rPr>
          <w:rFonts w:ascii="Times New Roman" w:hAnsi="Times New Roman" w:cs="Times New Roman"/>
          <w:sz w:val="24"/>
          <w:szCs w:val="24"/>
        </w:rPr>
        <w:t xml:space="preserve"> (</w:t>
      </w:r>
      <w:r w:rsidR="00502F46">
        <w:rPr>
          <w:rFonts w:ascii="Times New Roman" w:hAnsi="Times New Roman" w:cs="Times New Roman"/>
          <w:sz w:val="24"/>
          <w:szCs w:val="24"/>
        </w:rPr>
        <w:fldChar w:fldCharType="begin"/>
      </w:r>
      <w:r w:rsidR="00502F46">
        <w:rPr>
          <w:rFonts w:ascii="Times New Roman" w:hAnsi="Times New Roman" w:cs="Times New Roman"/>
          <w:sz w:val="24"/>
          <w:szCs w:val="24"/>
        </w:rPr>
        <w:instrText xml:space="preserve"> REF _Ref410371236 \h </w:instrText>
      </w:r>
      <w:r w:rsidR="00502F46">
        <w:rPr>
          <w:rFonts w:ascii="Times New Roman" w:hAnsi="Times New Roman" w:cs="Times New Roman"/>
          <w:sz w:val="24"/>
          <w:szCs w:val="24"/>
        </w:rPr>
      </w:r>
      <w:r w:rsidR="00502F46">
        <w:rPr>
          <w:rFonts w:ascii="Times New Roman" w:hAnsi="Times New Roman" w:cs="Times New Roman"/>
          <w:sz w:val="24"/>
          <w:szCs w:val="24"/>
        </w:rPr>
        <w:fldChar w:fldCharType="separate"/>
      </w:r>
      <w:r w:rsidR="00502F46" w:rsidRPr="00995B95">
        <w:rPr>
          <w:i/>
          <w:sz w:val="24"/>
          <w:szCs w:val="24"/>
        </w:rPr>
        <w:t xml:space="preserve">Figure </w:t>
      </w:r>
      <w:r w:rsidR="00502F46">
        <w:rPr>
          <w:i/>
          <w:noProof/>
          <w:sz w:val="24"/>
          <w:szCs w:val="24"/>
        </w:rPr>
        <w:t>4</w:t>
      </w:r>
      <w:r w:rsidR="00502F46">
        <w:rPr>
          <w:rFonts w:ascii="Times New Roman" w:hAnsi="Times New Roman" w:cs="Times New Roman"/>
          <w:sz w:val="24"/>
          <w:szCs w:val="24"/>
        </w:rPr>
        <w:fldChar w:fldCharType="end"/>
      </w:r>
      <w:commentRangeStart w:id="25"/>
      <w:commentRangeStart w:id="26"/>
      <w:del w:id="27" w:author="Darcy Webber" w:date="2015-02-17T14:52:00Z">
        <w:r w:rsidDel="00502F46">
          <w:rPr>
            <w:rFonts w:ascii="Times New Roman" w:hAnsi="Times New Roman" w:cs="Times New Roman"/>
            <w:sz w:val="24"/>
            <w:szCs w:val="24"/>
          </w:rPr>
          <w:fldChar w:fldCharType="begin"/>
        </w:r>
        <w:r w:rsidDel="00502F46">
          <w:rPr>
            <w:rFonts w:ascii="Times New Roman" w:hAnsi="Times New Roman" w:cs="Times New Roman"/>
            <w:sz w:val="24"/>
            <w:szCs w:val="24"/>
          </w:rPr>
          <w:delInstrText xml:space="preserve"> REF _Ref410371238 \h </w:delInstrText>
        </w:r>
        <w:r w:rsidR="00841322" w:rsidDel="00502F46">
          <w:rPr>
            <w:rFonts w:ascii="Times New Roman" w:hAnsi="Times New Roman" w:cs="Times New Roman"/>
            <w:sz w:val="24"/>
            <w:szCs w:val="24"/>
          </w:rPr>
          <w:delInstrText xml:space="preserve"> \* MERGEFORMAT </w:delInstrText>
        </w:r>
        <w:r w:rsidDel="00502F46">
          <w:rPr>
            <w:rFonts w:ascii="Times New Roman" w:hAnsi="Times New Roman" w:cs="Times New Roman"/>
            <w:sz w:val="24"/>
            <w:szCs w:val="24"/>
          </w:rPr>
        </w:r>
        <w:r w:rsidDel="00502F46">
          <w:rPr>
            <w:rFonts w:ascii="Times New Roman" w:hAnsi="Times New Roman" w:cs="Times New Roman"/>
            <w:sz w:val="24"/>
            <w:szCs w:val="24"/>
          </w:rPr>
          <w:fldChar w:fldCharType="separate"/>
        </w:r>
        <w:r w:rsidR="00FF1879" w:rsidRPr="00995B95" w:rsidDel="00502F46">
          <w:rPr>
            <w:i/>
            <w:sz w:val="24"/>
            <w:szCs w:val="24"/>
          </w:rPr>
          <w:delText xml:space="preserve">Figure </w:delText>
        </w:r>
        <w:r w:rsidR="00FF1879" w:rsidDel="00502F46">
          <w:rPr>
            <w:i/>
            <w:noProof/>
            <w:sz w:val="24"/>
            <w:szCs w:val="24"/>
          </w:rPr>
          <w:delText>5</w:delText>
        </w:r>
        <w:r w:rsidDel="00502F46">
          <w:rPr>
            <w:rFonts w:ascii="Times New Roman" w:hAnsi="Times New Roman" w:cs="Times New Roman"/>
            <w:sz w:val="24"/>
            <w:szCs w:val="24"/>
          </w:rPr>
          <w:fldChar w:fldCharType="end"/>
        </w:r>
        <w:commentRangeEnd w:id="25"/>
        <w:r w:rsidR="00086280" w:rsidDel="00502F46">
          <w:rPr>
            <w:rStyle w:val="CommentReference"/>
          </w:rPr>
          <w:commentReference w:id="25"/>
        </w:r>
        <w:commentRangeEnd w:id="26"/>
        <w:r w:rsidR="00B023DD" w:rsidDel="00502F46">
          <w:rPr>
            <w:rStyle w:val="CommentReference"/>
          </w:rPr>
          <w:commentReference w:id="26"/>
        </w:r>
      </w:del>
      <w:r>
        <w:rPr>
          <w:rFonts w:ascii="Times New Roman" w:hAnsi="Times New Roman" w:cs="Times New Roman"/>
          <w:sz w:val="24"/>
          <w:szCs w:val="24"/>
        </w:rPr>
        <w:t>).</w:t>
      </w:r>
      <w:r w:rsidR="000B36C1">
        <w:rPr>
          <w:rFonts w:ascii="Times New Roman" w:hAnsi="Times New Roman" w:cs="Times New Roman"/>
          <w:sz w:val="24"/>
          <w:szCs w:val="24"/>
        </w:rPr>
        <w:t xml:space="preserve">  </w:t>
      </w:r>
      <w:ins w:id="28" w:author="Darcy Webber" w:date="2015-02-17T14:53:00Z">
        <w:r w:rsidR="00502F46">
          <w:rPr>
            <w:rFonts w:ascii="Times New Roman" w:hAnsi="Times New Roman" w:cs="Times New Roman"/>
            <w:sz w:val="24"/>
            <w:szCs w:val="24"/>
          </w:rPr>
          <w:t>The distribution</w:t>
        </w:r>
      </w:ins>
      <w:ins w:id="29" w:author="Darcy Webber" w:date="2015-02-17T14:55:00Z">
        <w:r w:rsidR="00B34852">
          <w:rPr>
            <w:rFonts w:ascii="Times New Roman" w:hAnsi="Times New Roman" w:cs="Times New Roman"/>
            <w:sz w:val="24"/>
            <w:szCs w:val="24"/>
          </w:rPr>
          <w:t>s</w:t>
        </w:r>
      </w:ins>
      <w:ins w:id="30" w:author="Darcy Webber" w:date="2015-02-17T14:53:00Z">
        <w:r w:rsidR="00502F46">
          <w:rPr>
            <w:rFonts w:ascii="Times New Roman" w:hAnsi="Times New Roman" w:cs="Times New Roman"/>
            <w:sz w:val="24"/>
            <w:szCs w:val="24"/>
          </w:rPr>
          <w:t xml:space="preserve"> of time-varying random-effects for each individual</w:t>
        </w:r>
      </w:ins>
      <w:ins w:id="31" w:author="Darcy Webber" w:date="2015-02-17T14:54:00Z">
        <w:r w:rsidR="00502F4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502F46">
          <w:rPr>
            <w:rFonts w:ascii="Times New Roman" w:hAnsi="Times New Roman" w:cs="Times New Roman"/>
            <w:sz w:val="24"/>
            <w:szCs w:val="24"/>
          </w:rPr>
          <w:t>)</w:t>
        </w:r>
      </w:ins>
      <w:ins w:id="32" w:author="Darcy Webber" w:date="2015-02-17T14:53:00Z">
        <w:r w:rsidR="00502F46">
          <w:rPr>
            <w:rFonts w:ascii="Times New Roman" w:hAnsi="Times New Roman" w:cs="Times New Roman"/>
            <w:sz w:val="24"/>
            <w:szCs w:val="24"/>
          </w:rPr>
          <w:t xml:space="preserve"> at tagging and recapture </w:t>
        </w:r>
      </w:ins>
      <w:ins w:id="33" w:author="Darcy Webber" w:date="2015-02-17T14:56:00Z">
        <w:r w:rsidR="005F1B2D">
          <w:rPr>
            <w:rFonts w:ascii="Times New Roman" w:hAnsi="Times New Roman" w:cs="Times New Roman"/>
            <w:sz w:val="24"/>
            <w:szCs w:val="24"/>
          </w:rPr>
          <w:t>are approximately normal and centered about 0 (</w:t>
        </w:r>
        <w:r w:rsidR="005F1B2D">
          <w:rPr>
            <w:rFonts w:ascii="Times New Roman" w:hAnsi="Times New Roman" w:cs="Times New Roman"/>
            <w:sz w:val="24"/>
            <w:szCs w:val="24"/>
          </w:rPr>
          <w:fldChar w:fldCharType="begin"/>
        </w:r>
        <w:r w:rsidR="005F1B2D">
          <w:rPr>
            <w:rFonts w:ascii="Times New Roman" w:hAnsi="Times New Roman" w:cs="Times New Roman"/>
            <w:sz w:val="24"/>
            <w:szCs w:val="24"/>
          </w:rPr>
          <w:instrText xml:space="preserve"> REF _Ref410371238 \h </w:instrText>
        </w:r>
      </w:ins>
      <w:r w:rsidR="005F1B2D">
        <w:rPr>
          <w:rFonts w:ascii="Times New Roman" w:hAnsi="Times New Roman" w:cs="Times New Roman"/>
          <w:sz w:val="24"/>
          <w:szCs w:val="24"/>
        </w:rPr>
      </w:r>
      <w:r w:rsidR="005F1B2D">
        <w:rPr>
          <w:rFonts w:ascii="Times New Roman" w:hAnsi="Times New Roman" w:cs="Times New Roman"/>
          <w:sz w:val="24"/>
          <w:szCs w:val="24"/>
        </w:rPr>
        <w:fldChar w:fldCharType="separate"/>
      </w:r>
      <w:ins w:id="34" w:author="Darcy Webber" w:date="2015-02-17T14:56:00Z">
        <w:r w:rsidR="005F1B2D" w:rsidRPr="00995B95">
          <w:rPr>
            <w:i/>
            <w:sz w:val="24"/>
            <w:szCs w:val="24"/>
          </w:rPr>
          <w:t xml:space="preserve">Figure </w:t>
        </w:r>
        <w:r w:rsidR="005F1B2D">
          <w:rPr>
            <w:i/>
            <w:noProof/>
            <w:sz w:val="24"/>
            <w:szCs w:val="24"/>
          </w:rPr>
          <w:t>5</w:t>
        </w:r>
        <w:r w:rsidR="005F1B2D">
          <w:rPr>
            <w:rFonts w:ascii="Times New Roman" w:hAnsi="Times New Roman" w:cs="Times New Roman"/>
            <w:sz w:val="24"/>
            <w:szCs w:val="24"/>
          </w:rPr>
          <w:fldChar w:fldCharType="end"/>
        </w:r>
        <w:r w:rsidR="005F1B2D">
          <w:rPr>
            <w:rFonts w:ascii="Times New Roman" w:hAnsi="Times New Roman" w:cs="Times New Roman"/>
            <w:sz w:val="24"/>
            <w:szCs w:val="24"/>
          </w:rPr>
          <w:t>)</w:t>
        </w:r>
      </w:ins>
      <w:ins w:id="35" w:author="Darcy Webber" w:date="2015-02-17T14:53:00Z">
        <w:r w:rsidR="00502F46">
          <w:rPr>
            <w:rFonts w:ascii="Times New Roman" w:hAnsi="Times New Roman" w:cs="Times New Roman"/>
            <w:sz w:val="24"/>
            <w:szCs w:val="24"/>
          </w:rPr>
          <w:t xml:space="preserve">.  </w:t>
        </w:r>
      </w:ins>
      <w:r w:rsidR="000B36C1">
        <w:rPr>
          <w:rFonts w:ascii="Times New Roman" w:hAnsi="Times New Roman" w:cs="Times New Roman"/>
          <w:sz w:val="24"/>
          <w:szCs w:val="24"/>
        </w:rPr>
        <w:t xml:space="preserve">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086280">
        <w:rPr>
          <w:rFonts w:ascii="Times New Roman" w:hAnsi="Times New Roman" w:cs="Times New Roman"/>
          <w:sz w:val="24"/>
          <w:szCs w:val="24"/>
        </w:rPr>
        <w:t xml:space="preserve">of residual errors </w:t>
      </w:r>
      <w:r w:rsidR="000B36C1">
        <w:rPr>
          <w:rFonts w:ascii="Times New Roman" w:hAnsi="Times New Roman" w:cs="Times New Roman"/>
          <w:sz w:val="24"/>
          <w:szCs w:val="24"/>
        </w:rPr>
        <w:t xml:space="preserve">is lower </w:t>
      </w:r>
      <w:r w:rsidR="00437753">
        <w:rPr>
          <w:rFonts w:ascii="Times New Roman" w:hAnsi="Times New Roman" w:cs="Times New Roman"/>
          <w:sz w:val="24"/>
          <w:szCs w:val="24"/>
        </w:rPr>
        <w:t xml:space="preserve">(AIC-selected model: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2B6CD6">
        <w:rPr>
          <w:rFonts w:ascii="Times New Roman" w:hAnsi="Times New Roman" w:cs="Times New Roman"/>
          <w:sz w:val="24"/>
          <w:szCs w:val="24"/>
        </w:rPr>
        <w:t>=0.05</w:t>
      </w:r>
      <w:ins w:id="36" w:author="Darcy Webber" w:date="2015-02-17T14:58:00Z">
        <w:r w:rsidR="00793629">
          <w:rPr>
            <w:rFonts w:ascii="Times New Roman" w:hAnsi="Times New Roman" w:cs="Times New Roman"/>
            <w:sz w:val="24"/>
            <w:szCs w:val="24"/>
          </w:rPr>
          <w:t xml:space="preserve"> vs.</w:t>
        </w:r>
      </w:ins>
      <w:del w:id="37" w:author="Darcy Webber" w:date="2015-02-17T14:58:00Z">
        <w:r w:rsidR="002B6CD6" w:rsidDel="00793629">
          <w:rPr>
            <w:rFonts w:ascii="Times New Roman" w:hAnsi="Times New Roman" w:cs="Times New Roman"/>
            <w:sz w:val="24"/>
            <w:szCs w:val="24"/>
          </w:rPr>
          <w:delText>;</w:delText>
        </w:r>
      </w:del>
      <w:r w:rsidR="002B6CD6">
        <w:rPr>
          <w:rFonts w:ascii="Times New Roman" w:hAnsi="Times New Roman" w:cs="Times New Roman"/>
          <w:sz w:val="24"/>
          <w:szCs w:val="24"/>
        </w:rPr>
        <w:t xml:space="preserve"> m</w:t>
      </w:r>
      <w:r w:rsidR="00437753">
        <w:rPr>
          <w:rFonts w:ascii="Times New Roman" w:hAnsi="Times New Roman" w:cs="Times New Roman"/>
          <w:sz w:val="24"/>
          <w:szCs w:val="24"/>
        </w:rPr>
        <w:t xml:space="preserve">odel without random effects: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437753">
        <w:rPr>
          <w:rFonts w:ascii="Times New Roman" w:hAnsi="Times New Roman" w:cs="Times New Roman"/>
          <w:sz w:val="24"/>
          <w:szCs w:val="24"/>
        </w:rPr>
        <w:t xml:space="preserve"> = 0.102) </w:t>
      </w:r>
      <w:r w:rsidR="000B36C1">
        <w:rPr>
          <w:rFonts w:ascii="Times New Roman" w:hAnsi="Times New Roman" w:cs="Times New Roman"/>
          <w:sz w:val="24"/>
          <w:szCs w:val="24"/>
        </w:rPr>
        <w:t xml:space="preserve">as </w:t>
      </w:r>
      <w:r w:rsidR="00252E62">
        <w:rPr>
          <w:rFonts w:ascii="Times New Roman" w:hAnsi="Times New Roman" w:cs="Times New Roman"/>
          <w:sz w:val="24"/>
          <w:szCs w:val="24"/>
        </w:rPr>
        <w:t xml:space="preserve">over half </w:t>
      </w:r>
      <w:r w:rsidR="000B36C1">
        <w:rPr>
          <w:rFonts w:ascii="Times New Roman" w:hAnsi="Times New Roman" w:cs="Times New Roman"/>
          <w:sz w:val="24"/>
          <w:szCs w:val="24"/>
        </w:rPr>
        <w:t>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w:t>
      </w:r>
      <w:r w:rsidR="004772DD">
        <w:rPr>
          <w:rFonts w:ascii="Times New Roman" w:hAnsi="Times New Roman" w:cs="Times New Roman"/>
          <w:sz w:val="24"/>
          <w:szCs w:val="24"/>
        </w:rPr>
        <w:t xml:space="preserve"> </w:t>
      </w:r>
      <w:r w:rsidR="004772DD">
        <w:rPr>
          <w:rFonts w:ascii="Times New Roman" w:hAnsi="Times New Roman" w:cs="Times New Roman"/>
          <w:sz w:val="24"/>
          <w:szCs w:val="24"/>
        </w:rPr>
        <w:fldChar w:fldCharType="begin"/>
      </w:r>
      <w:r w:rsidR="004772DD">
        <w:rPr>
          <w:rFonts w:ascii="Times New Roman" w:hAnsi="Times New Roman" w:cs="Times New Roman"/>
          <w:sz w:val="24"/>
          <w:szCs w:val="24"/>
        </w:rPr>
        <w:instrText xml:space="preserve"> REF _Ref411934431 \h </w:instrText>
      </w:r>
      <w:r w:rsidR="004772DD">
        <w:rPr>
          <w:rFonts w:ascii="Times New Roman" w:hAnsi="Times New Roman" w:cs="Times New Roman"/>
          <w:sz w:val="24"/>
          <w:szCs w:val="24"/>
        </w:rPr>
      </w:r>
      <w:r w:rsidR="004772DD">
        <w:rPr>
          <w:rFonts w:ascii="Times New Roman" w:hAnsi="Times New Roman" w:cs="Times New Roman"/>
          <w:sz w:val="24"/>
          <w:szCs w:val="24"/>
        </w:rPr>
        <w:fldChar w:fldCharType="separate"/>
      </w:r>
      <w:r w:rsidR="004772DD" w:rsidRPr="00DB6525">
        <w:rPr>
          <w:i/>
          <w:sz w:val="24"/>
          <w:szCs w:val="24"/>
        </w:rPr>
        <w:t xml:space="preserve">Table </w:t>
      </w:r>
      <w:r w:rsidR="004772DD">
        <w:rPr>
          <w:i/>
          <w:noProof/>
          <w:sz w:val="24"/>
          <w:szCs w:val="24"/>
        </w:rPr>
        <w:t>4</w:t>
      </w:r>
      <w:r w:rsidR="004772DD">
        <w:rPr>
          <w:rFonts w:ascii="Times New Roman" w:hAnsi="Times New Roman" w:cs="Times New Roman"/>
          <w:sz w:val="24"/>
          <w:szCs w:val="24"/>
        </w:rPr>
        <w:fldChar w:fldCharType="end"/>
      </w:r>
      <w:r w:rsidR="000B36C1">
        <w:rPr>
          <w:rFonts w:ascii="Times New Roman" w:hAnsi="Times New Roman" w:cs="Times New Roman"/>
          <w:sz w:val="24"/>
          <w:szCs w:val="24"/>
        </w:rPr>
        <w:t>).</w:t>
      </w:r>
    </w:p>
    <w:p w14:paraId="24DA6132" w14:textId="65A48BE8" w:rsidR="00DB3AA7" w:rsidRDefault="00E81544" w:rsidP="00FF187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model that included </w:t>
      </w:r>
      <w:r w:rsidR="00437753">
        <w:rPr>
          <w:rFonts w:ascii="Times New Roman" w:hAnsi="Times New Roman" w:cs="Times New Roman"/>
          <w:sz w:val="24"/>
          <w:szCs w:val="24"/>
        </w:rPr>
        <w:t xml:space="preserve">both persistent and transient </w:t>
      </w:r>
      <w:r>
        <w:rPr>
          <w:rFonts w:ascii="Times New Roman" w:hAnsi="Times New Roman" w:cs="Times New Roman"/>
          <w:sz w:val="24"/>
          <w:szCs w:val="24"/>
        </w:rPr>
        <w:t>variation in indiv</w:t>
      </w:r>
      <w:r w:rsidR="00C05804">
        <w:rPr>
          <w:rFonts w:ascii="Times New Roman" w:hAnsi="Times New Roman" w:cs="Times New Roman"/>
          <w:sz w:val="24"/>
          <w:szCs w:val="24"/>
        </w:rPr>
        <w:t>id</w:t>
      </w:r>
      <w:r>
        <w:rPr>
          <w:rFonts w:ascii="Times New Roman" w:hAnsi="Times New Roman" w:cs="Times New Roman"/>
          <w:sz w:val="24"/>
          <w:szCs w:val="24"/>
        </w:rPr>
        <w:t>ual growth rates (</w:t>
      </w:r>
      <w:proofErr w:type="spellStart"/>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w:t>
      </w:r>
      <w:proofErr w:type="gramStart"/>
      <w:r w:rsidR="004966B2" w:rsidRPr="004966B2">
        <w:rPr>
          <w:rFonts w:ascii="Times New Roman" w:hAnsi="Times New Roman" w:cs="Times New Roman"/>
          <w:i/>
          <w:sz w:val="24"/>
          <w:szCs w:val="24"/>
          <w:vertAlign w:val="subscript"/>
        </w:rPr>
        <w:t>,i</w:t>
      </w:r>
      <w:proofErr w:type="spellEnd"/>
      <w:proofErr w:type="gramEnd"/>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resulted in no decrease in marginal likelihood, and hence was deemed to not be parsimonious by AIC.</w:t>
      </w:r>
      <w:r w:rsidR="00437753">
        <w:rPr>
          <w:rFonts w:ascii="Times New Roman" w:hAnsi="Times New Roman" w:cs="Times New Roman"/>
          <w:sz w:val="24"/>
          <w:szCs w:val="24"/>
        </w:rPr>
        <w:t xml:space="preserve">  This occurred because the maximum likelihood estimate of the magnitude of persistent variation (</w:t>
      </w:r>
      <w:proofErr w:type="spellStart"/>
      <w:r w:rsidR="00437753">
        <w:rPr>
          <w:rFonts w:ascii="Times New Roman" w:hAnsi="Times New Roman" w:cs="Times New Roman"/>
          <w:i/>
          <w:sz w:val="24"/>
          <w:szCs w:val="24"/>
        </w:rPr>
        <w:t>σ</w:t>
      </w:r>
      <w:r w:rsidR="00437753">
        <w:rPr>
          <w:rFonts w:ascii="Times New Roman" w:hAnsi="Times New Roman" w:cs="Times New Roman"/>
          <w:i/>
          <w:sz w:val="24"/>
          <w:szCs w:val="24"/>
          <w:vertAlign w:val="subscript"/>
        </w:rPr>
        <w:t>k</w:t>
      </w:r>
      <w:proofErr w:type="gramStart"/>
      <w:r w:rsidR="00B023DD">
        <w:rPr>
          <w:rFonts w:ascii="Times New Roman" w:hAnsi="Times New Roman" w:cs="Times New Roman"/>
          <w:i/>
          <w:sz w:val="24"/>
          <w:szCs w:val="24"/>
          <w:vertAlign w:val="subscript"/>
        </w:rPr>
        <w:t>,s</w:t>
      </w:r>
      <w:proofErr w:type="spellEnd"/>
      <w:proofErr w:type="gramEnd"/>
      <w:r w:rsidR="00437753">
        <w:rPr>
          <w:rFonts w:ascii="Times New Roman" w:hAnsi="Times New Roman" w:cs="Times New Roman"/>
          <w:sz w:val="24"/>
          <w:szCs w:val="24"/>
        </w:rPr>
        <w:t xml:space="preserve">) approached zero for both sexes.  </w:t>
      </w:r>
    </w:p>
    <w:p w14:paraId="08DCEECF" w14:textId="77777777" w:rsidR="00017955" w:rsidRPr="00437753" w:rsidRDefault="00017955" w:rsidP="00FF1879">
      <w:pPr>
        <w:spacing w:line="480" w:lineRule="auto"/>
        <w:ind w:firstLine="72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472094B0"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w:t>
      </w:r>
      <w:r w:rsidR="00437753">
        <w:rPr>
          <w:rFonts w:ascii="Times New Roman" w:hAnsi="Times New Roman" w:cs="Times New Roman"/>
          <w:sz w:val="24"/>
          <w:szCs w:val="24"/>
        </w:rPr>
        <w:t>average upkeep costs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sidR="0061737A">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437753">
        <w:rPr>
          <w:rFonts w:ascii="Times New Roman" w:hAnsi="Times New Roman" w:cs="Times New Roman"/>
          <w:sz w:val="24"/>
          <w:szCs w:val="24"/>
        </w:rPr>
        <w:t>average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37753">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 xml:space="preserve">in each of the four </w:t>
      </w:r>
      <w:r w:rsidR="00437753">
        <w:rPr>
          <w:rFonts w:ascii="Times New Roman" w:hAnsi="Times New Roman" w:cs="Times New Roman"/>
          <w:sz w:val="24"/>
          <w:szCs w:val="24"/>
        </w:rPr>
        <w:t>estimation models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r w:rsidR="005A1EE7">
        <w:rPr>
          <w:rFonts w:ascii="Times New Roman" w:hAnsi="Times New Roman" w:cs="Times New Roman"/>
          <w:sz w:val="24"/>
          <w:szCs w:val="24"/>
        </w:rPr>
        <w:t xml:space="preserve">true </w:t>
      </w:r>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commentRangeStart w:id="38"/>
      <w:commentRangeStart w:id="39"/>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190689">
        <w:rPr>
          <w:i/>
          <w:sz w:val="24"/>
          <w:szCs w:val="24"/>
        </w:rPr>
        <w:t xml:space="preserve">Figure </w:t>
      </w:r>
      <w:r w:rsidR="00FF187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D66CFF">
        <w:rPr>
          <w:i/>
          <w:color w:val="000000" w:themeColor="text1"/>
          <w:sz w:val="24"/>
          <w:szCs w:val="24"/>
        </w:rPr>
        <w:t xml:space="preserve">Figure </w:t>
      </w:r>
      <w:r w:rsidR="00FF1879">
        <w:rPr>
          <w:i/>
          <w:noProof/>
          <w:color w:val="000000" w:themeColor="text1"/>
          <w:sz w:val="24"/>
          <w:szCs w:val="24"/>
        </w:rPr>
        <w:t>7</w:t>
      </w:r>
      <w:r w:rsidR="000F18D4">
        <w:rPr>
          <w:rFonts w:ascii="Times New Roman" w:hAnsi="Times New Roman" w:cs="Times New Roman"/>
          <w:sz w:val="24"/>
          <w:szCs w:val="24"/>
        </w:rPr>
        <w:fldChar w:fldCharType="end"/>
      </w:r>
      <w:commentRangeEnd w:id="38"/>
      <w:r w:rsidR="00437753">
        <w:rPr>
          <w:rStyle w:val="CommentReference"/>
        </w:rPr>
        <w:commentReference w:id="38"/>
      </w:r>
      <w:commentRangeEnd w:id="39"/>
      <w:r w:rsidR="00A434F5">
        <w:rPr>
          <w:rStyle w:val="CommentReference"/>
        </w:rPr>
        <w:commentReference w:id="39"/>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proofErr w:type="gramStart"/>
      <w:r w:rsidR="00251183">
        <w:rPr>
          <w:rFonts w:ascii="Times New Roman" w:hAnsi="Times New Roman" w:cs="Times New Roman"/>
          <w:i/>
          <w:sz w:val="24"/>
          <w:szCs w:val="24"/>
          <w:vertAlign w:val="subscript"/>
        </w:rPr>
        <w:t>,s</w:t>
      </w:r>
      <w:proofErr w:type="gramEnd"/>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40"/>
      <w:r w:rsidR="00E81544" w:rsidRPr="00AC4738">
        <w:rPr>
          <w:rFonts w:ascii="Times New Roman" w:hAnsi="Times New Roman" w:cs="Times New Roman"/>
          <w:sz w:val="24"/>
          <w:szCs w:val="24"/>
          <w:highlight w:val="yellow"/>
        </w:rPr>
        <w:t>XXX</w:t>
      </w:r>
      <w:commentRangeEnd w:id="40"/>
      <w:r w:rsidR="00633F3A">
        <w:rPr>
          <w:rStyle w:val="CommentReference"/>
        </w:rPr>
        <w:commentReference w:id="40"/>
      </w:r>
      <w:r w:rsidR="00437753">
        <w:rPr>
          <w:rFonts w:ascii="Times New Roman" w:hAnsi="Times New Roman" w:cs="Times New Roman"/>
          <w:sz w:val="24"/>
          <w:szCs w:val="24"/>
        </w:rPr>
        <w:t xml:space="preserve"> when estimated with both transient and persistent variation in growth rates</w:t>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A03423">
        <w:rPr>
          <w:i/>
          <w:color w:val="000000" w:themeColor="text1"/>
          <w:sz w:val="24"/>
        </w:rPr>
        <w:t xml:space="preserve">Figure </w:t>
      </w:r>
      <w:r w:rsidR="00FF187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commentRangeStart w:id="41"/>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41"/>
      <w:r w:rsidR="00633F3A">
        <w:rPr>
          <w:rStyle w:val="CommentReference"/>
        </w:rPr>
        <w:commentReference w:id="41"/>
      </w:r>
      <w:r w:rsidR="00E81544">
        <w:rPr>
          <w:rFonts w:ascii="Times New Roman" w:hAnsi="Times New Roman" w:cs="Times New Roman"/>
          <w:sz w:val="24"/>
          <w:szCs w:val="24"/>
        </w:rPr>
        <w:t xml:space="preserve">for large sample sizes </w:t>
      </w:r>
      <w:r w:rsidR="0070070B">
        <w:rPr>
          <w:rFonts w:ascii="Times New Roman" w:hAnsi="Times New Roman" w:cs="Times New Roman"/>
          <w:sz w:val="24"/>
          <w:szCs w:val="24"/>
        </w:rPr>
        <w:t xml:space="preserve">when estimating both persistent and transient variation </w:t>
      </w:r>
      <w:r w:rsidR="00E81544">
        <w:rPr>
          <w:rFonts w:ascii="Times New Roman" w:hAnsi="Times New Roman" w:cs="Times New Roman"/>
          <w:sz w:val="24"/>
          <w:szCs w:val="24"/>
        </w:rPr>
        <w:t>(</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3B53CF5F" w:rsidR="008327ED" w:rsidRDefault="006C4AB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D41E76">
        <w:rPr>
          <w:rFonts w:ascii="Times New Roman" w:hAnsi="Times New Roman" w:cs="Times New Roman"/>
          <w:sz w:val="24"/>
          <w:szCs w:val="24"/>
        </w:rPr>
        <w:t xml:space="preserve">magnitude of </w:t>
      </w:r>
      <w:r w:rsidR="00726B06">
        <w:rPr>
          <w:rFonts w:ascii="Times New Roman" w:hAnsi="Times New Roman" w:cs="Times New Roman"/>
          <w:sz w:val="24"/>
          <w:szCs w:val="24"/>
        </w:rPr>
        <w:t xml:space="preserve">persistent </w:t>
      </w:r>
      <w:r w:rsidR="00D41E76">
        <w:rPr>
          <w:rFonts w:ascii="Times New Roman" w:hAnsi="Times New Roman" w:cs="Times New Roman"/>
          <w:sz w:val="24"/>
          <w:szCs w:val="24"/>
        </w:rPr>
        <w:t>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Pr>
          <w:rFonts w:ascii="Times New Roman" w:hAnsi="Times New Roman" w:cs="Times New Roman"/>
          <w:sz w:val="24"/>
          <w:szCs w:val="24"/>
        </w:rPr>
        <w:t xml:space="preserve">parameter was </w:t>
      </w:r>
      <w:commentRangeStart w:id="42"/>
      <w:commentRangeStart w:id="43"/>
      <w:r w:rsidR="00E81544">
        <w:rPr>
          <w:rFonts w:ascii="Times New Roman" w:hAnsi="Times New Roman" w:cs="Times New Roman"/>
          <w:sz w:val="24"/>
          <w:szCs w:val="24"/>
        </w:rPr>
        <w:t xml:space="preserve">approximately unbiased for all sample sizes, and relatively </w:t>
      </w:r>
      <w:r w:rsidR="00C60C38">
        <w:rPr>
          <w:rFonts w:ascii="Times New Roman" w:hAnsi="Times New Roman" w:cs="Times New Roman"/>
          <w:sz w:val="24"/>
          <w:szCs w:val="24"/>
        </w:rPr>
        <w:t xml:space="preserve">precise </w:t>
      </w:r>
      <w:r>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commentRangeEnd w:id="42"/>
      <w:r w:rsidR="00E81544">
        <w:rPr>
          <w:rStyle w:val="CommentReference"/>
        </w:rPr>
        <w:commentReference w:id="42"/>
      </w:r>
      <w:commentRangeEnd w:id="43"/>
      <w:r w:rsidR="00F67B46">
        <w:rPr>
          <w:rStyle w:val="CommentReference"/>
        </w:rPr>
        <w:commentReference w:id="43"/>
      </w:r>
      <w:r>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EC4558">
        <w:rPr>
          <w:i/>
          <w:color w:val="000000" w:themeColor="text1"/>
          <w:sz w:val="24"/>
          <w:szCs w:val="24"/>
        </w:rPr>
        <w:t xml:space="preserve">Figure </w:t>
      </w:r>
      <w:r w:rsidR="00FF1879">
        <w:rPr>
          <w:i/>
          <w:noProof/>
          <w:color w:val="000000" w:themeColor="text1"/>
          <w:sz w:val="24"/>
          <w:szCs w:val="24"/>
        </w:rPr>
        <w:t>9</w:t>
      </w:r>
      <w:r w:rsidR="000F18D4">
        <w:rPr>
          <w:rFonts w:ascii="Times New Roman" w:hAnsi="Times New Roman" w:cs="Times New Roman"/>
          <w:sz w:val="24"/>
          <w:szCs w:val="24"/>
        </w:rPr>
        <w:fldChar w:fldCharType="end"/>
      </w:r>
      <w:r>
        <w:rPr>
          <w:rFonts w:ascii="Times New Roman" w:hAnsi="Times New Roman" w:cs="Times New Roman"/>
          <w:sz w:val="24"/>
          <w:szCs w:val="24"/>
        </w:rPr>
        <w:t xml:space="preserve">).  Finally, </w:t>
      </w:r>
      <w:r w:rsidR="00D41E76">
        <w:rPr>
          <w:rFonts w:ascii="Times New Roman" w:hAnsi="Times New Roman" w:cs="Times New Roman"/>
          <w:sz w:val="24"/>
          <w:szCs w:val="24"/>
        </w:rPr>
        <w:t xml:space="preserve">the magnitude of </w:t>
      </w:r>
      <w:r w:rsidR="00477ABC">
        <w:rPr>
          <w:rFonts w:ascii="Times New Roman" w:hAnsi="Times New Roman" w:cs="Times New Roman"/>
          <w:sz w:val="24"/>
          <w:szCs w:val="24"/>
        </w:rPr>
        <w:t>transient</w:t>
      </w:r>
      <w:r w:rsidR="00D41E76">
        <w:rPr>
          <w:rFonts w:ascii="Times New Roman" w:hAnsi="Times New Roman" w:cs="Times New Roman"/>
          <w:sz w:val="24"/>
          <w:szCs w:val="24"/>
        </w:rPr>
        <w:t xml:space="preserve">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r w:rsidR="00154457">
        <w:rPr>
          <w:rFonts w:ascii="Times New Roman" w:hAnsi="Times New Roman" w:cs="Times New Roman"/>
          <w:sz w:val="24"/>
          <w:szCs w:val="24"/>
        </w:rPr>
        <w:t xml:space="preserve">were </w:t>
      </w:r>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w:t>
      </w:r>
      <w:ins w:id="44" w:author="Darcy Webber" w:date="2015-02-17T13:35:00Z">
        <w:r w:rsidR="00F22E9E">
          <w:rPr>
            <w:rFonts w:ascii="Times New Roman" w:hAnsi="Times New Roman" w:cs="Times New Roman"/>
            <w:sz w:val="24"/>
            <w:szCs w:val="24"/>
          </w:rPr>
          <w:t xml:space="preserve">persistent and transient </w:t>
        </w:r>
      </w:ins>
      <w:r w:rsidR="00D41E76">
        <w:rPr>
          <w:rFonts w:ascii="Times New Roman" w:hAnsi="Times New Roman" w:cs="Times New Roman"/>
          <w:sz w:val="24"/>
          <w:szCs w:val="24"/>
        </w:rPr>
        <w:t>variation</w:t>
      </w:r>
      <w:del w:id="45" w:author="Darcy Webber" w:date="2015-02-17T13:35:00Z">
        <w:r w:rsidR="00D41E76" w:rsidDel="00F22E9E">
          <w:rPr>
            <w:rFonts w:ascii="Times New Roman" w:hAnsi="Times New Roman" w:cs="Times New Roman"/>
            <w:sz w:val="24"/>
            <w:szCs w:val="24"/>
          </w:rPr>
          <w:delText xml:space="preserve"> among </w:delText>
        </w:r>
        <w:r w:rsidR="00050DB0" w:rsidDel="00F22E9E">
          <w:rPr>
            <w:rFonts w:ascii="Times New Roman" w:hAnsi="Times New Roman" w:cs="Times New Roman"/>
            <w:sz w:val="24"/>
            <w:szCs w:val="24"/>
          </w:rPr>
          <w:delText>individuals</w:delText>
        </w:r>
        <w:r w:rsidR="00D41E76" w:rsidDel="00F22E9E">
          <w:rPr>
            <w:rFonts w:ascii="Times New Roman" w:hAnsi="Times New Roman" w:cs="Times New Roman"/>
            <w:sz w:val="24"/>
            <w:szCs w:val="24"/>
          </w:rPr>
          <w:delText xml:space="preserve"> and ove</w:delText>
        </w:r>
        <w:r w:rsidR="008A61B3" w:rsidDel="00F22E9E">
          <w:rPr>
            <w:rFonts w:ascii="Times New Roman" w:hAnsi="Times New Roman" w:cs="Times New Roman"/>
            <w:sz w:val="24"/>
            <w:szCs w:val="24"/>
          </w:rPr>
          <w:delText>r time</w:delText>
        </w:r>
      </w:del>
      <w:r w:rsidR="008A61B3">
        <w:rPr>
          <w:rFonts w:ascii="Times New Roman" w:hAnsi="Times New Roman" w:cs="Times New Roman"/>
          <w:sz w:val="24"/>
          <w:szCs w:val="24"/>
        </w:rPr>
        <w:t xml:space="preserve"> (estimating variation in </w:t>
      </w:r>
      <w:proofErr w:type="spellStart"/>
      <w:r w:rsidR="008A61B3" w:rsidRPr="004966B2">
        <w:rPr>
          <w:rFonts w:ascii="Times New Roman" w:hAnsi="Times New Roman" w:cs="Times New Roman"/>
          <w:i/>
          <w:sz w:val="24"/>
          <w:szCs w:val="24"/>
        </w:rPr>
        <w:t>k</w:t>
      </w:r>
      <w:r w:rsidR="008A61B3" w:rsidRPr="004966B2">
        <w:rPr>
          <w:rFonts w:ascii="Times New Roman" w:hAnsi="Times New Roman" w:cs="Times New Roman"/>
          <w:i/>
          <w:sz w:val="24"/>
          <w:szCs w:val="24"/>
          <w:vertAlign w:val="subscript"/>
        </w:rPr>
        <w:t>s</w:t>
      </w:r>
      <w:proofErr w:type="gramStart"/>
      <w:r w:rsidR="008A61B3" w:rsidRPr="004966B2">
        <w:rPr>
          <w:rFonts w:ascii="Times New Roman" w:hAnsi="Times New Roman" w:cs="Times New Roman"/>
          <w:i/>
          <w:sz w:val="24"/>
          <w:szCs w:val="24"/>
          <w:vertAlign w:val="subscript"/>
        </w:rPr>
        <w:t>,i</w:t>
      </w:r>
      <w:proofErr w:type="spellEnd"/>
      <w:proofErr w:type="gramEnd"/>
      <w:r w:rsidR="008A61B3">
        <w:rPr>
          <w:rFonts w:ascii="Times New Roman" w:hAnsi="Times New Roman" w:cs="Times New Roman"/>
          <w:i/>
          <w:sz w:val="24"/>
          <w:szCs w:val="24"/>
          <w:vertAlign w:val="subscript"/>
        </w:rPr>
        <w:t xml:space="preserve"> </w:t>
      </w:r>
      <w:r w:rsidR="008A61B3">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9E4A54" w:rsidRPr="00EC4558">
        <w:rPr>
          <w:i/>
          <w:color w:val="000000" w:themeColor="text1"/>
          <w:sz w:val="24"/>
          <w:szCs w:val="24"/>
        </w:rPr>
        <w:t xml:space="preserve">Figure </w:t>
      </w:r>
      <w:r w:rsidR="009E4A54">
        <w:rPr>
          <w:i/>
          <w:noProof/>
          <w:color w:val="000000" w:themeColor="text1"/>
          <w:sz w:val="24"/>
          <w:szCs w:val="24"/>
        </w:rPr>
        <w:t>10</w:t>
      </w:r>
      <w:r w:rsidR="000F18D4">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77B55B5" w14:textId="1A09EB3F"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w:t>
      </w:r>
      <w:r w:rsidR="00B22FD1">
        <w:rPr>
          <w:rFonts w:ascii="Times New Roman" w:hAnsi="Times New Roman" w:cs="Times New Roman"/>
          <w:sz w:val="24"/>
          <w:szCs w:val="24"/>
        </w:rPr>
        <w:t xml:space="preserve"> positive definite Hessian (</w:t>
      </w:r>
      <w:proofErr w:type="spellStart"/>
      <w:r w:rsidR="00B22FD1">
        <w:rPr>
          <w:rFonts w:ascii="Times New Roman" w:hAnsi="Times New Roman" w:cs="Times New Roman"/>
          <w:sz w:val="24"/>
          <w:szCs w:val="24"/>
        </w:rPr>
        <w:t>pdH</w:t>
      </w:r>
      <w:proofErr w:type="spellEnd"/>
      <w:r>
        <w:rPr>
          <w:rFonts w:ascii="Times New Roman" w:hAnsi="Times New Roman" w:cs="Times New Roman"/>
          <w:sz w:val="24"/>
          <w:szCs w:val="24"/>
        </w:rPr>
        <w:t>).  When the model being fit included no random-effects or random-effects for</w:t>
      </w:r>
      <w:r w:rsidR="008F3073">
        <w:rPr>
          <w:rFonts w:ascii="Times New Roman" w:hAnsi="Times New Roman" w:cs="Times New Roman"/>
          <w:sz w:val="24"/>
          <w:szCs w:val="24"/>
        </w:rPr>
        <w:t xml:space="preserve"> upkeep costs</w:t>
      </w:r>
      <w:r>
        <w:rPr>
          <w:rFonts w:ascii="Times New Roman" w:hAnsi="Times New Roman" w:cs="Times New Roman"/>
          <w:sz w:val="24"/>
          <w:szCs w:val="24"/>
        </w:rPr>
        <w:t xml:space="preserve"> </w:t>
      </w:r>
      <w:r w:rsidR="008F3073">
        <w:rPr>
          <w:rFonts w:ascii="Times New Roman" w:hAnsi="Times New Roman" w:cs="Times New Roman"/>
          <w:sz w:val="24"/>
          <w:szCs w:val="24"/>
        </w:rPr>
        <w:t>(</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w:t>
      </w:r>
      <w:proofErr w:type="gramStart"/>
      <w:r w:rsidRPr="00747FF6">
        <w:rPr>
          <w:rFonts w:ascii="Times New Roman" w:hAnsi="Times New Roman" w:cs="Times New Roman"/>
          <w:i/>
          <w:sz w:val="24"/>
          <w:szCs w:val="24"/>
          <w:vertAlign w:val="subscript"/>
        </w:rPr>
        <w:t>,s</w:t>
      </w:r>
      <w:proofErr w:type="spellEnd"/>
      <w:proofErr w:type="gramEnd"/>
      <w:r w:rsidR="008F3073">
        <w:rPr>
          <w:rFonts w:ascii="Times New Roman" w:hAnsi="Times New Roman" w:cs="Times New Roman"/>
          <w:sz w:val="24"/>
          <w:szCs w:val="24"/>
        </w:rPr>
        <w:t xml:space="preserve">) </w:t>
      </w:r>
      <w:r>
        <w:rPr>
          <w:rFonts w:ascii="Times New Roman" w:hAnsi="Times New Roman" w:cs="Times New Roman"/>
          <w:sz w:val="24"/>
          <w:szCs w:val="24"/>
        </w:rPr>
        <w:t xml:space="preserve">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incorporated </w:t>
      </w:r>
      <w:r w:rsidR="008F3073">
        <w:rPr>
          <w:rFonts w:ascii="Times New Roman" w:hAnsi="Times New Roman" w:cs="Times New Roman"/>
          <w:sz w:val="24"/>
          <w:szCs w:val="24"/>
        </w:rPr>
        <w:t>transient</w:t>
      </w:r>
      <w:r>
        <w:rPr>
          <w:rFonts w:ascii="Times New Roman" w:hAnsi="Times New Roman" w:cs="Times New Roman"/>
          <w:sz w:val="24"/>
          <w:szCs w:val="24"/>
        </w:rPr>
        <w:t xml:space="preserve"> individual random effects</w:t>
      </w:r>
      <w:r w:rsidR="008F307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8F3073">
        <w:rPr>
          <w:rFonts w:ascii="Times New Roman" w:hAnsi="Times New Roman" w:cs="Times New Roman"/>
          <w:sz w:val="24"/>
          <w:szCs w:val="24"/>
        </w:rPr>
        <w:t>)</w:t>
      </w:r>
      <w:r>
        <w:rPr>
          <w:rFonts w:ascii="Times New Roman" w:hAnsi="Times New Roman" w:cs="Times New Roman"/>
          <w:sz w:val="24"/>
          <w:szCs w:val="24"/>
        </w:rPr>
        <w:t xml:space="preserve">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r w:rsidR="009E4A54">
        <w:rPr>
          <w:rFonts w:ascii="Times New Roman" w:hAnsi="Times New Roman" w:cs="Times New Roman"/>
          <w:sz w:val="24"/>
          <w:szCs w:val="24"/>
        </w:rPr>
        <w:t xml:space="preserve"> (see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_Ref410630945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sidRPr="00190689">
        <w:rPr>
          <w:i/>
          <w:sz w:val="24"/>
          <w:szCs w:val="24"/>
        </w:rPr>
        <w:t>Figure</w:t>
      </w:r>
      <w:r w:rsidR="009E4A54">
        <w:rPr>
          <w:i/>
          <w:sz w:val="24"/>
          <w:szCs w:val="24"/>
        </w:rPr>
        <w:t>s</w:t>
      </w:r>
      <w:r w:rsidR="009E4A54" w:rsidRPr="00190689">
        <w:rPr>
          <w:i/>
          <w:sz w:val="24"/>
          <w:szCs w:val="24"/>
        </w:rPr>
        <w:t xml:space="preserve"> </w:t>
      </w:r>
      <w:r w:rsidR="009E4A54">
        <w:rPr>
          <w:i/>
          <w:noProof/>
          <w:sz w:val="24"/>
          <w:szCs w:val="24"/>
        </w:rPr>
        <w:t>6</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_Ref409962302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7</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_Ref409962306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rPr>
        <w:t>8</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9</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and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_Ref410630977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10</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w:t>
      </w:r>
      <w:r>
        <w:rPr>
          <w:rFonts w:ascii="Times New Roman" w:hAnsi="Times New Roman" w:cs="Times New Roman"/>
          <w:sz w:val="24"/>
          <w:szCs w:val="24"/>
        </w:rPr>
        <w:t>.</w:t>
      </w:r>
      <w:r w:rsidR="00E81544">
        <w:rPr>
          <w:rFonts w:ascii="Times New Roman" w:hAnsi="Times New Roman" w:cs="Times New Roman"/>
          <w:sz w:val="24"/>
          <w:szCs w:val="24"/>
        </w:rPr>
        <w:t xml:space="preserve">  However, we conclude that most models were positive definite for sample sizes above </w:t>
      </w:r>
      <w:r w:rsidR="00C60C38">
        <w:rPr>
          <w:rFonts w:ascii="Times New Roman" w:hAnsi="Times New Roman" w:cs="Times New Roman"/>
          <w:sz w:val="24"/>
          <w:szCs w:val="24"/>
        </w:rPr>
        <w:t>250 individuals</w:t>
      </w:r>
      <w:r w:rsidR="00E81544">
        <w:rPr>
          <w:rFonts w:ascii="Times New Roman" w:hAnsi="Times New Roman" w:cs="Times New Roman"/>
          <w:sz w:val="24"/>
          <w:szCs w:val="24"/>
        </w:rPr>
        <w:t xml:space="preserve">, and </w:t>
      </w:r>
      <w:r w:rsidR="00E81544">
        <w:rPr>
          <w:rFonts w:ascii="Times New Roman" w:hAnsi="Times New Roman" w:cs="Times New Roman"/>
          <w:sz w:val="24"/>
          <w:szCs w:val="24"/>
        </w:rPr>
        <w:lastRenderedPageBreak/>
        <w:t xml:space="preserve">that non-positive definite models can be used as indication that the model is likely to be </w:t>
      </w:r>
      <w:proofErr w:type="spellStart"/>
      <w:r w:rsidR="00E81544">
        <w:rPr>
          <w:rFonts w:ascii="Times New Roman" w:hAnsi="Times New Roman" w:cs="Times New Roman"/>
          <w:sz w:val="24"/>
          <w:szCs w:val="24"/>
        </w:rPr>
        <w:t>overfitted</w:t>
      </w:r>
      <w:proofErr w:type="spellEnd"/>
      <w:r w:rsidR="00E81544">
        <w:rPr>
          <w:rFonts w:ascii="Times New Roman" w:hAnsi="Times New Roman" w:cs="Times New Roman"/>
          <w:sz w:val="24"/>
          <w:szCs w:val="24"/>
        </w:rPr>
        <w:t xml:space="preserve"> relative to the available data.  </w:t>
      </w:r>
    </w:p>
    <w:p w14:paraId="407004BD" w14:textId="243FBC16" w:rsidR="00752FAC" w:rsidRDefault="00752FAC" w:rsidP="00B04686">
      <w:pPr>
        <w:spacing w:line="480" w:lineRule="auto"/>
        <w:rPr>
          <w:rFonts w:ascii="Times New Roman" w:eastAsia="Times New Roman" w:hAnsi="Times New Roman" w:cs="Times New Roman"/>
          <w:b/>
          <w:bCs/>
          <w:sz w:val="24"/>
          <w:szCs w:val="24"/>
          <w:lang w:val="en-GB" w:eastAsia="en-GB"/>
        </w:rPr>
      </w:pP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3BA4E4E1" w14:textId="30598DE0" w:rsidR="0070070B"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w:t>
      </w:r>
      <w:r w:rsidR="00437753">
        <w:rPr>
          <w:rFonts w:ascii="Times New Roman" w:hAnsi="Times New Roman" w:cs="Times New Roman"/>
          <w:sz w:val="24"/>
          <w:szCs w:val="24"/>
        </w:rPr>
        <w:t xml:space="preserve">persistent and transient </w:t>
      </w:r>
      <w:r>
        <w:rPr>
          <w:rFonts w:ascii="Times New Roman" w:hAnsi="Times New Roman" w:cs="Times New Roman"/>
          <w:sz w:val="24"/>
          <w:szCs w:val="24"/>
        </w:rPr>
        <w:t xml:space="preserve">variation in growth among individuals, </w:t>
      </w:r>
      <w:r w:rsidR="0070070B">
        <w:rPr>
          <w:rFonts w:ascii="Times New Roman" w:hAnsi="Times New Roman" w:cs="Times New Roman"/>
          <w:sz w:val="24"/>
          <w:szCs w:val="24"/>
        </w:rPr>
        <w:t>as well as differences in growth rate between males and females</w:t>
      </w:r>
      <w:r>
        <w:rPr>
          <w:rFonts w:ascii="Times New Roman" w:hAnsi="Times New Roman" w:cs="Times New Roman"/>
          <w:sz w:val="24"/>
          <w:szCs w:val="24"/>
        </w:rPr>
        <w:t xml:space="preserve"> </w:t>
      </w:r>
      <w:r w:rsidR="0070070B">
        <w:rPr>
          <w:rFonts w:ascii="Times New Roman" w:hAnsi="Times New Roman" w:cs="Times New Roman"/>
          <w:sz w:val="24"/>
          <w:szCs w:val="24"/>
        </w:rPr>
        <w:t>and residual (</w:t>
      </w:r>
      <w:r>
        <w:rPr>
          <w:rFonts w:ascii="Times New Roman" w:hAnsi="Times New Roman" w:cs="Times New Roman"/>
          <w:sz w:val="24"/>
          <w:szCs w:val="24"/>
        </w:rPr>
        <w:t>measurement error</w:t>
      </w:r>
      <w:r w:rsidR="0070070B">
        <w:rPr>
          <w:rFonts w:ascii="Times New Roman" w:hAnsi="Times New Roman" w:cs="Times New Roman"/>
          <w:sz w:val="24"/>
          <w:szCs w:val="24"/>
        </w:rPr>
        <w:t>) variation</w:t>
      </w:r>
      <w:r>
        <w:rPr>
          <w:rFonts w:ascii="Times New Roman" w:hAnsi="Times New Roman" w:cs="Times New Roman"/>
          <w:sz w:val="24"/>
          <w:szCs w:val="24"/>
        </w:rPr>
        <w:t xml:space="preserve">.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2F1BE7" w:rsidRPr="002F1BE7">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2F1BE7" w:rsidRPr="002F1BE7">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{"citationID":"zrZqcxYe","properties":{"formattedCitation":"(Shelton et al., 2013; Stawitz et al., In review; Thorson and Minte-Vera, In press; Vincenzi et al., 2014)","plainCitation":"(Shelton et al., 2013; Stawitz et al., In review; Thorson and Minte-Vera, In press;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2F1BE7" w:rsidRPr="002F1BE7">
        <w:rPr>
          <w:rFonts w:ascii="Times New Roman" w:hAnsi="Times New Roman" w:cs="Times New Roman"/>
          <w:sz w:val="24"/>
        </w:rPr>
        <w:t>(Shelton et al., 2013; Stawitz et al., In review; Thorson and Minte-Vera, In press;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Variation in growth rates is also an active area of research and method development in other ecological taxa</w:t>
      </w:r>
      <w:r w:rsidR="002F1BE7">
        <w:rPr>
          <w:rFonts w:ascii="Times New Roman" w:hAnsi="Times New Roman" w:cs="Times New Roman"/>
          <w:sz w:val="24"/>
          <w:szCs w:val="24"/>
        </w:rPr>
        <w:t xml:space="preserve"> </w:t>
      </w:r>
      <w:r w:rsidR="002F1BE7">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{"citationID":"21kktjpk1a","properties":{"formattedCitation":"(Brooks et al., 2013)","plainCitation":"(Brooks et al., 2013)"},"citationItems":[{"id":"1kvtVTBZ/Hg7Qohb4","uris":["http://zotero.org/users/251206/items/6DCADWSU"],"uri":["http://zotero.org/users/251206/items/6DCADWSU"],"itemData":{"id":"1kvtVTBZ/Hg7Qohb4","type":"article-journal","title":"A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M."}],"issued":{"year":2013,"month":10,"day":28},"accessed":{"year":2015,"month":1,"day":24,"season":"21:00:01"},"page-first":"e76389","container-title-short":"PLoS ONE"}}],"schema":"https://github.com/citation-style-language/schema/raw/master/csl-citation.json"} </w:instrText>
      </w:r>
      <w:r w:rsidR="002F1BE7">
        <w:rPr>
          <w:rFonts w:ascii="Times New Roman" w:hAnsi="Times New Roman" w:cs="Times New Roman"/>
          <w:sz w:val="24"/>
          <w:szCs w:val="24"/>
        </w:rPr>
        <w:fldChar w:fldCharType="separate"/>
      </w:r>
      <w:r w:rsidR="002F1BE7" w:rsidRPr="002F1BE7">
        <w:rPr>
          <w:rFonts w:ascii="Times New Roman" w:hAnsi="Times New Roman" w:cs="Times New Roman"/>
          <w:sz w:val="24"/>
        </w:rPr>
        <w:t>(</w:t>
      </w:r>
      <w:r w:rsidR="002F1BE7" w:rsidRPr="00F22937">
        <w:rPr>
          <w:rFonts w:ascii="Times New Roman" w:hAnsi="Times New Roman" w:cs="Times New Roman"/>
          <w:sz w:val="24"/>
        </w:rPr>
        <w:t>Brooks</w:t>
      </w:r>
      <w:r w:rsidR="002F1BE7" w:rsidRPr="002F1BE7">
        <w:rPr>
          <w:rFonts w:ascii="Times New Roman" w:hAnsi="Times New Roman" w:cs="Times New Roman"/>
          <w:sz w:val="24"/>
        </w:rPr>
        <w:t xml:space="preserve"> et al., 2013)</w:t>
      </w:r>
      <w:r w:rsidR="002F1BE7">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00935834">
        <w:rPr>
          <w:rFonts w:ascii="Times New Roman" w:hAnsi="Times New Roman" w:cs="Times New Roman"/>
          <w:sz w:val="24"/>
          <w:szCs w:val="24"/>
        </w:rPr>
        <w:t xml:space="preserve">transient </w:t>
      </w:r>
      <w:r w:rsidR="000D2205">
        <w:rPr>
          <w:rFonts w:ascii="Times New Roman" w:hAnsi="Times New Roman" w:cs="Times New Roman"/>
          <w:sz w:val="24"/>
          <w:szCs w:val="24"/>
        </w:rPr>
        <w:t xml:space="preserve">variation among individuals accounts for up to half of the total variability in Antarctic </w:t>
      </w:r>
      <w:proofErr w:type="spellStart"/>
      <w:r w:rsidR="000D2205">
        <w:rPr>
          <w:rFonts w:ascii="Times New Roman" w:hAnsi="Times New Roman" w:cs="Times New Roman"/>
          <w:sz w:val="24"/>
          <w:szCs w:val="24"/>
        </w:rPr>
        <w:t>toothfish</w:t>
      </w:r>
      <w:proofErr w:type="spellEnd"/>
      <w:r w:rsidR="000D2205">
        <w:rPr>
          <w:rFonts w:ascii="Times New Roman" w:hAnsi="Times New Roman" w:cs="Times New Roman"/>
          <w:sz w:val="24"/>
          <w:szCs w:val="24"/>
        </w:rPr>
        <w:t>.</w:t>
      </w:r>
      <w:r w:rsidR="00D01B54">
        <w:rPr>
          <w:rFonts w:ascii="Times New Roman" w:hAnsi="Times New Roman" w:cs="Times New Roman"/>
          <w:sz w:val="24"/>
          <w:szCs w:val="24"/>
        </w:rPr>
        <w:t xml:space="preserve">  </w:t>
      </w:r>
    </w:p>
    <w:p w14:paraId="17561445" w14:textId="2DD8923C"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 xml:space="preserve">By estimating </w:t>
      </w:r>
      <w:r w:rsidR="00437753">
        <w:rPr>
          <w:rFonts w:ascii="Times New Roman" w:hAnsi="Times New Roman" w:cs="Times New Roman"/>
          <w:sz w:val="24"/>
          <w:szCs w:val="24"/>
        </w:rPr>
        <w:t xml:space="preserve">persistent and transient </w:t>
      </w:r>
      <w:r w:rsidR="009334DD">
        <w:rPr>
          <w:rFonts w:ascii="Times New Roman" w:hAnsi="Times New Roman" w:cs="Times New Roman"/>
          <w:sz w:val="24"/>
          <w:szCs w:val="24"/>
        </w:rPr>
        <w:t xml:space="preserve">variation among individuals and between sexes, we have </w:t>
      </w:r>
      <w:r w:rsidR="00437753">
        <w:rPr>
          <w:rFonts w:ascii="Times New Roman" w:hAnsi="Times New Roman" w:cs="Times New Roman"/>
          <w:sz w:val="24"/>
          <w:szCs w:val="24"/>
        </w:rPr>
        <w:t>largely eliminated the correlations in residual size between tagging and recapture</w:t>
      </w:r>
      <w:r w:rsidR="00401AC2">
        <w:rPr>
          <w:rFonts w:ascii="Times New Roman" w:hAnsi="Times New Roman" w:cs="Times New Roman"/>
          <w:sz w:val="24"/>
          <w:szCs w:val="24"/>
        </w:rPr>
        <w:t xml:space="preserve">, as was seen in the </w:t>
      </w:r>
      <w:proofErr w:type="spellStart"/>
      <w:r w:rsidR="00401AC2">
        <w:rPr>
          <w:rFonts w:ascii="Times New Roman" w:hAnsi="Times New Roman" w:cs="Times New Roman"/>
          <w:sz w:val="24"/>
          <w:szCs w:val="24"/>
        </w:rPr>
        <w:t>toothfish</w:t>
      </w:r>
      <w:proofErr w:type="spellEnd"/>
      <w:r w:rsidR="00401AC2">
        <w:rPr>
          <w:rFonts w:ascii="Times New Roman" w:hAnsi="Times New Roman" w:cs="Times New Roman"/>
          <w:sz w:val="24"/>
          <w:szCs w:val="24"/>
        </w:rPr>
        <w:t xml:space="preserve"> data set for the model without random effects</w:t>
      </w:r>
      <w:r w:rsidR="009334DD">
        <w:rPr>
          <w:rFonts w:ascii="Times New Roman" w:hAnsi="Times New Roman" w:cs="Times New Roman"/>
          <w:sz w:val="24"/>
          <w:szCs w:val="24"/>
        </w:rPr>
        <w:t>.  However</w:t>
      </w:r>
      <w:r w:rsidR="001E733D">
        <w:rPr>
          <w:rFonts w:ascii="Times New Roman" w:hAnsi="Times New Roman" w:cs="Times New Roman"/>
          <w:sz w:val="24"/>
          <w:szCs w:val="24"/>
        </w:rPr>
        <w:t xml:space="preserve">, we have neglected </w:t>
      </w:r>
      <w:r w:rsidR="0075665D">
        <w:rPr>
          <w:rFonts w:ascii="Times New Roman" w:hAnsi="Times New Roman" w:cs="Times New Roman"/>
          <w:sz w:val="24"/>
          <w:szCs w:val="24"/>
        </w:rPr>
        <w:t xml:space="preserve">two </w:t>
      </w:r>
      <w:r w:rsidR="001E733D">
        <w:rPr>
          <w:rFonts w:ascii="Times New Roman" w:hAnsi="Times New Roman" w:cs="Times New Roman"/>
          <w:sz w:val="24"/>
          <w:szCs w:val="24"/>
        </w:rPr>
        <w:t>obvious type</w:t>
      </w:r>
      <w:r w:rsidR="0075665D">
        <w:rPr>
          <w:rFonts w:ascii="Times New Roman" w:hAnsi="Times New Roman" w:cs="Times New Roman"/>
          <w:sz w:val="24"/>
          <w:szCs w:val="24"/>
        </w:rPr>
        <w:t>s</w:t>
      </w:r>
      <w:r w:rsidR="001E733D">
        <w:rPr>
          <w:rFonts w:ascii="Times New Roman" w:hAnsi="Times New Roman" w:cs="Times New Roman"/>
          <w:sz w:val="24"/>
          <w:szCs w:val="24"/>
        </w:rPr>
        <w:t xml:space="preserve"> of variation in growth rates</w:t>
      </w:r>
      <w:r w:rsidR="0075665D">
        <w:rPr>
          <w:rFonts w:ascii="Times New Roman" w:hAnsi="Times New Roman" w:cs="Times New Roman"/>
          <w:sz w:val="24"/>
          <w:szCs w:val="24"/>
        </w:rPr>
        <w:t>:</w:t>
      </w:r>
      <w:r w:rsidR="001E733D">
        <w:rPr>
          <w:rFonts w:ascii="Times New Roman" w:hAnsi="Times New Roman" w:cs="Times New Roman"/>
          <w:sz w:val="24"/>
          <w:szCs w:val="24"/>
        </w:rPr>
        <w:t xml:space="preserve"> variation over space</w:t>
      </w:r>
      <w:r w:rsidR="0075665D">
        <w:rPr>
          <w:rFonts w:ascii="Times New Roman" w:hAnsi="Times New Roman" w:cs="Times New Roman"/>
          <w:sz w:val="24"/>
          <w:szCs w:val="24"/>
        </w:rPr>
        <w:t xml:space="preserve"> and shared variation over time (i.e., annual variation)</w:t>
      </w:r>
      <w:r w:rsidR="001E733D">
        <w:rPr>
          <w:rFonts w:ascii="Times New Roman" w:hAnsi="Times New Roman" w:cs="Times New Roman"/>
          <w:sz w:val="24"/>
          <w:szCs w:val="24"/>
        </w:rPr>
        <w:t xml:space="preserve">.  Previous research has demonstrated the prevalence of </w:t>
      </w:r>
      <w:r w:rsidR="00401AC2">
        <w:rPr>
          <w:rFonts w:ascii="Times New Roman" w:hAnsi="Times New Roman" w:cs="Times New Roman"/>
          <w:sz w:val="24"/>
          <w:szCs w:val="24"/>
        </w:rPr>
        <w:t xml:space="preserve">spatial </w:t>
      </w:r>
      <w:r w:rsidR="001E733D">
        <w:rPr>
          <w:rFonts w:ascii="Times New Roman" w:hAnsi="Times New Roman" w:cs="Times New Roman"/>
          <w:sz w:val="24"/>
          <w:szCs w:val="24"/>
        </w:rPr>
        <w:t xml:space="preserve">variation in growth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The modelling </w:t>
      </w:r>
      <w:r w:rsidR="001E733D">
        <w:rPr>
          <w:rFonts w:ascii="Times New Roman" w:hAnsi="Times New Roman" w:cs="Times New Roman"/>
          <w:sz w:val="24"/>
          <w:szCs w:val="24"/>
        </w:rPr>
        <w:lastRenderedPageBreak/>
        <w:t xml:space="preserve">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{"citationID":"8l83andgh","properties":{"formattedCitation":"(Shelton et al., 2014; Thorson et al., In press)","plainCitation":"(Shelton et al., 2014; Thorson et al., In press)"},"citationItems":[{"id":2624,"uris":["http://zotero.org/users/251206/items/53PWK3AS"],"uri":["http://zotero.org/users/251206/items/53PWK3AS"],"itemData":{"id":2624,"type":"article-journal","title":"The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(Shelton et al., 2014; Thorson et al.,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2A6568F2"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840BBD">
        <w:rPr>
          <w:rFonts w:ascii="Times New Roman" w:hAnsi="Times New Roman" w:cs="Times New Roman"/>
          <w:sz w:val="24"/>
          <w:szCs w:val="24"/>
        </w:rPr>
        <w:t xml:space="preserve">There is </w:t>
      </w:r>
      <w:r w:rsidR="00A63F03">
        <w:rPr>
          <w:rFonts w:ascii="Times New Roman" w:hAnsi="Times New Roman" w:cs="Times New Roman"/>
          <w:sz w:val="24"/>
          <w:szCs w:val="24"/>
        </w:rPr>
        <w:t xml:space="preserve">relatively </w:t>
      </w:r>
      <w:r w:rsidR="00840BBD">
        <w:rPr>
          <w:rFonts w:ascii="Times New Roman" w:hAnsi="Times New Roman" w:cs="Times New Roman"/>
          <w:sz w:val="24"/>
          <w:szCs w:val="24"/>
        </w:rPr>
        <w:t xml:space="preserve">little </w:t>
      </w:r>
      <w:r w:rsidR="00A63F03">
        <w:rPr>
          <w:rFonts w:ascii="Times New Roman" w:hAnsi="Times New Roman" w:cs="Times New Roman"/>
          <w:sz w:val="24"/>
          <w:szCs w:val="24"/>
        </w:rPr>
        <w:t xml:space="preserve">previous </w:t>
      </w:r>
      <w:r w:rsidR="00840BBD">
        <w:rPr>
          <w:rFonts w:ascii="Times New Roman" w:hAnsi="Times New Roman" w:cs="Times New Roman"/>
          <w:sz w:val="24"/>
          <w:szCs w:val="24"/>
        </w:rPr>
        <w:t xml:space="preserve">research regarding the relative magnitude of </w:t>
      </w:r>
      <w:r w:rsidR="00A63F03">
        <w:rPr>
          <w:rFonts w:ascii="Times New Roman" w:hAnsi="Times New Roman" w:cs="Times New Roman"/>
          <w:sz w:val="24"/>
          <w:szCs w:val="24"/>
        </w:rPr>
        <w:t xml:space="preserve">persistent and transient individual </w:t>
      </w:r>
      <w:r w:rsidR="00840BBD">
        <w:rPr>
          <w:rFonts w:ascii="Times New Roman" w:hAnsi="Times New Roman" w:cs="Times New Roman"/>
          <w:sz w:val="24"/>
          <w:szCs w:val="24"/>
        </w:rPr>
        <w:t>variation in growth</w:t>
      </w:r>
      <w:r w:rsidR="00A63F03">
        <w:rPr>
          <w:rFonts w:ascii="Times New Roman" w:hAnsi="Times New Roman" w:cs="Times New Roman"/>
          <w:sz w:val="24"/>
          <w:szCs w:val="24"/>
        </w:rPr>
        <w:t xml:space="preserve"> for wild marine populations</w:t>
      </w:r>
      <w:r w:rsidR="00840BBD">
        <w:rPr>
          <w:rFonts w:ascii="Times New Roman" w:hAnsi="Times New Roman" w:cs="Times New Roman"/>
          <w:sz w:val="24"/>
          <w:szCs w:val="24"/>
        </w:rPr>
        <w:t>.  This information is important for at least two reasons.  First, stock assessment models and fisheries management strategies are routinely evaluated using simulation experiments (termed “management strategy evaluation”; Sainsbury et al.</w:t>
      </w:r>
      <w:r w:rsidR="00F67B46">
        <w:rPr>
          <w:rFonts w:ascii="Times New Roman" w:hAnsi="Times New Roman" w:cs="Times New Roman"/>
          <w:sz w:val="24"/>
          <w:szCs w:val="24"/>
        </w:rPr>
        <w:t>,</w:t>
      </w:r>
      <w:r w:rsidR="00840BBD">
        <w:rPr>
          <w:rFonts w:ascii="Times New Roman" w:hAnsi="Times New Roman" w:cs="Times New Roman"/>
          <w:sz w:val="24"/>
          <w:szCs w:val="24"/>
        </w:rPr>
        <w:t xml:space="preserve">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2F1BE7" w:rsidRPr="002F1BE7">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estimated via models that do not account for variation in growth </w:t>
      </w:r>
      <w:r w:rsidR="00840BB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2F1BE7" w:rsidRPr="002F1BE7">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2F1BE7" w:rsidRPr="002F1BE7">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r w:rsidR="00401AC2">
        <w:rPr>
          <w:rFonts w:ascii="Times New Roman" w:hAnsi="Times New Roman" w:cs="Times New Roman"/>
          <w:sz w:val="24"/>
          <w:szCs w:val="24"/>
        </w:rPr>
        <w:t xml:space="preserve">We therefore hypothesize that improved treatment of spatial, temporal, and both transient and persistent individual variation in growth will improve estimates of growth rates obtained from </w:t>
      </w:r>
      <w:del w:id="46" w:author="Darcy Webber" w:date="2015-02-17T13:24:00Z">
        <w:r w:rsidR="00401AC2" w:rsidDel="00E51FA7">
          <w:rPr>
            <w:rFonts w:ascii="Times New Roman" w:hAnsi="Times New Roman" w:cs="Times New Roman"/>
            <w:sz w:val="24"/>
            <w:szCs w:val="24"/>
          </w:rPr>
          <w:delText>capture-mark-recapture</w:delText>
        </w:r>
      </w:del>
      <w:ins w:id="47" w:author="Darcy Webber" w:date="2015-02-17T13:24:00Z">
        <w:r w:rsidR="00E51FA7">
          <w:rPr>
            <w:rFonts w:ascii="Times New Roman" w:hAnsi="Times New Roman" w:cs="Times New Roman"/>
            <w:sz w:val="24"/>
            <w:szCs w:val="24"/>
          </w:rPr>
          <w:t>CMR</w:t>
        </w:r>
      </w:ins>
      <w:r w:rsidR="00401AC2">
        <w:rPr>
          <w:rFonts w:ascii="Times New Roman" w:hAnsi="Times New Roman" w:cs="Times New Roman"/>
          <w:sz w:val="24"/>
          <w:szCs w:val="24"/>
        </w:rPr>
        <w:t xml:space="preserve"> data sets, and that this improvement </w:t>
      </w:r>
      <w:r w:rsidR="00A63F03">
        <w:rPr>
          <w:rFonts w:ascii="Times New Roman" w:hAnsi="Times New Roman" w:cs="Times New Roman"/>
          <w:sz w:val="24"/>
          <w:szCs w:val="24"/>
        </w:rPr>
        <w:t xml:space="preserve">may </w:t>
      </w:r>
      <w:r w:rsidR="00401AC2">
        <w:rPr>
          <w:rFonts w:ascii="Times New Roman" w:hAnsi="Times New Roman" w:cs="Times New Roman"/>
          <w:sz w:val="24"/>
          <w:szCs w:val="24"/>
        </w:rPr>
        <w:t>result in improved estimates of fishery productivity</w:t>
      </w:r>
      <w:r w:rsidR="00D32276">
        <w:rPr>
          <w:rFonts w:ascii="Times New Roman" w:hAnsi="Times New Roman" w:cs="Times New Roman"/>
          <w:sz w:val="24"/>
          <w:szCs w:val="24"/>
        </w:rPr>
        <w:t xml:space="preserve">.  In particular, improved estimation of growth is likely to be important for models that are highly dependent upon growth information, e.g., length-based spawning potential ratio assessments </w:t>
      </w:r>
      <w:r w:rsidR="00B16561">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{"citationID":"2khlbjcktc","properties":{"formattedCitation":"(Hordyk et al., 2015)","plainCitation":"(Hordyk et al., 2015)"},"citationItems":[{"id":4,"uris":["http://zotero.org/users/local/UQR2zlZa/items/DSPH8F55"],"uri":["http://zotero.org/users/local/UQR2zlZa/items/DSPH8F55"],"itemData":{"id":4,"type":"article-journal","title":"An evaluation of an iterative harvest strategy for data-poor fisheries using the length-based spawning potential ratio assessment methodology","container-title":"Fisheries Research","source":"CrossRef","URL":"http://linkinghub.elsevier.com/retrieve/pii/S0165783615000065","DOI":"10.1016/j.fishres.2014.12.018","ISSN":"01657836","language":"en","author":[{"family":"Hordyk","given":"Adrian R."},{"family":"Loneragan","given":"Neil R."},{"family":"Prince","given":"Jeremy D."}],"issued":{"date-parts":[["2015",1]]},"accessed":{"date-parts":[["2015",2,17]]}}}],"schema":"https://github.com/citation-style-language/schema/raw/master/csl-citation.json"} </w:instrText>
      </w:r>
      <w:r w:rsidR="00B16561">
        <w:rPr>
          <w:rFonts w:ascii="Times New Roman" w:hAnsi="Times New Roman" w:cs="Times New Roman"/>
          <w:sz w:val="24"/>
          <w:szCs w:val="24"/>
        </w:rPr>
        <w:fldChar w:fldCharType="separate"/>
      </w:r>
      <w:r w:rsidR="00B16561" w:rsidRPr="00B16561">
        <w:rPr>
          <w:rFonts w:ascii="Times New Roman" w:hAnsi="Times New Roman" w:cs="Times New Roman"/>
          <w:sz w:val="24"/>
        </w:rPr>
        <w:t>(</w:t>
      </w:r>
      <w:proofErr w:type="spellStart"/>
      <w:r w:rsidR="00B16561" w:rsidRPr="00B16561">
        <w:rPr>
          <w:rFonts w:ascii="Times New Roman" w:hAnsi="Times New Roman" w:cs="Times New Roman"/>
          <w:sz w:val="24"/>
        </w:rPr>
        <w:t>Hordyk</w:t>
      </w:r>
      <w:proofErr w:type="spellEnd"/>
      <w:r w:rsidR="00B16561" w:rsidRPr="00B16561">
        <w:rPr>
          <w:rFonts w:ascii="Times New Roman" w:hAnsi="Times New Roman" w:cs="Times New Roman"/>
          <w:sz w:val="24"/>
        </w:rPr>
        <w:t xml:space="preserve"> et al., 2015)</w:t>
      </w:r>
      <w:r w:rsidR="00B16561">
        <w:rPr>
          <w:rFonts w:ascii="Times New Roman" w:hAnsi="Times New Roman" w:cs="Times New Roman"/>
          <w:sz w:val="24"/>
          <w:szCs w:val="24"/>
        </w:rPr>
        <w:fldChar w:fldCharType="end"/>
      </w:r>
      <w:r w:rsidR="00401AC2">
        <w:rPr>
          <w:rFonts w:ascii="Times New Roman" w:hAnsi="Times New Roman" w:cs="Times New Roman"/>
          <w:sz w:val="24"/>
          <w:szCs w:val="24"/>
        </w:rPr>
        <w:t>.</w:t>
      </w:r>
      <w:r w:rsidR="00840BBD">
        <w:rPr>
          <w:rFonts w:ascii="Times New Roman" w:hAnsi="Times New Roman" w:cs="Times New Roman"/>
          <w:sz w:val="24"/>
          <w:szCs w:val="24"/>
        </w:rPr>
        <w:t xml:space="preserve">  </w:t>
      </w:r>
    </w:p>
    <w:p w14:paraId="4B04C106" w14:textId="6911291F" w:rsidR="00A63F03" w:rsidRDefault="00A63F03" w:rsidP="00A63F03">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We note that our model (</w:t>
      </w:r>
      <w:commentRangeStart w:id="48"/>
      <w:r>
        <w:rPr>
          <w:rFonts w:ascii="Times New Roman" w:hAnsi="Times New Roman" w:cs="Times New Roman"/>
          <w:sz w:val="24"/>
          <w:szCs w:val="24"/>
        </w:rPr>
        <w:t xml:space="preserve">and results for Patagonian </w:t>
      </w:r>
      <w:proofErr w:type="spellStart"/>
      <w:r>
        <w:rPr>
          <w:rFonts w:ascii="Times New Roman" w:hAnsi="Times New Roman" w:cs="Times New Roman"/>
          <w:sz w:val="24"/>
          <w:szCs w:val="24"/>
        </w:rPr>
        <w:t>toothfish</w:t>
      </w:r>
      <w:commentRangeEnd w:id="48"/>
      <w:proofErr w:type="spellEnd"/>
      <w:r w:rsidR="007B4AB3">
        <w:rPr>
          <w:rStyle w:val="CommentReference"/>
        </w:rPr>
        <w:commentReference w:id="48"/>
      </w:r>
      <w:r>
        <w:rPr>
          <w:rFonts w:ascii="Times New Roman" w:hAnsi="Times New Roman" w:cs="Times New Roman"/>
          <w:sz w:val="24"/>
          <w:szCs w:val="24"/>
        </w:rPr>
        <w:t>) do not account for the effects of fish handling and tagging on growth rates.  Growth rates for untagged individuals may be higher because tagging is likely to cause physiological stress that depresses activity and metabolic levels</w:t>
      </w:r>
      <w:r w:rsidR="00D57C32">
        <w:rPr>
          <w:rFonts w:ascii="Times New Roman" w:hAnsi="Times New Roman" w:cs="Times New Roman"/>
          <w:sz w:val="24"/>
          <w:szCs w:val="24"/>
        </w:rPr>
        <w:t xml:space="preserve"> </w:t>
      </w:r>
      <w:r w:rsidR="00D57C32">
        <w:rPr>
          <w:rFonts w:ascii="Times New Roman" w:hAnsi="Times New Roman" w:cs="Times New Roman"/>
          <w:sz w:val="24"/>
          <w:szCs w:val="24"/>
        </w:rPr>
        <w:fldChar w:fldCharType="begin"/>
      </w:r>
      <w:r w:rsidR="00D57C32">
        <w:rPr>
          <w:rFonts w:ascii="Times New Roman" w:hAnsi="Times New Roman" w:cs="Times New Roman"/>
          <w:sz w:val="24"/>
          <w:szCs w:val="24"/>
        </w:rPr>
        <w:instrText xml:space="preserve"> ADDIN ZOTERO_ITEM CSL_CITATION {"citationID":"26s2jv2aes","properties":{"formattedCitation":"(Dubula et al., 2005; Santos and Groeneveld, 2015; Xiao, 1994)","plainCitation":"(Dubula et al., 2005; Santos and Groeneveld, 2015; Xiao, 1994)"},"citationItems":[{"id":20,"uris":["http://zotero.org/users/local/UQR2zlZa/items/75IQU7XC"],"uri":["http://zotero.org/users/local/UQR2zlZa/items/75IQU7XC"],"itemData":{"id":20,"type":"article-journal","title":"Effects of tag-related injuries and timing of tagging on growth of rock lobster, Jasus lalandii","container-title":"Fisheries Research","page":"1-10","volume":"74","issue":"1-3","source":"CrossRef","DOI":"10.1016/j.fishres.2005.04.004","ISSN":"01657836","language":"en","author":[{"family":"Dubula","given":"O."},{"family":"Groeneveld","given":"J.C."},{"family":"Santos","given":"J."},{"family":"van Zyl","given":"D.L."},{"family":"Brouwer","given":"S.L."},{"family":"van den Heever","given":"N."},{"family":"McCue","given":"S.A."}],"issued":{"date-parts":[["2005",8]]},"accessed":{"date-parts":[["2015",2,17]]}}},{"id":21,"uris":["http://zotero.org/users/local/UQR2zlZa/items/IR9GUUVI"],"uri":["http://zotero.org/users/local/UQR2zlZa/items/IR9GUUVI"],"itemData":{"id":21,"type":"article-journal","title":"Accounting for tag-induced growth retardation in spiny lobsters using censoring and modelling approaches","container-title":"Fisheries Research","page":"166-173","volume":"161","source":"CrossRef","DOI":"10.1016/j.fishres.2014.07.008","ISSN":"01657836","language":"en","author":[{"family":"Santos","given":"Jorge"},{"family":"Groeneveld","given":"Johan C."}],"issued":{"date-parts":[["2015",1]]},"accessed":{"date-parts":[["2015",2,17]]}}},{"id":22,"uris":["http://zotero.org/users/local/UQR2zlZa/items/GP56X83I"],"uri":["http://zotero.org/users/local/UQR2zlZa/items/GP56X83I"],"itemData":{"id":22,"type":"article-journal","title":"Growth Models with Corrections for the Retardative Effects of Tagging","container-title":"Canadian Journal of Fisheries and Aquatic Sciences","page":"263-267","volume":"51","issue":"2","source":"CrossRef","DOI":"10.1139/f94-027","ISSN":"0706-652X, 1205-7533","language":"en","author":[{"family":"Xiao","given":"Yongshun"}],"issued":{"date-parts":[["1994",2]]},"accessed":{"date-parts":[["2015",2,17]]}}}],"schema":"https://github.com/citation-style-language/schema/raw/master/csl-citation.json"} </w:instrText>
      </w:r>
      <w:r w:rsidR="00D57C32">
        <w:rPr>
          <w:rFonts w:ascii="Times New Roman" w:hAnsi="Times New Roman" w:cs="Times New Roman"/>
          <w:sz w:val="24"/>
          <w:szCs w:val="24"/>
        </w:rPr>
        <w:fldChar w:fldCharType="separate"/>
      </w:r>
      <w:r w:rsidR="00D57C32" w:rsidRPr="00D57C32">
        <w:rPr>
          <w:rFonts w:ascii="Times New Roman" w:hAnsi="Times New Roman" w:cs="Times New Roman"/>
          <w:sz w:val="24"/>
        </w:rPr>
        <w:t>(</w:t>
      </w:r>
      <w:proofErr w:type="spellStart"/>
      <w:r w:rsidR="00D57C32" w:rsidRPr="00D57C32">
        <w:rPr>
          <w:rFonts w:ascii="Times New Roman" w:hAnsi="Times New Roman" w:cs="Times New Roman"/>
          <w:sz w:val="24"/>
        </w:rPr>
        <w:t>Dubula</w:t>
      </w:r>
      <w:proofErr w:type="spellEnd"/>
      <w:r w:rsidR="00D57C32" w:rsidRPr="00D57C32">
        <w:rPr>
          <w:rFonts w:ascii="Times New Roman" w:hAnsi="Times New Roman" w:cs="Times New Roman"/>
          <w:sz w:val="24"/>
        </w:rPr>
        <w:t xml:space="preserve"> et al., 2005; Santos and </w:t>
      </w:r>
      <w:proofErr w:type="spellStart"/>
      <w:r w:rsidR="00D57C32" w:rsidRPr="00D57C32">
        <w:rPr>
          <w:rFonts w:ascii="Times New Roman" w:hAnsi="Times New Roman" w:cs="Times New Roman"/>
          <w:sz w:val="24"/>
        </w:rPr>
        <w:t>Groeneveld</w:t>
      </w:r>
      <w:proofErr w:type="spellEnd"/>
      <w:r w:rsidR="00D57C32" w:rsidRPr="00D57C32">
        <w:rPr>
          <w:rFonts w:ascii="Times New Roman" w:hAnsi="Times New Roman" w:cs="Times New Roman"/>
          <w:sz w:val="24"/>
        </w:rPr>
        <w:t>, 2015; Xiao, 1994)</w:t>
      </w:r>
      <w:r w:rsidR="00D57C32">
        <w:rPr>
          <w:rFonts w:ascii="Times New Roman" w:hAnsi="Times New Roman" w:cs="Times New Roman"/>
          <w:sz w:val="24"/>
          <w:szCs w:val="24"/>
        </w:rPr>
        <w:fldChar w:fldCharType="end"/>
      </w:r>
      <w:r>
        <w:rPr>
          <w:rFonts w:ascii="Times New Roman" w:hAnsi="Times New Roman" w:cs="Times New Roman"/>
          <w:sz w:val="24"/>
          <w:szCs w:val="24"/>
        </w:rPr>
        <w:t xml:space="preserve">.  Future studies could estimate the impact of tagging on growth rates by jointly analyzing </w:t>
      </w:r>
      <w:del w:id="49" w:author="Darcy Webber" w:date="2015-02-17T13:24:00Z">
        <w:r w:rsidDel="00E51FA7">
          <w:rPr>
            <w:rFonts w:ascii="Times New Roman" w:hAnsi="Times New Roman" w:cs="Times New Roman"/>
            <w:sz w:val="24"/>
            <w:szCs w:val="24"/>
          </w:rPr>
          <w:delText>capture-mark-recapture</w:delText>
        </w:r>
      </w:del>
      <w:ins w:id="50" w:author="Darcy Webber" w:date="2015-02-17T13:24:00Z">
        <w:r w:rsidR="00E51FA7">
          <w:rPr>
            <w:rFonts w:ascii="Times New Roman" w:hAnsi="Times New Roman" w:cs="Times New Roman"/>
            <w:sz w:val="24"/>
            <w:szCs w:val="24"/>
          </w:rPr>
          <w:t>CMR</w:t>
        </w:r>
      </w:ins>
      <w:r>
        <w:rPr>
          <w:rFonts w:ascii="Times New Roman" w:hAnsi="Times New Roman" w:cs="Times New Roman"/>
          <w:sz w:val="24"/>
          <w:szCs w:val="24"/>
        </w:rPr>
        <w:t xml:space="preserve"> and other fishery data types (te</w:t>
      </w:r>
      <w:r w:rsidR="00B70F65">
        <w:rPr>
          <w:rFonts w:ascii="Times New Roman" w:hAnsi="Times New Roman" w:cs="Times New Roman"/>
          <w:sz w:val="24"/>
          <w:szCs w:val="24"/>
        </w:rPr>
        <w:t>rmed “integrated growth models”;</w:t>
      </w:r>
      <w:r>
        <w:rPr>
          <w:rFonts w:ascii="Times New Roman" w:hAnsi="Times New Roman" w:cs="Times New Roman"/>
          <w:sz w:val="24"/>
          <w:szCs w:val="24"/>
        </w:rPr>
        <w:t xml:space="preserve"> </w:t>
      </w:r>
      <w:r w:rsidR="00D76A12">
        <w:rPr>
          <w:rFonts w:ascii="Times New Roman" w:hAnsi="Times New Roman" w:cs="Times New Roman"/>
          <w:sz w:val="24"/>
          <w:szCs w:val="24"/>
        </w:rPr>
        <w:fldChar w:fldCharType="begin"/>
      </w:r>
      <w:r w:rsidR="00D57C32">
        <w:rPr>
          <w:rFonts w:ascii="Times New Roman" w:hAnsi="Times New Roman" w:cs="Times New Roman"/>
          <w:sz w:val="24"/>
          <w:szCs w:val="24"/>
        </w:rPr>
        <w:instrText xml:space="preserve"> ADDIN ZOTERO_ITEM CSL_CITATION {"citationID":"2atae4nt75","properties":{"formattedCitation":"(Eveson et al., 2004)","plainCitation":"(Eveson et al., 2004)"},"citationItems":[{"id":14,"uris":["http://zotero.org/users/local/UQR2zlZa/items/96UQ6SZZ"],"uri":["http://zotero.org/users/local/UQR2zlZa/items/96UQ6SZZ"],"itemData":{"id":14,"type":"article-journal","title":"An integrated model for growth incorporating tag-recapture, length-frequency, and direct aging data","container-title":"Canadian Journal of Fisheries and Aquatic Sciences","page":"292-306","volume":"61","issue":"2","source":"NRC Research Press","abstract":"A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 Nous présentons une méthode de vraisemblance maximale pour la modélisation de la croissance des poissons qui intègre les données provenant de trois sources importantes de renseignements sur la croissance, soit les études de marquagerecapture, les échantillons de longueursfréquences provenant des pêches commerciales et les données de détermination directe de l'âge par l'analyse des structures anatomiques dures. La plupart des études antérieures ont modélisé la croissance presque exclusivement à partir d'une seule de ces sources. Les sources différentes de données apportent souvent des informations sur des phases différentes du cycle biologique. La mise au point d'une approche intégrée permet aux différentes sources de renseignements de se compléter les unes les autres et de fournir des estimations plus complètes et plus robustes des paramètres de la croissance. Nous appliquons notre méthode intégrée à des séries de données sur le thon rouge du Sud (Thunnus maccoyii) à l'aide de la courbe de croissance de...","DOI":"10.1139/f03-163","ISSN":"0706-652X","journalAbbreviation":"Can. J. Fish. Aquat. Sci.","author":[{"family":"Eveson","given":"J Paige"},{"family":"Laslett","given":"Geoff M"},{"family":"Polacheck","given":"Tom"}],"issued":{"date-parts":[["2004",2,1]]},"accessed":{"date-parts":[["2015",2,17]]}}}],"schema":"https://github.com/citation-style-language/schema/raw/master/csl-citation.json"} </w:instrText>
      </w:r>
      <w:r w:rsidR="00D76A12">
        <w:rPr>
          <w:rFonts w:ascii="Times New Roman" w:hAnsi="Times New Roman" w:cs="Times New Roman"/>
          <w:sz w:val="24"/>
          <w:szCs w:val="24"/>
        </w:rPr>
        <w:fldChar w:fldCharType="separate"/>
      </w:r>
      <w:proofErr w:type="spellStart"/>
      <w:r w:rsidR="00D76A12">
        <w:rPr>
          <w:rFonts w:ascii="Times New Roman" w:hAnsi="Times New Roman" w:cs="Times New Roman"/>
          <w:sz w:val="24"/>
        </w:rPr>
        <w:t>Eveson</w:t>
      </w:r>
      <w:proofErr w:type="spellEnd"/>
      <w:r w:rsidR="00D76A12">
        <w:rPr>
          <w:rFonts w:ascii="Times New Roman" w:hAnsi="Times New Roman" w:cs="Times New Roman"/>
          <w:sz w:val="24"/>
        </w:rPr>
        <w:t xml:space="preserve"> et al.</w:t>
      </w:r>
      <w:r w:rsidR="00D76A12" w:rsidRPr="00D76A12">
        <w:rPr>
          <w:rFonts w:ascii="Times New Roman" w:hAnsi="Times New Roman" w:cs="Times New Roman"/>
          <w:sz w:val="24"/>
        </w:rPr>
        <w:t xml:space="preserve"> 2004</w:t>
      </w:r>
      <w:r w:rsidR="00D76A12">
        <w:rPr>
          <w:rFonts w:ascii="Times New Roman" w:hAnsi="Times New Roman" w:cs="Times New Roman"/>
          <w:sz w:val="24"/>
          <w:szCs w:val="24"/>
        </w:rPr>
        <w:fldChar w:fldCharType="end"/>
      </w:r>
      <w:r w:rsidR="00D76A12">
        <w:rPr>
          <w:rFonts w:ascii="Times New Roman" w:hAnsi="Times New Roman" w:cs="Times New Roman"/>
          <w:sz w:val="24"/>
          <w:szCs w:val="24"/>
        </w:rPr>
        <w:t>)</w:t>
      </w:r>
      <w:r>
        <w:rPr>
          <w:rFonts w:ascii="Times New Roman" w:hAnsi="Times New Roman" w:cs="Times New Roman"/>
          <w:sz w:val="24"/>
          <w:szCs w:val="24"/>
        </w:rPr>
        <w:t>.  In particular, the length-frequency of fishery and survey catches and the direct ageing of hard parts from catches provide a separate source of information regarding size at age.  These latter two source</w:t>
      </w:r>
      <w:r w:rsidR="00E51FA7">
        <w:rPr>
          <w:rFonts w:ascii="Times New Roman" w:hAnsi="Times New Roman" w:cs="Times New Roman"/>
          <w:sz w:val="24"/>
          <w:szCs w:val="24"/>
        </w:rPr>
        <w:t>s</w:t>
      </w:r>
      <w:r>
        <w:rPr>
          <w:rFonts w:ascii="Times New Roman" w:hAnsi="Times New Roman" w:cs="Times New Roman"/>
          <w:sz w:val="24"/>
          <w:szCs w:val="24"/>
        </w:rPr>
        <w:t xml:space="preserve"> of information do not generally provide information to discriminate between persistent and transient variation in growth rates (because each involves measuring size only once for each individual).  However, both sources can provide complementary information regarding average growth rates for untagged individuals.  We therefore believe that estimating persistent and transient variation in growth rates within integrated growth models is an important topic for future research.</w:t>
      </w:r>
    </w:p>
    <w:p w14:paraId="20002400" w14:textId="5F398FC8" w:rsidR="00367975" w:rsidRDefault="00367975">
      <w:pPr>
        <w:rPr>
          <w:rFonts w:ascii="Times New Roman" w:eastAsia="Times New Roman" w:hAnsi="Times New Roman" w:cs="Times New Roman"/>
          <w:b/>
          <w:bCs/>
          <w:sz w:val="24"/>
          <w:szCs w:val="24"/>
          <w:lang w:val="en-GB" w:eastAsia="en-GB"/>
        </w:rPr>
      </w:pPr>
    </w:p>
    <w:p w14:paraId="3B1E12F2" w14:textId="59475120" w:rsidR="008558B5" w:rsidRPr="009C37AB" w:rsidRDefault="008558B5" w:rsidP="008558B5">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5 Conclusions</w:t>
      </w:r>
    </w:p>
    <w:p w14:paraId="61FBD8D3" w14:textId="338CD18A" w:rsidR="008558B5" w:rsidRPr="0070070B" w:rsidRDefault="002310D4" w:rsidP="00F0737B">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E64885">
        <w:rPr>
          <w:rFonts w:ascii="Times New Roman" w:hAnsi="Times New Roman" w:cs="Times New Roman"/>
          <w:sz w:val="24"/>
          <w:szCs w:val="24"/>
        </w:rPr>
        <w:t xml:space="preserve">In this study, we have </w:t>
      </w:r>
      <w:r w:rsidR="00401AC2">
        <w:rPr>
          <w:rFonts w:ascii="Times New Roman" w:hAnsi="Times New Roman" w:cs="Times New Roman"/>
          <w:sz w:val="24"/>
          <w:szCs w:val="24"/>
        </w:rPr>
        <w:t>estimated persistent and transient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variation </w:t>
      </w:r>
      <w:r w:rsidR="00E64885">
        <w:rPr>
          <w:rFonts w:ascii="Times New Roman" w:hAnsi="Times New Roman" w:cs="Times New Roman"/>
          <w:sz w:val="24"/>
          <w:szCs w:val="24"/>
        </w:rPr>
        <w:t xml:space="preserve">in growth rates </w:t>
      </w:r>
      <w:r w:rsidR="00401AC2">
        <w:rPr>
          <w:rFonts w:ascii="Times New Roman" w:hAnsi="Times New Roman" w:cs="Times New Roman"/>
          <w:sz w:val="24"/>
          <w:szCs w:val="24"/>
        </w:rPr>
        <w:t xml:space="preserve">among individuals </w:t>
      </w:r>
      <w:r w:rsidR="00E64885">
        <w:rPr>
          <w:rFonts w:ascii="Times New Roman" w:hAnsi="Times New Roman" w:cs="Times New Roman"/>
          <w:sz w:val="24"/>
          <w:szCs w:val="24"/>
        </w:rPr>
        <w:t xml:space="preserve">in a wild marine population of Antarctic </w:t>
      </w:r>
      <w:proofErr w:type="spellStart"/>
      <w:r w:rsidR="00E64885">
        <w:rPr>
          <w:rFonts w:ascii="Times New Roman" w:hAnsi="Times New Roman" w:cs="Times New Roman"/>
          <w:sz w:val="24"/>
          <w:szCs w:val="24"/>
        </w:rPr>
        <w:t>toothfish</w:t>
      </w:r>
      <w:proofErr w:type="spellEnd"/>
      <w:r w:rsidR="00E64885">
        <w:rPr>
          <w:rFonts w:ascii="Times New Roman" w:hAnsi="Times New Roman" w:cs="Times New Roman"/>
          <w:sz w:val="24"/>
          <w:szCs w:val="24"/>
        </w:rPr>
        <w:t xml:space="preserve"> in the Ross Sea</w:t>
      </w:r>
      <w:r w:rsidR="00E51FA7">
        <w:rPr>
          <w:rFonts w:ascii="Times New Roman" w:hAnsi="Times New Roman" w:cs="Times New Roman"/>
          <w:sz w:val="24"/>
          <w:szCs w:val="24"/>
        </w:rPr>
        <w:t xml:space="preserve"> during 2001-2013</w:t>
      </w:r>
      <w:r w:rsidR="00401AC2">
        <w:rPr>
          <w:rFonts w:ascii="Times New Roman" w:hAnsi="Times New Roman" w:cs="Times New Roman"/>
          <w:sz w:val="24"/>
          <w:szCs w:val="24"/>
        </w:rPr>
        <w:t xml:space="preserve">, in addition to differences </w:t>
      </w:r>
      <w:r w:rsidR="00E64885">
        <w:rPr>
          <w:rFonts w:ascii="Times New Roman" w:hAnsi="Times New Roman" w:cs="Times New Roman"/>
          <w:sz w:val="24"/>
          <w:szCs w:val="24"/>
        </w:rPr>
        <w:t xml:space="preserve">in </w:t>
      </w:r>
      <w:r w:rsidR="00401AC2">
        <w:rPr>
          <w:rFonts w:ascii="Times New Roman" w:hAnsi="Times New Roman" w:cs="Times New Roman"/>
          <w:sz w:val="24"/>
          <w:szCs w:val="24"/>
        </w:rPr>
        <w:t xml:space="preserve">average </w:t>
      </w:r>
      <w:r w:rsidR="00E64885">
        <w:rPr>
          <w:rFonts w:ascii="Times New Roman" w:hAnsi="Times New Roman" w:cs="Times New Roman"/>
          <w:sz w:val="24"/>
          <w:szCs w:val="24"/>
        </w:rPr>
        <w:t>growth rates</w:t>
      </w:r>
      <w:r w:rsidR="00401AC2">
        <w:rPr>
          <w:rFonts w:ascii="Times New Roman" w:hAnsi="Times New Roman" w:cs="Times New Roman"/>
          <w:sz w:val="24"/>
          <w:szCs w:val="24"/>
        </w:rPr>
        <w:t xml:space="preserve"> between males and females</w:t>
      </w:r>
      <w:r w:rsidR="00432305">
        <w:rPr>
          <w:rFonts w:ascii="Times New Roman" w:hAnsi="Times New Roman" w:cs="Times New Roman"/>
          <w:sz w:val="24"/>
          <w:szCs w:val="24"/>
        </w:rPr>
        <w: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Model selection suggests that transient variation is more significant than persistent variation among individuals during these years.  Estimating transient variation decreased the magnitude of residual (measurement error) variation by nearly half.  </w:t>
      </w:r>
      <w:r w:rsidR="005F5898">
        <w:rPr>
          <w:rFonts w:ascii="Times New Roman" w:hAnsi="Times New Roman" w:cs="Times New Roman"/>
          <w:sz w:val="24"/>
          <w:szCs w:val="24"/>
        </w:rPr>
        <w:t>Our</w:t>
      </w:r>
      <w:r w:rsidR="00E64885">
        <w:rPr>
          <w:rFonts w:ascii="Times New Roman" w:hAnsi="Times New Roman" w:cs="Times New Roman"/>
          <w:sz w:val="24"/>
          <w:szCs w:val="24"/>
        </w:rPr>
        <w:t xml:space="preserve"> simulation study </w:t>
      </w:r>
      <w:r w:rsidR="00401AC2">
        <w:rPr>
          <w:rFonts w:ascii="Times New Roman" w:hAnsi="Times New Roman" w:cs="Times New Roman"/>
          <w:sz w:val="24"/>
          <w:szCs w:val="24"/>
        </w:rPr>
        <w:t xml:space="preserve">corroborates </w:t>
      </w:r>
      <w:r w:rsidR="00E64885">
        <w:rPr>
          <w:rFonts w:ascii="Times New Roman" w:hAnsi="Times New Roman" w:cs="Times New Roman"/>
          <w:sz w:val="24"/>
          <w:szCs w:val="24"/>
        </w:rPr>
        <w:t xml:space="preserve">that </w:t>
      </w:r>
      <w:r w:rsidR="0070070B">
        <w:rPr>
          <w:rFonts w:ascii="Times New Roman" w:hAnsi="Times New Roman" w:cs="Times New Roman"/>
          <w:sz w:val="24"/>
          <w:szCs w:val="24"/>
        </w:rPr>
        <w:t>all models provide parameters estimates that are approximately unbiased and reasonably precise given sample sizes similar to those available here</w:t>
      </w:r>
      <w:r w:rsidR="00E64885">
        <w:rPr>
          <w:rFonts w:ascii="Times New Roman" w:hAnsi="Times New Roman" w:cs="Times New Roman"/>
          <w:sz w:val="24"/>
          <w:szCs w:val="24"/>
        </w:rPr>
        <w:t>.</w:t>
      </w:r>
      <w:r w:rsidR="0070070B">
        <w:rPr>
          <w:rFonts w:ascii="Times New Roman" w:hAnsi="Times New Roman" w:cs="Times New Roman"/>
          <w:sz w:val="24"/>
          <w:szCs w:val="24"/>
        </w:rPr>
        <w:t xml:space="preserve">  Finally, we provide an R package </w:t>
      </w:r>
      <w:proofErr w:type="spellStart"/>
      <w:r w:rsidR="0070070B" w:rsidRPr="0070070B">
        <w:rPr>
          <w:rFonts w:ascii="Times New Roman" w:hAnsi="Times New Roman" w:cs="Times New Roman"/>
          <w:i/>
          <w:sz w:val="24"/>
          <w:szCs w:val="24"/>
        </w:rPr>
        <w:t>TagGrowth</w:t>
      </w:r>
      <w:proofErr w:type="spellEnd"/>
      <w:r w:rsidR="0070070B">
        <w:rPr>
          <w:rFonts w:ascii="Times New Roman" w:hAnsi="Times New Roman" w:cs="Times New Roman"/>
          <w:sz w:val="24"/>
          <w:szCs w:val="24"/>
        </w:rPr>
        <w:t xml:space="preserve">, </w:t>
      </w:r>
      <w:r w:rsidR="0070070B">
        <w:rPr>
          <w:rFonts w:ascii="Times New Roman" w:hAnsi="Times New Roman" w:cs="Times New Roman"/>
          <w:sz w:val="24"/>
          <w:szCs w:val="24"/>
        </w:rPr>
        <w:lastRenderedPageBreak/>
        <w:t>containing code to applying our estimation model to other data sets.  We encourage future research comparing the magnitude of persistent and transient variation in growth among marine populations in different taxa and environments.</w:t>
      </w:r>
    </w:p>
    <w:p w14:paraId="264FFCE7" w14:textId="3ECDC80B" w:rsidR="00367691" w:rsidRDefault="00367691">
      <w:pPr>
        <w:rPr>
          <w:rFonts w:ascii="Times New Roman" w:hAnsi="Times New Roman" w:cs="Times New Roman"/>
          <w:b/>
          <w:sz w:val="24"/>
          <w:szCs w:val="24"/>
        </w:rPr>
      </w:pPr>
    </w:p>
    <w:p w14:paraId="68BEF472" w14:textId="73192291"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6FED707"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w:t>
      </w:r>
      <w:r w:rsidR="00A00D5B">
        <w:rPr>
          <w:rFonts w:ascii="Times New Roman" w:hAnsi="Times New Roman" w:cs="Times New Roman"/>
          <w:sz w:val="24"/>
          <w:szCs w:val="24"/>
        </w:rPr>
        <w:t>.</w:t>
      </w:r>
      <w:r>
        <w:rPr>
          <w:rFonts w:ascii="Times New Roman" w:hAnsi="Times New Roman" w:cs="Times New Roman"/>
          <w:sz w:val="24"/>
          <w:szCs w:val="24"/>
        </w:rPr>
        <w:t xml:space="preserve"> Horn and C</w:t>
      </w:r>
      <w:r w:rsidR="00A00D5B">
        <w:rPr>
          <w:rFonts w:ascii="Times New Roman" w:hAnsi="Times New Roman" w:cs="Times New Roman"/>
          <w:sz w:val="24"/>
          <w:szCs w:val="24"/>
        </w:rPr>
        <w:t>.</w:t>
      </w:r>
      <w:r>
        <w:rPr>
          <w:rFonts w:ascii="Times New Roman" w:hAnsi="Times New Roman" w:cs="Times New Roman"/>
          <w:sz w:val="24"/>
          <w:szCs w:val="24"/>
        </w:rPr>
        <w:t xml:space="preserve">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F0737B">
        <w:rPr>
          <w:rFonts w:ascii="Times New Roman" w:hAnsi="Times New Roman" w:cs="Times New Roman"/>
          <w:sz w:val="24"/>
          <w:szCs w:val="24"/>
        </w:rPr>
        <w:t xml:space="preserve">the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w:t>
      </w:r>
      <w:r w:rsidR="00A00D5B">
        <w:rPr>
          <w:rFonts w:ascii="Times New Roman" w:hAnsi="Times New Roman" w:cs="Times New Roman"/>
          <w:sz w:val="24"/>
          <w:szCs w:val="24"/>
        </w:rPr>
        <w:t>.</w:t>
      </w:r>
      <w:r>
        <w:rPr>
          <w:rFonts w:ascii="Times New Roman" w:hAnsi="Times New Roman" w:cs="Times New Roman"/>
          <w:sz w:val="24"/>
          <w:szCs w:val="24"/>
        </w:rPr>
        <w:t xml:space="preserve">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4AD6AC1B" w14:textId="77777777" w:rsidR="005756B6" w:rsidRPr="005756B6" w:rsidRDefault="00AB2A7D" w:rsidP="005756B6">
      <w:pPr>
        <w:pStyle w:val="Bibliography"/>
        <w:rPr>
          <w:rFonts w:ascii="Times New Roman" w:hAnsi="Times New Roman" w:cs="Times New Roman"/>
        </w:rPr>
      </w:pPr>
      <w:r w:rsidRPr="009C37AB">
        <w:fldChar w:fldCharType="begin"/>
      </w:r>
      <w:r w:rsidR="00F90D4D">
        <w:instrText xml:space="preserve"> ADDIN ZOTERO_BIBL {"custom":[]} CSL_BIBLIOGRAPHY </w:instrText>
      </w:r>
      <w:r w:rsidRPr="009C37AB">
        <w:fldChar w:fldCharType="separate"/>
      </w:r>
      <w:proofErr w:type="spellStart"/>
      <w:r w:rsidR="005756B6" w:rsidRPr="005756B6">
        <w:rPr>
          <w:rFonts w:ascii="Times New Roman" w:hAnsi="Times New Roman" w:cs="Times New Roman"/>
        </w:rPr>
        <w:t>Akaike</w:t>
      </w:r>
      <w:proofErr w:type="spellEnd"/>
      <w:r w:rsidR="005756B6" w:rsidRPr="005756B6">
        <w:rPr>
          <w:rFonts w:ascii="Times New Roman" w:hAnsi="Times New Roman" w:cs="Times New Roman"/>
        </w:rPr>
        <w:t xml:space="preserve">, H., 1998. Information Theory and an Extension of the Maximum Likelihood Principle, in: </w:t>
      </w:r>
      <w:proofErr w:type="spellStart"/>
      <w:r w:rsidR="005756B6" w:rsidRPr="005756B6">
        <w:rPr>
          <w:rFonts w:ascii="Times New Roman" w:hAnsi="Times New Roman" w:cs="Times New Roman"/>
        </w:rPr>
        <w:t>Parzen</w:t>
      </w:r>
      <w:proofErr w:type="spellEnd"/>
      <w:r w:rsidR="005756B6" w:rsidRPr="005756B6">
        <w:rPr>
          <w:rFonts w:ascii="Times New Roman" w:hAnsi="Times New Roman" w:cs="Times New Roman"/>
        </w:rPr>
        <w:t xml:space="preserve">, E., Tanabe, K., Kitagawa, G. (Eds.), Selected Papers of </w:t>
      </w:r>
      <w:proofErr w:type="spellStart"/>
      <w:r w:rsidR="005756B6" w:rsidRPr="005756B6">
        <w:rPr>
          <w:rFonts w:ascii="Times New Roman" w:hAnsi="Times New Roman" w:cs="Times New Roman"/>
        </w:rPr>
        <w:t>Hirotugu</w:t>
      </w:r>
      <w:proofErr w:type="spellEnd"/>
      <w:r w:rsidR="005756B6" w:rsidRPr="005756B6">
        <w:rPr>
          <w:rFonts w:ascii="Times New Roman" w:hAnsi="Times New Roman" w:cs="Times New Roman"/>
        </w:rPr>
        <w:t xml:space="preserve"> </w:t>
      </w:r>
      <w:proofErr w:type="spellStart"/>
      <w:r w:rsidR="005756B6" w:rsidRPr="005756B6">
        <w:rPr>
          <w:rFonts w:ascii="Times New Roman" w:hAnsi="Times New Roman" w:cs="Times New Roman"/>
        </w:rPr>
        <w:t>Akaike</w:t>
      </w:r>
      <w:proofErr w:type="spellEnd"/>
      <w:r w:rsidR="005756B6" w:rsidRPr="005756B6">
        <w:rPr>
          <w:rFonts w:ascii="Times New Roman" w:hAnsi="Times New Roman" w:cs="Times New Roman"/>
        </w:rPr>
        <w:t>. Springer New York, New York, NY, pp. 199–213.</w:t>
      </w:r>
    </w:p>
    <w:p w14:paraId="289552E3"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Biro, P.A., Sampson, P., 2015. Fishing directly selects on growth rate via </w:t>
      </w:r>
      <w:proofErr w:type="spellStart"/>
      <w:r w:rsidRPr="005756B6">
        <w:rPr>
          <w:rFonts w:ascii="Times New Roman" w:hAnsi="Times New Roman" w:cs="Times New Roman"/>
        </w:rPr>
        <w:t>behaviour</w:t>
      </w:r>
      <w:proofErr w:type="spellEnd"/>
      <w:r w:rsidRPr="005756B6">
        <w:rPr>
          <w:rFonts w:ascii="Times New Roman" w:hAnsi="Times New Roman" w:cs="Times New Roman"/>
        </w:rPr>
        <w:t>: implications of growth-selection that is independent of size. Proc. R. Soc. B Biol. Sci. 282, 20142283–20142283. doi:10.1098/rspb.2014.2283</w:t>
      </w:r>
    </w:p>
    <w:p w14:paraId="0399A875"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Black, B.A., Schroeder, I.D., </w:t>
      </w:r>
      <w:proofErr w:type="spellStart"/>
      <w:r w:rsidRPr="005756B6">
        <w:rPr>
          <w:rFonts w:ascii="Times New Roman" w:hAnsi="Times New Roman" w:cs="Times New Roman"/>
        </w:rPr>
        <w:t>Sydeman</w:t>
      </w:r>
      <w:proofErr w:type="spellEnd"/>
      <w:r w:rsidRPr="005756B6">
        <w:rPr>
          <w:rFonts w:ascii="Times New Roman" w:hAnsi="Times New Roman" w:cs="Times New Roman"/>
        </w:rPr>
        <w:t xml:space="preserve">, W.J., </w:t>
      </w:r>
      <w:proofErr w:type="spellStart"/>
      <w:r w:rsidRPr="005756B6">
        <w:rPr>
          <w:rFonts w:ascii="Times New Roman" w:hAnsi="Times New Roman" w:cs="Times New Roman"/>
        </w:rPr>
        <w:t>Bograd</w:t>
      </w:r>
      <w:proofErr w:type="spellEnd"/>
      <w:r w:rsidRPr="005756B6">
        <w:rPr>
          <w:rFonts w:ascii="Times New Roman" w:hAnsi="Times New Roman" w:cs="Times New Roman"/>
        </w:rPr>
        <w:t xml:space="preserve">, S.J., Lawson, P.W., 2010. Wintertime ocean conditions synchronize rockfish growth and seabird reproduction in the central California Current ecosystem. Can. J. Fish. </w:t>
      </w:r>
      <w:proofErr w:type="spellStart"/>
      <w:r w:rsidRPr="005756B6">
        <w:rPr>
          <w:rFonts w:ascii="Times New Roman" w:hAnsi="Times New Roman" w:cs="Times New Roman"/>
        </w:rPr>
        <w:t>Aquat</w:t>
      </w:r>
      <w:proofErr w:type="spellEnd"/>
      <w:r w:rsidRPr="005756B6">
        <w:rPr>
          <w:rFonts w:ascii="Times New Roman" w:hAnsi="Times New Roman" w:cs="Times New Roman"/>
        </w:rPr>
        <w:t>. Sci. 67, 1149–1158.</w:t>
      </w:r>
    </w:p>
    <w:p w14:paraId="38E049C0"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Brooks, M.E., McCoy, M.W., </w:t>
      </w:r>
      <w:proofErr w:type="spellStart"/>
      <w:r w:rsidRPr="005756B6">
        <w:rPr>
          <w:rFonts w:ascii="Times New Roman" w:hAnsi="Times New Roman" w:cs="Times New Roman"/>
        </w:rPr>
        <w:t>Bolker</w:t>
      </w:r>
      <w:proofErr w:type="spellEnd"/>
      <w:r w:rsidRPr="005756B6">
        <w:rPr>
          <w:rFonts w:ascii="Times New Roman" w:hAnsi="Times New Roman" w:cs="Times New Roman"/>
        </w:rPr>
        <w:t xml:space="preserve">, B.M., 2013. A Method for Detecting Positive Growth Autocorrelation without Marking Individuals. </w:t>
      </w:r>
      <w:proofErr w:type="spellStart"/>
      <w:r w:rsidRPr="005756B6">
        <w:rPr>
          <w:rFonts w:ascii="Times New Roman" w:hAnsi="Times New Roman" w:cs="Times New Roman"/>
        </w:rPr>
        <w:t>PLoS</w:t>
      </w:r>
      <w:proofErr w:type="spellEnd"/>
      <w:r w:rsidRPr="005756B6">
        <w:rPr>
          <w:rFonts w:ascii="Times New Roman" w:hAnsi="Times New Roman" w:cs="Times New Roman"/>
        </w:rPr>
        <w:t xml:space="preserve"> ONE 8, e76389. doi:10.1371/journal.pone.0076389</w:t>
      </w:r>
    </w:p>
    <w:p w14:paraId="0F7A1BE7" w14:textId="77777777" w:rsidR="005756B6" w:rsidRPr="005756B6" w:rsidRDefault="005756B6" w:rsidP="005756B6">
      <w:pPr>
        <w:pStyle w:val="Bibliography"/>
        <w:rPr>
          <w:rFonts w:ascii="Times New Roman" w:hAnsi="Times New Roman" w:cs="Times New Roman"/>
        </w:rPr>
      </w:pPr>
      <w:proofErr w:type="spellStart"/>
      <w:r w:rsidRPr="005756B6">
        <w:rPr>
          <w:rFonts w:ascii="Times New Roman" w:hAnsi="Times New Roman" w:cs="Times New Roman"/>
        </w:rPr>
        <w:t>Dubula</w:t>
      </w:r>
      <w:proofErr w:type="spellEnd"/>
      <w:r w:rsidRPr="005756B6">
        <w:rPr>
          <w:rFonts w:ascii="Times New Roman" w:hAnsi="Times New Roman" w:cs="Times New Roman"/>
        </w:rPr>
        <w:t xml:space="preserve">, O., </w:t>
      </w:r>
      <w:proofErr w:type="spellStart"/>
      <w:r w:rsidRPr="005756B6">
        <w:rPr>
          <w:rFonts w:ascii="Times New Roman" w:hAnsi="Times New Roman" w:cs="Times New Roman"/>
        </w:rPr>
        <w:t>Groeneveld</w:t>
      </w:r>
      <w:proofErr w:type="spellEnd"/>
      <w:r w:rsidRPr="005756B6">
        <w:rPr>
          <w:rFonts w:ascii="Times New Roman" w:hAnsi="Times New Roman" w:cs="Times New Roman"/>
        </w:rPr>
        <w:t xml:space="preserve">, J.C., Santos, J., van </w:t>
      </w:r>
      <w:proofErr w:type="spellStart"/>
      <w:r w:rsidRPr="005756B6">
        <w:rPr>
          <w:rFonts w:ascii="Times New Roman" w:hAnsi="Times New Roman" w:cs="Times New Roman"/>
        </w:rPr>
        <w:t>Zyl</w:t>
      </w:r>
      <w:proofErr w:type="spellEnd"/>
      <w:r w:rsidRPr="005756B6">
        <w:rPr>
          <w:rFonts w:ascii="Times New Roman" w:hAnsi="Times New Roman" w:cs="Times New Roman"/>
        </w:rPr>
        <w:t xml:space="preserve">, D.L., </w:t>
      </w:r>
      <w:proofErr w:type="spellStart"/>
      <w:r w:rsidRPr="005756B6">
        <w:rPr>
          <w:rFonts w:ascii="Times New Roman" w:hAnsi="Times New Roman" w:cs="Times New Roman"/>
        </w:rPr>
        <w:t>Brouwer</w:t>
      </w:r>
      <w:proofErr w:type="spellEnd"/>
      <w:r w:rsidRPr="005756B6">
        <w:rPr>
          <w:rFonts w:ascii="Times New Roman" w:hAnsi="Times New Roman" w:cs="Times New Roman"/>
        </w:rPr>
        <w:t xml:space="preserve">, S.L., van den </w:t>
      </w:r>
      <w:proofErr w:type="spellStart"/>
      <w:r w:rsidRPr="005756B6">
        <w:rPr>
          <w:rFonts w:ascii="Times New Roman" w:hAnsi="Times New Roman" w:cs="Times New Roman"/>
        </w:rPr>
        <w:t>Heever</w:t>
      </w:r>
      <w:proofErr w:type="spellEnd"/>
      <w:r w:rsidRPr="005756B6">
        <w:rPr>
          <w:rFonts w:ascii="Times New Roman" w:hAnsi="Times New Roman" w:cs="Times New Roman"/>
        </w:rPr>
        <w:t xml:space="preserve">, N., McCue, S.A., 2005. Effects of tag-related injuries and timing of tagging on growth of rock lobster, </w:t>
      </w:r>
      <w:proofErr w:type="spellStart"/>
      <w:r w:rsidRPr="005756B6">
        <w:rPr>
          <w:rFonts w:ascii="Times New Roman" w:hAnsi="Times New Roman" w:cs="Times New Roman"/>
        </w:rPr>
        <w:t>Jasus</w:t>
      </w:r>
      <w:proofErr w:type="spellEnd"/>
      <w:r w:rsidRPr="005756B6">
        <w:rPr>
          <w:rFonts w:ascii="Times New Roman" w:hAnsi="Times New Roman" w:cs="Times New Roman"/>
        </w:rPr>
        <w:t xml:space="preserve"> </w:t>
      </w:r>
      <w:proofErr w:type="spellStart"/>
      <w:r w:rsidRPr="005756B6">
        <w:rPr>
          <w:rFonts w:ascii="Times New Roman" w:hAnsi="Times New Roman" w:cs="Times New Roman"/>
        </w:rPr>
        <w:t>lalandii</w:t>
      </w:r>
      <w:proofErr w:type="spellEnd"/>
      <w:r w:rsidRPr="005756B6">
        <w:rPr>
          <w:rFonts w:ascii="Times New Roman" w:hAnsi="Times New Roman" w:cs="Times New Roman"/>
        </w:rPr>
        <w:t>. Fish. Res. 74, 1–10. doi:10.1016/j.fishres.2005.04.004</w:t>
      </w:r>
    </w:p>
    <w:p w14:paraId="5A8D1587"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Dunn, A., Horn, P.L., </w:t>
      </w:r>
      <w:proofErr w:type="spellStart"/>
      <w:r w:rsidRPr="005756B6">
        <w:rPr>
          <w:rFonts w:ascii="Times New Roman" w:hAnsi="Times New Roman" w:cs="Times New Roman"/>
        </w:rPr>
        <w:t>Hanchet</w:t>
      </w:r>
      <w:proofErr w:type="spellEnd"/>
      <w:r w:rsidRPr="005756B6">
        <w:rPr>
          <w:rFonts w:ascii="Times New Roman" w:hAnsi="Times New Roman" w:cs="Times New Roman"/>
        </w:rPr>
        <w:t xml:space="preserve">, S.M., 2006. Revised estimates of the biological parameters for Antarctic </w:t>
      </w:r>
      <w:proofErr w:type="spellStart"/>
      <w:r w:rsidRPr="005756B6">
        <w:rPr>
          <w:rFonts w:ascii="Times New Roman" w:hAnsi="Times New Roman" w:cs="Times New Roman"/>
        </w:rPr>
        <w:t>toothfish</w:t>
      </w:r>
      <w:proofErr w:type="spellEnd"/>
      <w:r w:rsidRPr="005756B6">
        <w:rPr>
          <w:rFonts w:ascii="Times New Roman" w:hAnsi="Times New Roman" w:cs="Times New Roman"/>
        </w:rPr>
        <w:t xml:space="preserve"> (</w:t>
      </w:r>
      <w:proofErr w:type="spellStart"/>
      <w:r w:rsidRPr="005756B6">
        <w:rPr>
          <w:rFonts w:ascii="Times New Roman" w:hAnsi="Times New Roman" w:cs="Times New Roman"/>
        </w:rPr>
        <w:t>Dissostichus</w:t>
      </w:r>
      <w:proofErr w:type="spellEnd"/>
      <w:r w:rsidRPr="005756B6">
        <w:rPr>
          <w:rFonts w:ascii="Times New Roman" w:hAnsi="Times New Roman" w:cs="Times New Roman"/>
        </w:rPr>
        <w:t xml:space="preserve"> </w:t>
      </w:r>
      <w:proofErr w:type="spellStart"/>
      <w:r w:rsidRPr="005756B6">
        <w:rPr>
          <w:rFonts w:ascii="Times New Roman" w:hAnsi="Times New Roman" w:cs="Times New Roman"/>
        </w:rPr>
        <w:t>mawsoni</w:t>
      </w:r>
      <w:proofErr w:type="spellEnd"/>
      <w:r w:rsidRPr="005756B6">
        <w:rPr>
          <w:rFonts w:ascii="Times New Roman" w:hAnsi="Times New Roman" w:cs="Times New Roman"/>
        </w:rPr>
        <w:t>) in the Ross Sea. WG-FSA-SAM 06/8, 1–14.</w:t>
      </w:r>
    </w:p>
    <w:p w14:paraId="717FC71D" w14:textId="77777777" w:rsidR="005756B6" w:rsidRPr="005756B6" w:rsidRDefault="005756B6" w:rsidP="005756B6">
      <w:pPr>
        <w:pStyle w:val="Bibliography"/>
        <w:rPr>
          <w:rFonts w:ascii="Times New Roman" w:hAnsi="Times New Roman" w:cs="Times New Roman"/>
        </w:rPr>
      </w:pPr>
      <w:proofErr w:type="spellStart"/>
      <w:r w:rsidRPr="005756B6">
        <w:rPr>
          <w:rFonts w:ascii="Times New Roman" w:hAnsi="Times New Roman" w:cs="Times New Roman"/>
        </w:rPr>
        <w:t>Eveson</w:t>
      </w:r>
      <w:proofErr w:type="spellEnd"/>
      <w:r w:rsidRPr="005756B6">
        <w:rPr>
          <w:rFonts w:ascii="Times New Roman" w:hAnsi="Times New Roman" w:cs="Times New Roman"/>
        </w:rPr>
        <w:t xml:space="preserve">, J.P., </w:t>
      </w:r>
      <w:proofErr w:type="spellStart"/>
      <w:r w:rsidRPr="005756B6">
        <w:rPr>
          <w:rFonts w:ascii="Times New Roman" w:hAnsi="Times New Roman" w:cs="Times New Roman"/>
        </w:rPr>
        <w:t>Laslett</w:t>
      </w:r>
      <w:proofErr w:type="spellEnd"/>
      <w:r w:rsidRPr="005756B6">
        <w:rPr>
          <w:rFonts w:ascii="Times New Roman" w:hAnsi="Times New Roman" w:cs="Times New Roman"/>
        </w:rPr>
        <w:t xml:space="preserve">, G.M., </w:t>
      </w:r>
      <w:proofErr w:type="spellStart"/>
      <w:r w:rsidRPr="005756B6">
        <w:rPr>
          <w:rFonts w:ascii="Times New Roman" w:hAnsi="Times New Roman" w:cs="Times New Roman"/>
        </w:rPr>
        <w:t>Polacheck</w:t>
      </w:r>
      <w:proofErr w:type="spellEnd"/>
      <w:r w:rsidRPr="005756B6">
        <w:rPr>
          <w:rFonts w:ascii="Times New Roman" w:hAnsi="Times New Roman" w:cs="Times New Roman"/>
        </w:rPr>
        <w:t xml:space="preserve">, T., 2004. An integrated model for growth incorporating tag-recapture, length-frequency, and direct aging data. Can. J. Fish. </w:t>
      </w:r>
      <w:proofErr w:type="spellStart"/>
      <w:r w:rsidRPr="005756B6">
        <w:rPr>
          <w:rFonts w:ascii="Times New Roman" w:hAnsi="Times New Roman" w:cs="Times New Roman"/>
        </w:rPr>
        <w:t>Aquat</w:t>
      </w:r>
      <w:proofErr w:type="spellEnd"/>
      <w:r w:rsidRPr="005756B6">
        <w:rPr>
          <w:rFonts w:ascii="Times New Roman" w:hAnsi="Times New Roman" w:cs="Times New Roman"/>
        </w:rPr>
        <w:t xml:space="preserve">. Sci. 61, 292–306. </w:t>
      </w:r>
      <w:proofErr w:type="gramStart"/>
      <w:r w:rsidRPr="005756B6">
        <w:rPr>
          <w:rFonts w:ascii="Times New Roman" w:hAnsi="Times New Roman" w:cs="Times New Roman"/>
        </w:rPr>
        <w:t>doi:</w:t>
      </w:r>
      <w:proofErr w:type="gramEnd"/>
      <w:r w:rsidRPr="005756B6">
        <w:rPr>
          <w:rFonts w:ascii="Times New Roman" w:hAnsi="Times New Roman" w:cs="Times New Roman"/>
        </w:rPr>
        <w:t>10.1139/f03-163</w:t>
      </w:r>
    </w:p>
    <w:p w14:paraId="4E069307"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Francis, R., 1988. Maximum likelihood estimation of growth and growth variability from tagging data. N. Z. J. Mar. </w:t>
      </w:r>
      <w:proofErr w:type="spellStart"/>
      <w:r w:rsidRPr="005756B6">
        <w:rPr>
          <w:rFonts w:ascii="Times New Roman" w:hAnsi="Times New Roman" w:cs="Times New Roman"/>
        </w:rPr>
        <w:t>Freshw</w:t>
      </w:r>
      <w:proofErr w:type="spellEnd"/>
      <w:r w:rsidRPr="005756B6">
        <w:rPr>
          <w:rFonts w:ascii="Times New Roman" w:hAnsi="Times New Roman" w:cs="Times New Roman"/>
        </w:rPr>
        <w:t>. Res. 22, 43–51.</w:t>
      </w:r>
    </w:p>
    <w:p w14:paraId="6D43582B" w14:textId="77777777" w:rsidR="005756B6" w:rsidRPr="005756B6" w:rsidRDefault="005756B6" w:rsidP="005756B6">
      <w:pPr>
        <w:pStyle w:val="Bibliography"/>
        <w:rPr>
          <w:rFonts w:ascii="Times New Roman" w:hAnsi="Times New Roman" w:cs="Times New Roman"/>
        </w:rPr>
      </w:pPr>
      <w:proofErr w:type="spellStart"/>
      <w:r w:rsidRPr="005756B6">
        <w:rPr>
          <w:rFonts w:ascii="Times New Roman" w:hAnsi="Times New Roman" w:cs="Times New Roman"/>
        </w:rPr>
        <w:t>Gelman</w:t>
      </w:r>
      <w:proofErr w:type="spellEnd"/>
      <w:r w:rsidRPr="005756B6">
        <w:rPr>
          <w:rFonts w:ascii="Times New Roman" w:hAnsi="Times New Roman" w:cs="Times New Roman"/>
        </w:rPr>
        <w:t>, A., 2005. Analysis of variance—why it is more important than ever. Ann. Stat. 33, 1–53.</w:t>
      </w:r>
    </w:p>
    <w:p w14:paraId="4B9A67A6" w14:textId="77777777" w:rsidR="005756B6" w:rsidRPr="005756B6" w:rsidRDefault="005756B6" w:rsidP="005756B6">
      <w:pPr>
        <w:pStyle w:val="Bibliography"/>
        <w:rPr>
          <w:rFonts w:ascii="Times New Roman" w:hAnsi="Times New Roman" w:cs="Times New Roman"/>
        </w:rPr>
      </w:pPr>
      <w:proofErr w:type="spellStart"/>
      <w:r w:rsidRPr="005756B6">
        <w:rPr>
          <w:rFonts w:ascii="Times New Roman" w:hAnsi="Times New Roman" w:cs="Times New Roman"/>
        </w:rPr>
        <w:t>Gertseva</w:t>
      </w:r>
      <w:proofErr w:type="spellEnd"/>
      <w:r w:rsidRPr="005756B6">
        <w:rPr>
          <w:rFonts w:ascii="Times New Roman" w:hAnsi="Times New Roman" w:cs="Times New Roman"/>
        </w:rPr>
        <w:t xml:space="preserve">, V.V., Cope, J.M., Matson, S.E., 2010. Growth variability in the </w:t>
      </w:r>
      <w:proofErr w:type="spellStart"/>
      <w:r w:rsidRPr="005756B6">
        <w:rPr>
          <w:rFonts w:ascii="Times New Roman" w:hAnsi="Times New Roman" w:cs="Times New Roman"/>
        </w:rPr>
        <w:t>splitnose</w:t>
      </w:r>
      <w:proofErr w:type="spellEnd"/>
      <w:r w:rsidRPr="005756B6">
        <w:rPr>
          <w:rFonts w:ascii="Times New Roman" w:hAnsi="Times New Roman" w:cs="Times New Roman"/>
        </w:rPr>
        <w:t xml:space="preserve"> rockfish </w:t>
      </w:r>
      <w:proofErr w:type="spellStart"/>
      <w:r w:rsidRPr="005756B6">
        <w:rPr>
          <w:rFonts w:ascii="Times New Roman" w:hAnsi="Times New Roman" w:cs="Times New Roman"/>
        </w:rPr>
        <w:t>Sebastes</w:t>
      </w:r>
      <w:proofErr w:type="spellEnd"/>
      <w:r w:rsidRPr="005756B6">
        <w:rPr>
          <w:rFonts w:ascii="Times New Roman" w:hAnsi="Times New Roman" w:cs="Times New Roman"/>
        </w:rPr>
        <w:t xml:space="preserve"> </w:t>
      </w:r>
      <w:proofErr w:type="spellStart"/>
      <w:r w:rsidRPr="005756B6">
        <w:rPr>
          <w:rFonts w:ascii="Times New Roman" w:hAnsi="Times New Roman" w:cs="Times New Roman"/>
        </w:rPr>
        <w:t>diploproa</w:t>
      </w:r>
      <w:proofErr w:type="spellEnd"/>
      <w:r w:rsidRPr="005756B6">
        <w:rPr>
          <w:rFonts w:ascii="Times New Roman" w:hAnsi="Times New Roman" w:cs="Times New Roman"/>
        </w:rPr>
        <w:t xml:space="preserve"> of the northeast Pacific Ocean: pattern revisited. Mar. Ecol. </w:t>
      </w:r>
      <w:proofErr w:type="spellStart"/>
      <w:r w:rsidRPr="005756B6">
        <w:rPr>
          <w:rFonts w:ascii="Times New Roman" w:hAnsi="Times New Roman" w:cs="Times New Roman"/>
        </w:rPr>
        <w:t>Prog</w:t>
      </w:r>
      <w:proofErr w:type="spellEnd"/>
      <w:r w:rsidRPr="005756B6">
        <w:rPr>
          <w:rFonts w:ascii="Times New Roman" w:hAnsi="Times New Roman" w:cs="Times New Roman"/>
        </w:rPr>
        <w:t>. Ser. 413, 125–136.</w:t>
      </w:r>
    </w:p>
    <w:p w14:paraId="7D873939" w14:textId="77777777" w:rsidR="005756B6" w:rsidRPr="005756B6" w:rsidRDefault="005756B6" w:rsidP="005756B6">
      <w:pPr>
        <w:pStyle w:val="Bibliography"/>
        <w:rPr>
          <w:rFonts w:ascii="Times New Roman" w:hAnsi="Times New Roman" w:cs="Times New Roman"/>
        </w:rPr>
      </w:pPr>
      <w:proofErr w:type="spellStart"/>
      <w:r w:rsidRPr="005756B6">
        <w:rPr>
          <w:rFonts w:ascii="Times New Roman" w:hAnsi="Times New Roman" w:cs="Times New Roman"/>
        </w:rPr>
        <w:t>Hordyk</w:t>
      </w:r>
      <w:proofErr w:type="spellEnd"/>
      <w:r w:rsidRPr="005756B6">
        <w:rPr>
          <w:rFonts w:ascii="Times New Roman" w:hAnsi="Times New Roman" w:cs="Times New Roman"/>
        </w:rPr>
        <w:t xml:space="preserve">, A.R., </w:t>
      </w:r>
      <w:proofErr w:type="spellStart"/>
      <w:r w:rsidRPr="005756B6">
        <w:rPr>
          <w:rFonts w:ascii="Times New Roman" w:hAnsi="Times New Roman" w:cs="Times New Roman"/>
        </w:rPr>
        <w:t>Loneragan</w:t>
      </w:r>
      <w:proofErr w:type="spellEnd"/>
      <w:r w:rsidRPr="005756B6">
        <w:rPr>
          <w:rFonts w:ascii="Times New Roman" w:hAnsi="Times New Roman" w:cs="Times New Roman"/>
        </w:rPr>
        <w:t>, N.R., Prince, J.D., 2015. An evaluation of an iterative harvest strategy for data-poor fisheries using the length-based spawning potential ratio assessment methodology. Fish. Res. doi:10.1016/j.fishres.2014.12.018</w:t>
      </w:r>
    </w:p>
    <w:p w14:paraId="47AB2B74" w14:textId="77777777" w:rsidR="005756B6" w:rsidRPr="005756B6" w:rsidRDefault="005756B6" w:rsidP="005756B6">
      <w:pPr>
        <w:pStyle w:val="Bibliography"/>
        <w:rPr>
          <w:rFonts w:ascii="Times New Roman" w:hAnsi="Times New Roman" w:cs="Times New Roman"/>
        </w:rPr>
      </w:pPr>
      <w:proofErr w:type="spellStart"/>
      <w:r w:rsidRPr="005756B6">
        <w:rPr>
          <w:rFonts w:ascii="Times New Roman" w:hAnsi="Times New Roman" w:cs="Times New Roman"/>
        </w:rPr>
        <w:t>Kristensen</w:t>
      </w:r>
      <w:proofErr w:type="spellEnd"/>
      <w:r w:rsidRPr="005756B6">
        <w:rPr>
          <w:rFonts w:ascii="Times New Roman" w:hAnsi="Times New Roman" w:cs="Times New Roman"/>
        </w:rPr>
        <w:t>, K., 2014. General random effect model builder tool inspired by ADMB.</w:t>
      </w:r>
    </w:p>
    <w:p w14:paraId="0CAEE2C7" w14:textId="77777777" w:rsidR="005756B6" w:rsidRPr="005756B6" w:rsidRDefault="005756B6" w:rsidP="005756B6">
      <w:pPr>
        <w:pStyle w:val="Bibliography"/>
        <w:rPr>
          <w:rFonts w:ascii="Times New Roman" w:hAnsi="Times New Roman" w:cs="Times New Roman"/>
        </w:rPr>
      </w:pPr>
      <w:proofErr w:type="spellStart"/>
      <w:r w:rsidRPr="005756B6">
        <w:rPr>
          <w:rFonts w:ascii="Times New Roman" w:hAnsi="Times New Roman" w:cs="Times New Roman"/>
        </w:rPr>
        <w:t>Kristensen</w:t>
      </w:r>
      <w:proofErr w:type="spellEnd"/>
      <w:r w:rsidRPr="005756B6">
        <w:rPr>
          <w:rFonts w:ascii="Times New Roman" w:hAnsi="Times New Roman" w:cs="Times New Roman"/>
        </w:rPr>
        <w:t xml:space="preserve">, K., Nielsen, A., Berg, C.W., </w:t>
      </w:r>
      <w:proofErr w:type="spellStart"/>
      <w:r w:rsidRPr="005756B6">
        <w:rPr>
          <w:rFonts w:ascii="Times New Roman" w:hAnsi="Times New Roman" w:cs="Times New Roman"/>
        </w:rPr>
        <w:t>Skaug</w:t>
      </w:r>
      <w:proofErr w:type="spellEnd"/>
      <w:r w:rsidRPr="005756B6">
        <w:rPr>
          <w:rFonts w:ascii="Times New Roman" w:hAnsi="Times New Roman" w:cs="Times New Roman"/>
        </w:rPr>
        <w:t xml:space="preserve">, H.J., </w:t>
      </w:r>
      <w:proofErr w:type="gramStart"/>
      <w:r w:rsidRPr="005756B6">
        <w:rPr>
          <w:rFonts w:ascii="Times New Roman" w:hAnsi="Times New Roman" w:cs="Times New Roman"/>
        </w:rPr>
        <w:t>In</w:t>
      </w:r>
      <w:proofErr w:type="gramEnd"/>
      <w:r w:rsidRPr="005756B6">
        <w:rPr>
          <w:rFonts w:ascii="Times New Roman" w:hAnsi="Times New Roman" w:cs="Times New Roman"/>
        </w:rPr>
        <w:t xml:space="preserve"> press. Template Model Builder TMB. J. Stat. </w:t>
      </w:r>
      <w:proofErr w:type="spellStart"/>
      <w:r w:rsidRPr="005756B6">
        <w:rPr>
          <w:rFonts w:ascii="Times New Roman" w:hAnsi="Times New Roman" w:cs="Times New Roman"/>
        </w:rPr>
        <w:t>Softw</w:t>
      </w:r>
      <w:proofErr w:type="spellEnd"/>
      <w:r w:rsidRPr="005756B6">
        <w:rPr>
          <w:rFonts w:ascii="Times New Roman" w:hAnsi="Times New Roman" w:cs="Times New Roman"/>
        </w:rPr>
        <w:t>.</w:t>
      </w:r>
    </w:p>
    <w:p w14:paraId="2C3E9368"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Larsen, D.P., Kincaid, T.M., Jacobs, S.E., Urquhart, N.S., 2001. Designs for Evaluating Local and Regional Scale Trends. </w:t>
      </w:r>
      <w:proofErr w:type="spellStart"/>
      <w:r w:rsidRPr="005756B6">
        <w:rPr>
          <w:rFonts w:ascii="Times New Roman" w:hAnsi="Times New Roman" w:cs="Times New Roman"/>
        </w:rPr>
        <w:t>BioScience</w:t>
      </w:r>
      <w:proofErr w:type="spellEnd"/>
      <w:r w:rsidRPr="005756B6">
        <w:rPr>
          <w:rFonts w:ascii="Times New Roman" w:hAnsi="Times New Roman" w:cs="Times New Roman"/>
        </w:rPr>
        <w:t xml:space="preserve"> 51, 1069–1078. </w:t>
      </w:r>
      <w:proofErr w:type="gramStart"/>
      <w:r w:rsidRPr="005756B6">
        <w:rPr>
          <w:rFonts w:ascii="Times New Roman" w:hAnsi="Times New Roman" w:cs="Times New Roman"/>
        </w:rPr>
        <w:t>doi:</w:t>
      </w:r>
      <w:proofErr w:type="gramEnd"/>
      <w:r w:rsidRPr="005756B6">
        <w:rPr>
          <w:rFonts w:ascii="Times New Roman" w:hAnsi="Times New Roman" w:cs="Times New Roman"/>
        </w:rPr>
        <w:t>10.1641/0006-3568(2001)051[1069:DFELAR]2.0.CO;2</w:t>
      </w:r>
    </w:p>
    <w:p w14:paraId="77A9CF93"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Punt, A.E., 2008. Refocusing stock assessment in support of policy evaluation, in: Tsukamoto, K., Kawamura, T., Takeuchi, T., Beard, T.D., Kaiser, M.J. (Eds.), Fisheries for Global Welfare and Environment. </w:t>
      </w:r>
      <w:proofErr w:type="spellStart"/>
      <w:r w:rsidRPr="005756B6">
        <w:rPr>
          <w:rFonts w:ascii="Times New Roman" w:hAnsi="Times New Roman" w:cs="Times New Roman"/>
        </w:rPr>
        <w:t>TerraPub</w:t>
      </w:r>
      <w:proofErr w:type="spellEnd"/>
      <w:r w:rsidRPr="005756B6">
        <w:rPr>
          <w:rFonts w:ascii="Times New Roman" w:hAnsi="Times New Roman" w:cs="Times New Roman"/>
        </w:rPr>
        <w:t>, Tokyo, pp. 139–152.</w:t>
      </w:r>
    </w:p>
    <w:p w14:paraId="488D2F97"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Punt, A.E., Haddon, M., </w:t>
      </w:r>
      <w:proofErr w:type="spellStart"/>
      <w:r w:rsidRPr="005756B6">
        <w:rPr>
          <w:rFonts w:ascii="Times New Roman" w:hAnsi="Times New Roman" w:cs="Times New Roman"/>
        </w:rPr>
        <w:t>McGarvey</w:t>
      </w:r>
      <w:proofErr w:type="spellEnd"/>
      <w:r w:rsidRPr="005756B6">
        <w:rPr>
          <w:rFonts w:ascii="Times New Roman" w:hAnsi="Times New Roman" w:cs="Times New Roman"/>
        </w:rPr>
        <w:t xml:space="preserve">, R., </w:t>
      </w:r>
      <w:proofErr w:type="gramStart"/>
      <w:r w:rsidRPr="005756B6">
        <w:rPr>
          <w:rFonts w:ascii="Times New Roman" w:hAnsi="Times New Roman" w:cs="Times New Roman"/>
        </w:rPr>
        <w:t>In</w:t>
      </w:r>
      <w:proofErr w:type="gramEnd"/>
      <w:r w:rsidRPr="005756B6">
        <w:rPr>
          <w:rFonts w:ascii="Times New Roman" w:hAnsi="Times New Roman" w:cs="Times New Roman"/>
        </w:rPr>
        <w:t xml:space="preserve"> review. Estimating Growth within size-structured fishery stock assessments: What is the state of the art and what does the future look like?</w:t>
      </w:r>
    </w:p>
    <w:p w14:paraId="6B6790FD"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R Core Development Team, 2013. R: A Language and Environment for Statistical Computing. R Foundation for Statistical Computing, Vienna, Austria.</w:t>
      </w:r>
    </w:p>
    <w:p w14:paraId="7F3231A4"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Sainsbury, K.J., 1980. Effect of individual variability on the von </w:t>
      </w:r>
      <w:proofErr w:type="spellStart"/>
      <w:r w:rsidRPr="005756B6">
        <w:rPr>
          <w:rFonts w:ascii="Times New Roman" w:hAnsi="Times New Roman" w:cs="Times New Roman"/>
        </w:rPr>
        <w:t>Bertalanffy</w:t>
      </w:r>
      <w:proofErr w:type="spellEnd"/>
      <w:r w:rsidRPr="005756B6">
        <w:rPr>
          <w:rFonts w:ascii="Times New Roman" w:hAnsi="Times New Roman" w:cs="Times New Roman"/>
        </w:rPr>
        <w:t xml:space="preserve"> growth equation. Can. J. Fish. </w:t>
      </w:r>
      <w:proofErr w:type="spellStart"/>
      <w:r w:rsidRPr="005756B6">
        <w:rPr>
          <w:rFonts w:ascii="Times New Roman" w:hAnsi="Times New Roman" w:cs="Times New Roman"/>
        </w:rPr>
        <w:t>Aquat</w:t>
      </w:r>
      <w:proofErr w:type="spellEnd"/>
      <w:r w:rsidRPr="005756B6">
        <w:rPr>
          <w:rFonts w:ascii="Times New Roman" w:hAnsi="Times New Roman" w:cs="Times New Roman"/>
        </w:rPr>
        <w:t>. Sci. 37, 241–247.</w:t>
      </w:r>
    </w:p>
    <w:p w14:paraId="43A76AF9"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Sainsbury, K.J., Punt, A.E., Smith, A.D.., 2000. Design of operational management strategies for achieving fishery ecosystem objectives. ICES J. Mar. Sci. J. Cons. 57, 731–741.</w:t>
      </w:r>
    </w:p>
    <w:p w14:paraId="08BF98D2"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Santos, J., </w:t>
      </w:r>
      <w:proofErr w:type="spellStart"/>
      <w:r w:rsidRPr="005756B6">
        <w:rPr>
          <w:rFonts w:ascii="Times New Roman" w:hAnsi="Times New Roman" w:cs="Times New Roman"/>
        </w:rPr>
        <w:t>Groeneveld</w:t>
      </w:r>
      <w:proofErr w:type="spellEnd"/>
      <w:r w:rsidRPr="005756B6">
        <w:rPr>
          <w:rFonts w:ascii="Times New Roman" w:hAnsi="Times New Roman" w:cs="Times New Roman"/>
        </w:rPr>
        <w:t>, J.C., 2015. Accounting for tag-induced growth retardation in spiny lobsters using censoring and modelling approaches. Fish. Res. 161, 166–173. doi:10.1016/j.fishres.2014.07.008</w:t>
      </w:r>
    </w:p>
    <w:p w14:paraId="395652E8"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lastRenderedPageBreak/>
        <w:t xml:space="preserve">Shelton, A.O., </w:t>
      </w:r>
      <w:proofErr w:type="spellStart"/>
      <w:r w:rsidRPr="005756B6">
        <w:rPr>
          <w:rFonts w:ascii="Times New Roman" w:hAnsi="Times New Roman" w:cs="Times New Roman"/>
        </w:rPr>
        <w:t>Satterthwaite</w:t>
      </w:r>
      <w:proofErr w:type="spellEnd"/>
      <w:r w:rsidRPr="005756B6">
        <w:rPr>
          <w:rFonts w:ascii="Times New Roman" w:hAnsi="Times New Roman" w:cs="Times New Roman"/>
        </w:rPr>
        <w:t xml:space="preserve">, W.H., </w:t>
      </w:r>
      <w:proofErr w:type="spellStart"/>
      <w:r w:rsidRPr="005756B6">
        <w:rPr>
          <w:rFonts w:ascii="Times New Roman" w:hAnsi="Times New Roman" w:cs="Times New Roman"/>
        </w:rPr>
        <w:t>Beakes</w:t>
      </w:r>
      <w:proofErr w:type="spellEnd"/>
      <w:r w:rsidRPr="005756B6">
        <w:rPr>
          <w:rFonts w:ascii="Times New Roman" w:hAnsi="Times New Roman" w:cs="Times New Roman"/>
        </w:rPr>
        <w:t xml:space="preserve">, M.P., Munch, S.B., </w:t>
      </w:r>
      <w:proofErr w:type="spellStart"/>
      <w:r w:rsidRPr="005756B6">
        <w:rPr>
          <w:rFonts w:ascii="Times New Roman" w:hAnsi="Times New Roman" w:cs="Times New Roman"/>
        </w:rPr>
        <w:t>Sogard</w:t>
      </w:r>
      <w:proofErr w:type="spellEnd"/>
      <w:r w:rsidRPr="005756B6">
        <w:rPr>
          <w:rFonts w:ascii="Times New Roman" w:hAnsi="Times New Roman" w:cs="Times New Roman"/>
        </w:rPr>
        <w:t xml:space="preserve">, S.M., </w:t>
      </w:r>
      <w:proofErr w:type="spellStart"/>
      <w:r w:rsidRPr="005756B6">
        <w:rPr>
          <w:rFonts w:ascii="Times New Roman" w:hAnsi="Times New Roman" w:cs="Times New Roman"/>
        </w:rPr>
        <w:t>Mangel</w:t>
      </w:r>
      <w:proofErr w:type="spellEnd"/>
      <w:r w:rsidRPr="005756B6">
        <w:rPr>
          <w:rFonts w:ascii="Times New Roman" w:hAnsi="Times New Roman" w:cs="Times New Roman"/>
        </w:rPr>
        <w:t>, M., 2013. Separating intrinsic and environmental contributions to growth and their population consequences. Am. Nat. 181, 799–814.</w:t>
      </w:r>
    </w:p>
    <w:p w14:paraId="3FB764F9"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Shelton, A.O., Thorson, J.T., Ward, E.J., </w:t>
      </w:r>
      <w:proofErr w:type="spellStart"/>
      <w:r w:rsidRPr="005756B6">
        <w:rPr>
          <w:rFonts w:ascii="Times New Roman" w:hAnsi="Times New Roman" w:cs="Times New Roman"/>
        </w:rPr>
        <w:t>Feist</w:t>
      </w:r>
      <w:proofErr w:type="spellEnd"/>
      <w:r w:rsidRPr="005756B6">
        <w:rPr>
          <w:rFonts w:ascii="Times New Roman" w:hAnsi="Times New Roman" w:cs="Times New Roman"/>
        </w:rPr>
        <w:t xml:space="preserve">, B.E., 2014. Spatial </w:t>
      </w:r>
      <w:proofErr w:type="spellStart"/>
      <w:r w:rsidRPr="005756B6">
        <w:rPr>
          <w:rFonts w:ascii="Times New Roman" w:hAnsi="Times New Roman" w:cs="Times New Roman"/>
        </w:rPr>
        <w:t>semiparametric</w:t>
      </w:r>
      <w:proofErr w:type="spellEnd"/>
      <w:r w:rsidRPr="005756B6">
        <w:rPr>
          <w:rFonts w:ascii="Times New Roman" w:hAnsi="Times New Roman" w:cs="Times New Roman"/>
        </w:rPr>
        <w:t xml:space="preserve"> models improve estimates of species abundance and distribution. Can. J. Fish. </w:t>
      </w:r>
      <w:proofErr w:type="spellStart"/>
      <w:r w:rsidRPr="005756B6">
        <w:rPr>
          <w:rFonts w:ascii="Times New Roman" w:hAnsi="Times New Roman" w:cs="Times New Roman"/>
        </w:rPr>
        <w:t>Aquat</w:t>
      </w:r>
      <w:proofErr w:type="spellEnd"/>
      <w:r w:rsidRPr="005756B6">
        <w:rPr>
          <w:rFonts w:ascii="Times New Roman" w:hAnsi="Times New Roman" w:cs="Times New Roman"/>
        </w:rPr>
        <w:t xml:space="preserve">. Sci. 71, 1655–1666. </w:t>
      </w:r>
      <w:proofErr w:type="gramStart"/>
      <w:r w:rsidRPr="005756B6">
        <w:rPr>
          <w:rFonts w:ascii="Times New Roman" w:hAnsi="Times New Roman" w:cs="Times New Roman"/>
        </w:rPr>
        <w:t>doi:</w:t>
      </w:r>
      <w:proofErr w:type="gramEnd"/>
      <w:r w:rsidRPr="005756B6">
        <w:rPr>
          <w:rFonts w:ascii="Times New Roman" w:hAnsi="Times New Roman" w:cs="Times New Roman"/>
        </w:rPr>
        <w:t>10.1139/cjfas-2013-0508</w:t>
      </w:r>
    </w:p>
    <w:p w14:paraId="79A9845D" w14:textId="77777777" w:rsidR="005756B6" w:rsidRPr="005756B6" w:rsidRDefault="005756B6" w:rsidP="005756B6">
      <w:pPr>
        <w:pStyle w:val="Bibliography"/>
        <w:rPr>
          <w:rFonts w:ascii="Times New Roman" w:hAnsi="Times New Roman" w:cs="Times New Roman"/>
        </w:rPr>
      </w:pPr>
      <w:proofErr w:type="spellStart"/>
      <w:r w:rsidRPr="005756B6">
        <w:rPr>
          <w:rFonts w:ascii="Times New Roman" w:hAnsi="Times New Roman" w:cs="Times New Roman"/>
        </w:rPr>
        <w:t>Stawitz</w:t>
      </w:r>
      <w:proofErr w:type="spellEnd"/>
      <w:r w:rsidRPr="005756B6">
        <w:rPr>
          <w:rFonts w:ascii="Times New Roman" w:hAnsi="Times New Roman" w:cs="Times New Roman"/>
        </w:rPr>
        <w:t xml:space="preserve">, C.C., Essington, T.E., Branch, T.A., </w:t>
      </w:r>
      <w:proofErr w:type="spellStart"/>
      <w:r w:rsidRPr="005756B6">
        <w:rPr>
          <w:rFonts w:ascii="Times New Roman" w:hAnsi="Times New Roman" w:cs="Times New Roman"/>
        </w:rPr>
        <w:t>Haltuch</w:t>
      </w:r>
      <w:proofErr w:type="spellEnd"/>
      <w:r w:rsidRPr="005756B6">
        <w:rPr>
          <w:rFonts w:ascii="Times New Roman" w:hAnsi="Times New Roman" w:cs="Times New Roman"/>
        </w:rPr>
        <w:t xml:space="preserve">, M.A., Hollowed, A.B., Spencer, P.D., </w:t>
      </w:r>
      <w:proofErr w:type="gramStart"/>
      <w:r w:rsidRPr="005756B6">
        <w:rPr>
          <w:rFonts w:ascii="Times New Roman" w:hAnsi="Times New Roman" w:cs="Times New Roman"/>
        </w:rPr>
        <w:t>In</w:t>
      </w:r>
      <w:proofErr w:type="gramEnd"/>
      <w:r w:rsidRPr="005756B6">
        <w:rPr>
          <w:rFonts w:ascii="Times New Roman" w:hAnsi="Times New Roman" w:cs="Times New Roman"/>
        </w:rPr>
        <w:t xml:space="preserve"> review. A state-space approach for measuring growth variation and application to North Pacific </w:t>
      </w:r>
      <w:proofErr w:type="spellStart"/>
      <w:r w:rsidRPr="005756B6">
        <w:rPr>
          <w:rFonts w:ascii="Times New Roman" w:hAnsi="Times New Roman" w:cs="Times New Roman"/>
        </w:rPr>
        <w:t>groundfish</w:t>
      </w:r>
      <w:proofErr w:type="spellEnd"/>
      <w:r w:rsidRPr="005756B6">
        <w:rPr>
          <w:rFonts w:ascii="Times New Roman" w:hAnsi="Times New Roman" w:cs="Times New Roman"/>
        </w:rPr>
        <w:t>.</w:t>
      </w:r>
    </w:p>
    <w:p w14:paraId="7747D0CE"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Taylor, I.G., </w:t>
      </w:r>
      <w:proofErr w:type="spellStart"/>
      <w:r w:rsidRPr="005756B6">
        <w:rPr>
          <w:rFonts w:ascii="Times New Roman" w:hAnsi="Times New Roman" w:cs="Times New Roman"/>
        </w:rPr>
        <w:t>Methot</w:t>
      </w:r>
      <w:proofErr w:type="spellEnd"/>
      <w:r w:rsidRPr="005756B6">
        <w:rPr>
          <w:rFonts w:ascii="Times New Roman" w:hAnsi="Times New Roman" w:cs="Times New Roman"/>
        </w:rPr>
        <w:t>, R.D., 2013. Hiding or dead? A computationally efficient model of selective fisheries mortality. Fish. Res. 142, 75–85.</w:t>
      </w:r>
    </w:p>
    <w:p w14:paraId="192253C4"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Thorson, J.T., </w:t>
      </w:r>
      <w:proofErr w:type="gramStart"/>
      <w:r w:rsidRPr="005756B6">
        <w:rPr>
          <w:rFonts w:ascii="Times New Roman" w:hAnsi="Times New Roman" w:cs="Times New Roman"/>
        </w:rPr>
        <w:t>In</w:t>
      </w:r>
      <w:proofErr w:type="gramEnd"/>
      <w:r w:rsidRPr="005756B6">
        <w:rPr>
          <w:rFonts w:ascii="Times New Roman" w:hAnsi="Times New Roman" w:cs="Times New Roman"/>
        </w:rPr>
        <w:t xml:space="preserve"> press. </w:t>
      </w:r>
      <w:proofErr w:type="spellStart"/>
      <w:r w:rsidRPr="005756B6">
        <w:rPr>
          <w:rFonts w:ascii="Times New Roman" w:hAnsi="Times New Roman" w:cs="Times New Roman"/>
        </w:rPr>
        <w:t>Spatio</w:t>
      </w:r>
      <w:proofErr w:type="spellEnd"/>
      <w:r w:rsidRPr="005756B6">
        <w:rPr>
          <w:rFonts w:ascii="Times New Roman" w:hAnsi="Times New Roman" w:cs="Times New Roman"/>
        </w:rPr>
        <w:t xml:space="preserve">-temporal variation in fish condition is not consistently explained by density, temperature, or season for Northeast Pacific </w:t>
      </w:r>
      <w:proofErr w:type="spellStart"/>
      <w:r w:rsidRPr="005756B6">
        <w:rPr>
          <w:rFonts w:ascii="Times New Roman" w:hAnsi="Times New Roman" w:cs="Times New Roman"/>
        </w:rPr>
        <w:t>groundfishes</w:t>
      </w:r>
      <w:proofErr w:type="spellEnd"/>
      <w:r w:rsidRPr="005756B6">
        <w:rPr>
          <w:rFonts w:ascii="Times New Roman" w:hAnsi="Times New Roman" w:cs="Times New Roman"/>
        </w:rPr>
        <w:t>.</w:t>
      </w:r>
    </w:p>
    <w:p w14:paraId="54F45374"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Thorson, J.T., </w:t>
      </w:r>
      <w:proofErr w:type="spellStart"/>
      <w:r w:rsidRPr="005756B6">
        <w:rPr>
          <w:rFonts w:ascii="Times New Roman" w:hAnsi="Times New Roman" w:cs="Times New Roman"/>
        </w:rPr>
        <w:t>Minte</w:t>
      </w:r>
      <w:proofErr w:type="spellEnd"/>
      <w:r w:rsidRPr="005756B6">
        <w:rPr>
          <w:rFonts w:ascii="Times New Roman" w:hAnsi="Times New Roman" w:cs="Times New Roman"/>
        </w:rPr>
        <w:t xml:space="preserve">-Vera, C., </w:t>
      </w:r>
      <w:proofErr w:type="gramStart"/>
      <w:r w:rsidRPr="005756B6">
        <w:rPr>
          <w:rFonts w:ascii="Times New Roman" w:hAnsi="Times New Roman" w:cs="Times New Roman"/>
        </w:rPr>
        <w:t>In</w:t>
      </w:r>
      <w:proofErr w:type="gramEnd"/>
      <w:r w:rsidRPr="005756B6">
        <w:rPr>
          <w:rFonts w:ascii="Times New Roman" w:hAnsi="Times New Roman" w:cs="Times New Roman"/>
        </w:rPr>
        <w:t xml:space="preserve"> press. Relative magnitude of cohort, age, and year effects on size at age of exploited marine fishes. Fish. Res.</w:t>
      </w:r>
    </w:p>
    <w:p w14:paraId="3C326D65"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Thorson, J.T., </w:t>
      </w:r>
      <w:proofErr w:type="spellStart"/>
      <w:r w:rsidRPr="005756B6">
        <w:rPr>
          <w:rFonts w:ascii="Times New Roman" w:hAnsi="Times New Roman" w:cs="Times New Roman"/>
        </w:rPr>
        <w:t>Minto</w:t>
      </w:r>
      <w:proofErr w:type="spellEnd"/>
      <w:r w:rsidRPr="005756B6">
        <w:rPr>
          <w:rFonts w:ascii="Times New Roman" w:hAnsi="Times New Roman" w:cs="Times New Roman"/>
        </w:rPr>
        <w:t xml:space="preserve">, C., </w:t>
      </w:r>
      <w:proofErr w:type="gramStart"/>
      <w:r w:rsidRPr="005756B6">
        <w:rPr>
          <w:rFonts w:ascii="Times New Roman" w:hAnsi="Times New Roman" w:cs="Times New Roman"/>
        </w:rPr>
        <w:t>In</w:t>
      </w:r>
      <w:proofErr w:type="gramEnd"/>
      <w:r w:rsidRPr="005756B6">
        <w:rPr>
          <w:rFonts w:ascii="Times New Roman" w:hAnsi="Times New Roman" w:cs="Times New Roman"/>
        </w:rPr>
        <w:t xml:space="preserve"> press. Mixed effects: a unifying framework for modelling in aquatic ecology. ICES J. Mar. Sci.</w:t>
      </w:r>
    </w:p>
    <w:p w14:paraId="759B96E0"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Thorson, J.T., </w:t>
      </w:r>
      <w:proofErr w:type="spellStart"/>
      <w:r w:rsidRPr="005756B6">
        <w:rPr>
          <w:rFonts w:ascii="Times New Roman" w:hAnsi="Times New Roman" w:cs="Times New Roman"/>
        </w:rPr>
        <w:t>Skaug</w:t>
      </w:r>
      <w:proofErr w:type="spellEnd"/>
      <w:r w:rsidRPr="005756B6">
        <w:rPr>
          <w:rFonts w:ascii="Times New Roman" w:hAnsi="Times New Roman" w:cs="Times New Roman"/>
        </w:rPr>
        <w:t xml:space="preserve">, H., </w:t>
      </w:r>
      <w:proofErr w:type="spellStart"/>
      <w:r w:rsidRPr="005756B6">
        <w:rPr>
          <w:rFonts w:ascii="Times New Roman" w:hAnsi="Times New Roman" w:cs="Times New Roman"/>
        </w:rPr>
        <w:t>Kristensen</w:t>
      </w:r>
      <w:proofErr w:type="spellEnd"/>
      <w:r w:rsidRPr="005756B6">
        <w:rPr>
          <w:rFonts w:ascii="Times New Roman" w:hAnsi="Times New Roman" w:cs="Times New Roman"/>
        </w:rPr>
        <w:t xml:space="preserve">, K., Shelton, A.O., Ward, E.J., Harms, J., </w:t>
      </w:r>
      <w:proofErr w:type="spellStart"/>
      <w:r w:rsidRPr="005756B6">
        <w:rPr>
          <w:rFonts w:ascii="Times New Roman" w:hAnsi="Times New Roman" w:cs="Times New Roman"/>
        </w:rPr>
        <w:t>Benante</w:t>
      </w:r>
      <w:proofErr w:type="spellEnd"/>
      <w:r w:rsidRPr="005756B6">
        <w:rPr>
          <w:rFonts w:ascii="Times New Roman" w:hAnsi="Times New Roman" w:cs="Times New Roman"/>
        </w:rPr>
        <w:t xml:space="preserve">, J., </w:t>
      </w:r>
      <w:proofErr w:type="gramStart"/>
      <w:r w:rsidRPr="005756B6">
        <w:rPr>
          <w:rFonts w:ascii="Times New Roman" w:hAnsi="Times New Roman" w:cs="Times New Roman"/>
        </w:rPr>
        <w:t>In</w:t>
      </w:r>
      <w:proofErr w:type="gramEnd"/>
      <w:r w:rsidRPr="005756B6">
        <w:rPr>
          <w:rFonts w:ascii="Times New Roman" w:hAnsi="Times New Roman" w:cs="Times New Roman"/>
        </w:rPr>
        <w:t xml:space="preserve"> press. The importance of spatial models for estimating the strength of density dependence. Ecology. </w:t>
      </w:r>
      <w:proofErr w:type="spellStart"/>
      <w:r w:rsidRPr="005756B6">
        <w:rPr>
          <w:rFonts w:ascii="Times New Roman" w:hAnsi="Times New Roman" w:cs="Times New Roman"/>
        </w:rPr>
        <w:t>doi:http</w:t>
      </w:r>
      <w:proofErr w:type="spellEnd"/>
      <w:r w:rsidRPr="005756B6">
        <w:rPr>
          <w:rFonts w:ascii="Times New Roman" w:hAnsi="Times New Roman" w:cs="Times New Roman"/>
        </w:rPr>
        <w:t>://dx.doi.org/10.1890/14-0739.1</w:t>
      </w:r>
    </w:p>
    <w:p w14:paraId="6CF811BF" w14:textId="77777777" w:rsidR="005756B6" w:rsidRPr="005756B6" w:rsidRDefault="005756B6" w:rsidP="005756B6">
      <w:pPr>
        <w:pStyle w:val="Bibliography"/>
        <w:rPr>
          <w:rFonts w:ascii="Times New Roman" w:hAnsi="Times New Roman" w:cs="Times New Roman"/>
        </w:rPr>
      </w:pPr>
      <w:proofErr w:type="spellStart"/>
      <w:r w:rsidRPr="005756B6">
        <w:rPr>
          <w:rFonts w:ascii="Times New Roman" w:hAnsi="Times New Roman" w:cs="Times New Roman"/>
        </w:rPr>
        <w:t>Vincenzi</w:t>
      </w:r>
      <w:proofErr w:type="spellEnd"/>
      <w:r w:rsidRPr="005756B6">
        <w:rPr>
          <w:rFonts w:ascii="Times New Roman" w:hAnsi="Times New Roman" w:cs="Times New Roman"/>
        </w:rPr>
        <w:t xml:space="preserve">, S., </w:t>
      </w:r>
      <w:proofErr w:type="spellStart"/>
      <w:r w:rsidRPr="005756B6">
        <w:rPr>
          <w:rFonts w:ascii="Times New Roman" w:hAnsi="Times New Roman" w:cs="Times New Roman"/>
        </w:rPr>
        <w:t>Mangel</w:t>
      </w:r>
      <w:proofErr w:type="spellEnd"/>
      <w:r w:rsidRPr="005756B6">
        <w:rPr>
          <w:rFonts w:ascii="Times New Roman" w:hAnsi="Times New Roman" w:cs="Times New Roman"/>
        </w:rPr>
        <w:t xml:space="preserve">, M., </w:t>
      </w:r>
      <w:proofErr w:type="spellStart"/>
      <w:r w:rsidRPr="005756B6">
        <w:rPr>
          <w:rFonts w:ascii="Times New Roman" w:hAnsi="Times New Roman" w:cs="Times New Roman"/>
        </w:rPr>
        <w:t>Crivelli</w:t>
      </w:r>
      <w:proofErr w:type="spellEnd"/>
      <w:r w:rsidRPr="005756B6">
        <w:rPr>
          <w:rFonts w:ascii="Times New Roman" w:hAnsi="Times New Roman" w:cs="Times New Roman"/>
        </w:rPr>
        <w:t xml:space="preserve">, A.J., Munch, S., </w:t>
      </w:r>
      <w:proofErr w:type="spellStart"/>
      <w:r w:rsidRPr="005756B6">
        <w:rPr>
          <w:rFonts w:ascii="Times New Roman" w:hAnsi="Times New Roman" w:cs="Times New Roman"/>
        </w:rPr>
        <w:t>Skaug</w:t>
      </w:r>
      <w:proofErr w:type="spellEnd"/>
      <w:r w:rsidRPr="005756B6">
        <w:rPr>
          <w:rFonts w:ascii="Times New Roman" w:hAnsi="Times New Roman" w:cs="Times New Roman"/>
        </w:rPr>
        <w:t xml:space="preserve">, H.J., 2014. Determining Individual Variation in Growth and Its Implication for Life-History and Population Processes Using the Empirical Bayes Method. </w:t>
      </w:r>
      <w:proofErr w:type="spellStart"/>
      <w:r w:rsidRPr="005756B6">
        <w:rPr>
          <w:rFonts w:ascii="Times New Roman" w:hAnsi="Times New Roman" w:cs="Times New Roman"/>
        </w:rPr>
        <w:t>PLoS</w:t>
      </w:r>
      <w:proofErr w:type="spellEnd"/>
      <w:r w:rsidRPr="005756B6">
        <w:rPr>
          <w:rFonts w:ascii="Times New Roman" w:hAnsi="Times New Roman" w:cs="Times New Roman"/>
        </w:rPr>
        <w:t xml:space="preserve"> </w:t>
      </w:r>
      <w:proofErr w:type="spellStart"/>
      <w:r w:rsidRPr="005756B6">
        <w:rPr>
          <w:rFonts w:ascii="Times New Roman" w:hAnsi="Times New Roman" w:cs="Times New Roman"/>
        </w:rPr>
        <w:t>Comput</w:t>
      </w:r>
      <w:proofErr w:type="spellEnd"/>
      <w:r w:rsidRPr="005756B6">
        <w:rPr>
          <w:rFonts w:ascii="Times New Roman" w:hAnsi="Times New Roman" w:cs="Times New Roman"/>
        </w:rPr>
        <w:t xml:space="preserve"> </w:t>
      </w:r>
      <w:proofErr w:type="spellStart"/>
      <w:r w:rsidRPr="005756B6">
        <w:rPr>
          <w:rFonts w:ascii="Times New Roman" w:hAnsi="Times New Roman" w:cs="Times New Roman"/>
        </w:rPr>
        <w:t>Biol</w:t>
      </w:r>
      <w:proofErr w:type="spellEnd"/>
      <w:r w:rsidRPr="005756B6">
        <w:rPr>
          <w:rFonts w:ascii="Times New Roman" w:hAnsi="Times New Roman" w:cs="Times New Roman"/>
        </w:rPr>
        <w:t xml:space="preserve"> 10, e1003828. doi:10.1371/journal.pcbi.1003828</w:t>
      </w:r>
    </w:p>
    <w:p w14:paraId="03CDCEB1" w14:textId="77777777" w:rsidR="005756B6" w:rsidRPr="005756B6" w:rsidRDefault="005756B6" w:rsidP="005756B6">
      <w:pPr>
        <w:pStyle w:val="Bibliography"/>
        <w:rPr>
          <w:rFonts w:ascii="Times New Roman" w:hAnsi="Times New Roman" w:cs="Times New Roman"/>
        </w:rPr>
      </w:pPr>
      <w:r w:rsidRPr="005756B6">
        <w:rPr>
          <w:rFonts w:ascii="Times New Roman" w:hAnsi="Times New Roman" w:cs="Times New Roman"/>
        </w:rPr>
        <w:t xml:space="preserve">Xiao, Y., 1994. Growth Models with Corrections for the </w:t>
      </w:r>
      <w:proofErr w:type="spellStart"/>
      <w:r w:rsidRPr="005756B6">
        <w:rPr>
          <w:rFonts w:ascii="Times New Roman" w:hAnsi="Times New Roman" w:cs="Times New Roman"/>
        </w:rPr>
        <w:t>Retardative</w:t>
      </w:r>
      <w:proofErr w:type="spellEnd"/>
      <w:r w:rsidRPr="005756B6">
        <w:rPr>
          <w:rFonts w:ascii="Times New Roman" w:hAnsi="Times New Roman" w:cs="Times New Roman"/>
        </w:rPr>
        <w:t xml:space="preserve"> Effects of Tagging. Can. J. Fish. </w:t>
      </w:r>
      <w:proofErr w:type="spellStart"/>
      <w:r w:rsidRPr="005756B6">
        <w:rPr>
          <w:rFonts w:ascii="Times New Roman" w:hAnsi="Times New Roman" w:cs="Times New Roman"/>
        </w:rPr>
        <w:t>Aquat</w:t>
      </w:r>
      <w:proofErr w:type="spellEnd"/>
      <w:r w:rsidRPr="005756B6">
        <w:rPr>
          <w:rFonts w:ascii="Times New Roman" w:hAnsi="Times New Roman" w:cs="Times New Roman"/>
        </w:rPr>
        <w:t xml:space="preserve">. Sci. 51, 263–267. </w:t>
      </w:r>
      <w:proofErr w:type="gramStart"/>
      <w:r w:rsidRPr="005756B6">
        <w:rPr>
          <w:rFonts w:ascii="Times New Roman" w:hAnsi="Times New Roman" w:cs="Times New Roman"/>
        </w:rPr>
        <w:t>doi:</w:t>
      </w:r>
      <w:proofErr w:type="gramEnd"/>
      <w:r w:rsidRPr="005756B6">
        <w:rPr>
          <w:rFonts w:ascii="Times New Roman" w:hAnsi="Times New Roman" w:cs="Times New Roman"/>
        </w:rPr>
        <w:t>10.1139/f94-027</w:t>
      </w:r>
    </w:p>
    <w:p w14:paraId="28966ECE" w14:textId="69D51F3D" w:rsidR="00A94EC6" w:rsidRPr="0089043B" w:rsidRDefault="00AB2A7D" w:rsidP="00D8491F">
      <w:pPr>
        <w:pStyle w:val="Bibliography"/>
        <w:sectPr w:rsidR="00A94EC6" w:rsidRPr="0089043B" w:rsidSect="00D21621">
          <w:footerReference w:type="default" r:id="rId13"/>
          <w:pgSz w:w="12240" w:h="15840"/>
          <w:pgMar w:top="1440" w:right="1440" w:bottom="1440" w:left="1440" w:header="720" w:footer="720" w:gutter="0"/>
          <w:lnNumType w:countBy="1" w:restart="continuous"/>
          <w:cols w:space="720"/>
          <w:docGrid w:linePitch="360"/>
        </w:sectPr>
      </w:pPr>
      <w:r w:rsidRPr="009C37AB">
        <w:fldChar w:fldCharType="end"/>
      </w:r>
    </w:p>
    <w:p w14:paraId="274A2D50" w14:textId="1A9A3F90" w:rsidR="00883C74" w:rsidRPr="00883C74" w:rsidRDefault="00883C74" w:rsidP="00883C74">
      <w:pPr>
        <w:pStyle w:val="Caption"/>
        <w:keepNext/>
        <w:rPr>
          <w:i w:val="0"/>
          <w:color w:val="auto"/>
          <w:sz w:val="24"/>
          <w:szCs w:val="24"/>
        </w:rPr>
      </w:pPr>
      <w:bookmarkStart w:id="51" w:name="_Ref410906913"/>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FF1879">
        <w:rPr>
          <w:i w:val="0"/>
          <w:noProof/>
          <w:color w:val="auto"/>
          <w:sz w:val="24"/>
          <w:szCs w:val="24"/>
        </w:rPr>
        <w:t>1</w:t>
      </w:r>
      <w:r w:rsidRPr="00883C74">
        <w:rPr>
          <w:i w:val="0"/>
          <w:color w:val="auto"/>
          <w:sz w:val="24"/>
          <w:szCs w:val="24"/>
        </w:rPr>
        <w:fldChar w:fldCharType="end"/>
      </w:r>
      <w:bookmarkEnd w:id="51"/>
      <w:r w:rsidRPr="00883C74">
        <w:rPr>
          <w:i w:val="0"/>
          <w:color w:val="auto"/>
          <w:sz w:val="24"/>
          <w:szCs w:val="24"/>
        </w:rPr>
        <w:t>: List and definition of symbols used in the text and equations</w:t>
      </w:r>
      <w:r w:rsidR="0063297E">
        <w:rPr>
          <w:i w:val="0"/>
          <w:color w:val="auto"/>
          <w:sz w:val="24"/>
          <w:szCs w:val="24"/>
        </w:rPr>
        <w:t xml:space="preserve"> with their units</w:t>
      </w:r>
      <w:r w:rsidRPr="00883C74">
        <w:rPr>
          <w:i w:val="0"/>
          <w:color w:val="auto"/>
          <w:sz w:val="24"/>
          <w:szCs w:val="24"/>
        </w:rPr>
        <w:t>.</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2A2AD5"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52"/>
            <w:r w:rsidRPr="00B17755">
              <w:rPr>
                <w:rFonts w:ascii="Times New Roman" w:hAnsi="Times New Roman" w:cs="Times New Roman"/>
                <w:sz w:val="24"/>
                <w:szCs w:val="24"/>
                <w:highlight w:val="yellow"/>
              </w:rPr>
              <w:t>?</w:t>
            </w:r>
            <w:commentRangeEnd w:id="52"/>
            <w:r>
              <w:rPr>
                <w:rStyle w:val="CommentReference"/>
              </w:rPr>
              <w:commentReference w:id="52"/>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2A2AD5"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2A2AD5"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2A2AD5"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0C285D13" w:rsidR="00D01717" w:rsidRPr="00D01717" w:rsidRDefault="00D01717" w:rsidP="00D01717">
      <w:pPr>
        <w:pStyle w:val="Caption"/>
        <w:keepNext/>
        <w:rPr>
          <w:i w:val="0"/>
          <w:color w:val="000000" w:themeColor="text1"/>
          <w:sz w:val="24"/>
          <w:szCs w:val="24"/>
        </w:rPr>
      </w:pPr>
      <w:bookmarkStart w:id="53" w:name="_Ref410907158"/>
      <w:bookmarkStart w:id="54" w:name="_Ref411934157"/>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2</w:t>
      </w:r>
      <w:r w:rsidRPr="00D01717">
        <w:rPr>
          <w:i w:val="0"/>
          <w:color w:val="000000" w:themeColor="text1"/>
          <w:sz w:val="24"/>
          <w:szCs w:val="24"/>
        </w:rPr>
        <w:fldChar w:fldCharType="end"/>
      </w:r>
      <w:bookmarkEnd w:id="53"/>
      <w:bookmarkEnd w:id="54"/>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used </w:t>
      </w:r>
      <w:r w:rsidR="00094B30">
        <w:rPr>
          <w:rFonts w:ascii="Times New Roman" w:hAnsi="Times New Roman" w:cs="Times New Roman"/>
          <w:i w:val="0"/>
          <w:color w:val="000000" w:themeColor="text1"/>
          <w:sz w:val="24"/>
          <w:szCs w:val="24"/>
        </w:rPr>
        <w:t>in</w:t>
      </w:r>
      <w:r w:rsidR="00094B30" w:rsidRPr="00D01717">
        <w:rPr>
          <w:rFonts w:ascii="Times New Roman" w:hAnsi="Times New Roman" w:cs="Times New Roman"/>
          <w:i w:val="0"/>
          <w:color w:val="000000" w:themeColor="text1"/>
          <w:sz w:val="24"/>
          <w:szCs w:val="24"/>
        </w:rPr>
        <w:t xml:space="preserve"> </w:t>
      </w:r>
      <w:r w:rsidRPr="00D01717">
        <w:rPr>
          <w:rFonts w:ascii="Times New Roman" w:hAnsi="Times New Roman" w:cs="Times New Roman"/>
          <w:i w:val="0"/>
          <w:color w:val="000000" w:themeColor="text1"/>
          <w:sz w:val="24"/>
          <w:szCs w:val="24"/>
        </w:rPr>
        <w:t>all</w:t>
      </w:r>
      <w:r w:rsidR="00094B30">
        <w:rPr>
          <w:rFonts w:ascii="Times New Roman" w:hAnsi="Times New Roman" w:cs="Times New Roman"/>
          <w:i w:val="0"/>
          <w:color w:val="000000" w:themeColor="text1"/>
          <w:sz w:val="24"/>
          <w:szCs w:val="24"/>
        </w:rPr>
        <w:t xml:space="preserve"> four</w:t>
      </w:r>
      <w:r w:rsidRPr="00D01717">
        <w:rPr>
          <w:rFonts w:ascii="Times New Roman" w:hAnsi="Times New Roman" w:cs="Times New Roman"/>
          <w:i w:val="0"/>
          <w:color w:val="000000" w:themeColor="text1"/>
          <w:sz w:val="24"/>
          <w:szCs w:val="24"/>
        </w:rPr>
        <w:t xml:space="preserve">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448785BA" w:rsidR="004F7C37" w:rsidRDefault="0063297E">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0E8856C1"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4F7C37" w:rsidRPr="004F7C37">
              <w:rPr>
                <w:rFonts w:ascii="Times New Roman" w:hAnsi="Times New Roman" w:cs="Times New Roman"/>
                <w:sz w:val="24"/>
                <w:szCs w:val="24"/>
                <w:vertAlign w:val="superscript"/>
              </w:rPr>
              <w:t>-1</w:t>
            </w:r>
          </w:p>
        </w:tc>
        <w:tc>
          <w:tcPr>
            <w:tcW w:w="1964" w:type="dxa"/>
          </w:tcPr>
          <w:p w14:paraId="091B942D" w14:textId="6E89E81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090</w:t>
            </w:r>
          </w:p>
        </w:tc>
        <w:tc>
          <w:tcPr>
            <w:tcW w:w="1964" w:type="dxa"/>
          </w:tcPr>
          <w:p w14:paraId="02103F7E" w14:textId="1BF9393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093</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54C840EC"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080C29" w:rsidRPr="004F7C37">
              <w:rPr>
                <w:rFonts w:ascii="Times New Roman" w:hAnsi="Times New Roman" w:cs="Times New Roman"/>
                <w:sz w:val="24"/>
                <w:szCs w:val="24"/>
                <w:vertAlign w:val="superscript"/>
              </w:rPr>
              <w:t>-1</w:t>
            </w:r>
          </w:p>
        </w:tc>
        <w:tc>
          <w:tcPr>
            <w:tcW w:w="1964" w:type="dxa"/>
          </w:tcPr>
          <w:p w14:paraId="74E8A1E1" w14:textId="78C73C6A"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16.218</w:t>
            </w:r>
          </w:p>
        </w:tc>
        <w:tc>
          <w:tcPr>
            <w:tcW w:w="1964" w:type="dxa"/>
          </w:tcPr>
          <w:p w14:paraId="1B9723DC" w14:textId="6F5E44F5"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15.724</w:t>
            </w:r>
          </w:p>
        </w:tc>
      </w:tr>
    </w:tbl>
    <w:p w14:paraId="33BEB8A5" w14:textId="77777777" w:rsidR="00017955" w:rsidRDefault="00017955">
      <w:pPr>
        <w:rPr>
          <w:iCs/>
          <w:color w:val="000000" w:themeColor="text1"/>
          <w:sz w:val="24"/>
          <w:szCs w:val="24"/>
        </w:rPr>
      </w:pPr>
      <w:bookmarkStart w:id="55" w:name="_Ref411934690"/>
      <w:r>
        <w:rPr>
          <w:i/>
          <w:color w:val="000000" w:themeColor="text1"/>
          <w:sz w:val="24"/>
          <w:szCs w:val="24"/>
        </w:rPr>
        <w:br w:type="page"/>
      </w:r>
    </w:p>
    <w:p w14:paraId="11F8E667" w14:textId="1CCE5C7C"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3</w:t>
      </w:r>
      <w:r w:rsidRPr="00D01717">
        <w:rPr>
          <w:i w:val="0"/>
          <w:color w:val="000000" w:themeColor="text1"/>
          <w:sz w:val="24"/>
          <w:szCs w:val="24"/>
        </w:rPr>
        <w:fldChar w:fldCharType="end"/>
      </w:r>
      <w:bookmarkEnd w:id="55"/>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that vary among </w:t>
      </w:r>
      <w:r w:rsidR="00094B30">
        <w:rPr>
          <w:rFonts w:ascii="Times New Roman" w:hAnsi="Times New Roman" w:cs="Times New Roman"/>
          <w:i w:val="0"/>
          <w:color w:val="000000" w:themeColor="text1"/>
          <w:sz w:val="24"/>
          <w:szCs w:val="24"/>
        </w:rPr>
        <w:t xml:space="preserve">each of the four </w:t>
      </w:r>
      <w:r w:rsidRPr="00D01717">
        <w:rPr>
          <w:rFonts w:ascii="Times New Roman" w:hAnsi="Times New Roman" w:cs="Times New Roman"/>
          <w:i w:val="0"/>
          <w:color w:val="000000" w:themeColor="text1"/>
          <w:sz w:val="24"/>
          <w:szCs w:val="24"/>
        </w:rPr>
        <w:t>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139B27D2" w14:textId="77777777" w:rsidR="00C355E0" w:rsidRDefault="00C355E0">
      <w:pPr>
        <w:rPr>
          <w:i/>
          <w:sz w:val="24"/>
          <w:szCs w:val="24"/>
        </w:rPr>
      </w:pPr>
      <w:bookmarkStart w:id="56" w:name="_Ref410371769"/>
      <w:r>
        <w:rPr>
          <w:i/>
          <w:sz w:val="24"/>
          <w:szCs w:val="24"/>
        </w:rPr>
        <w:br w:type="page"/>
      </w:r>
    </w:p>
    <w:p w14:paraId="5120D52E" w14:textId="43A532C6" w:rsidR="00C355E0" w:rsidRPr="00DB6525" w:rsidRDefault="00C355E0" w:rsidP="00C355E0">
      <w:pPr>
        <w:pStyle w:val="Caption"/>
        <w:keepNext/>
        <w:rPr>
          <w:i w:val="0"/>
          <w:color w:val="auto"/>
          <w:sz w:val="24"/>
          <w:szCs w:val="24"/>
        </w:rPr>
      </w:pPr>
      <w:bookmarkStart w:id="57" w:name="_Ref411934431"/>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FF1879">
        <w:rPr>
          <w:i w:val="0"/>
          <w:noProof/>
          <w:color w:val="auto"/>
          <w:sz w:val="24"/>
          <w:szCs w:val="24"/>
        </w:rPr>
        <w:t>4</w:t>
      </w:r>
      <w:r w:rsidRPr="00DB6525">
        <w:rPr>
          <w:i w:val="0"/>
          <w:color w:val="auto"/>
          <w:sz w:val="24"/>
          <w:szCs w:val="24"/>
        </w:rPr>
        <w:fldChar w:fldCharType="end"/>
      </w:r>
      <w:bookmarkEnd w:id="57"/>
      <w:r>
        <w:rPr>
          <w:i w:val="0"/>
          <w:color w:val="auto"/>
          <w:sz w:val="24"/>
          <w:szCs w:val="24"/>
        </w:rPr>
        <w:t>: Estimated parameter values in each of the four case study models by sex (</w:t>
      </w:r>
      <w:r w:rsidRPr="00D5011F">
        <w:rPr>
          <w:color w:val="auto"/>
          <w:sz w:val="24"/>
          <w:szCs w:val="24"/>
        </w:rPr>
        <w:t>s</w:t>
      </w:r>
      <w:r>
        <w:rPr>
          <w:i w:val="0"/>
          <w:color w:val="auto"/>
          <w:sz w:val="24"/>
          <w:szCs w:val="24"/>
        </w:rPr>
        <w:t xml:space="preserve">).  </w:t>
      </w:r>
      <w:r w:rsidR="00540FE9" w:rsidRPr="00E87996">
        <w:rPr>
          <w:rFonts w:ascii="Times New Roman" w:hAnsi="Times New Roman" w:cs="Times New Roman"/>
          <w:b/>
          <w:color w:val="auto"/>
          <w:sz w:val="24"/>
          <w:szCs w:val="24"/>
        </w:rPr>
        <w:t>∆</w:t>
      </w:r>
      <w:r>
        <w:rPr>
          <w:i w:val="0"/>
          <w:color w:val="auto"/>
          <w:sz w:val="24"/>
          <w:szCs w:val="24"/>
        </w:rPr>
        <w:t>AIC is the</w:t>
      </w:r>
      <w:r w:rsidR="00540FE9">
        <w:rPr>
          <w:i w:val="0"/>
          <w:color w:val="auto"/>
          <w:sz w:val="24"/>
          <w:szCs w:val="24"/>
        </w:rPr>
        <w:t xml:space="preserve"> </w:t>
      </w:r>
      <w:r w:rsidR="00526985">
        <w:rPr>
          <w:i w:val="0"/>
          <w:color w:val="auto"/>
          <w:sz w:val="24"/>
          <w:szCs w:val="24"/>
        </w:rPr>
        <w:t>difference</w:t>
      </w:r>
      <w:r w:rsidR="00540FE9">
        <w:rPr>
          <w:i w:val="0"/>
          <w:color w:val="auto"/>
          <w:sz w:val="24"/>
          <w:szCs w:val="24"/>
        </w:rPr>
        <w:t xml:space="preserve"> in</w:t>
      </w:r>
      <w:r>
        <w:rPr>
          <w:i w:val="0"/>
          <w:color w:val="auto"/>
          <w:sz w:val="24"/>
          <w:szCs w:val="24"/>
        </w:rPr>
        <w:t xml:space="preserve"> </w:t>
      </w:r>
      <w:proofErr w:type="spellStart"/>
      <w:r>
        <w:rPr>
          <w:i w:val="0"/>
          <w:color w:val="auto"/>
          <w:sz w:val="24"/>
          <w:szCs w:val="24"/>
        </w:rPr>
        <w:t>Akaike</w:t>
      </w:r>
      <w:proofErr w:type="spellEnd"/>
      <w:r>
        <w:rPr>
          <w:i w:val="0"/>
          <w:color w:val="auto"/>
          <w:sz w:val="24"/>
          <w:szCs w:val="24"/>
        </w:rPr>
        <w:t xml:space="preserve"> Information Criterion</w:t>
      </w:r>
      <w:r w:rsidR="00526985">
        <w:rPr>
          <w:i w:val="0"/>
          <w:color w:val="auto"/>
          <w:sz w:val="24"/>
          <w:szCs w:val="24"/>
        </w:rPr>
        <w:t xml:space="preserve"> between the current model and the model without any random-effects</w:t>
      </w:r>
      <w:r>
        <w:rPr>
          <w:i w:val="0"/>
          <w:color w:val="auto"/>
          <w:sz w:val="24"/>
          <w:szCs w:val="24"/>
        </w:rPr>
        <w:t>. 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C355E0" w:rsidRPr="009250DC" w14:paraId="788DD4E8" w14:textId="77777777" w:rsidTr="00FF1879">
        <w:tc>
          <w:tcPr>
            <w:tcW w:w="2262" w:type="dxa"/>
            <w:tcBorders>
              <w:top w:val="single" w:sz="4" w:space="0" w:color="auto"/>
              <w:bottom w:val="single" w:sz="4" w:space="0" w:color="auto"/>
            </w:tcBorders>
          </w:tcPr>
          <w:p w14:paraId="739F2791"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Model</w:t>
            </w:r>
          </w:p>
        </w:tc>
        <w:tc>
          <w:tcPr>
            <w:tcW w:w="1242" w:type="dxa"/>
            <w:tcBorders>
              <w:top w:val="single" w:sz="4" w:space="0" w:color="auto"/>
              <w:bottom w:val="single" w:sz="4" w:space="0" w:color="auto"/>
            </w:tcBorders>
          </w:tcPr>
          <w:p w14:paraId="3BBDC80F" w14:textId="3068DC83" w:rsidR="00C355E0" w:rsidRPr="007F441A" w:rsidRDefault="00540FE9" w:rsidP="00FF1879">
            <w:pPr>
              <w:tabs>
                <w:tab w:val="left" w:pos="360"/>
                <w:tab w:val="left" w:pos="720"/>
                <w:tab w:val="left" w:pos="8640"/>
              </w:tabs>
              <w:spacing w:line="480" w:lineRule="auto"/>
              <w:jc w:val="center"/>
              <w:rPr>
                <w:rFonts w:ascii="Times New Roman" w:hAnsi="Times New Roman" w:cs="Times New Roman"/>
                <w:b/>
                <w:sz w:val="24"/>
                <w:szCs w:val="24"/>
              </w:rPr>
            </w:pPr>
            <w:r w:rsidRPr="00540FE9">
              <w:rPr>
                <w:rFonts w:ascii="Times New Roman" w:hAnsi="Times New Roman" w:cs="Times New Roman"/>
                <w:b/>
                <w:sz w:val="24"/>
                <w:szCs w:val="24"/>
              </w:rPr>
              <w:t>∆</w:t>
            </w:r>
            <w:r w:rsidR="00C355E0"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7AB0ADF4"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670E66E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2E8F3A30"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47B7FDB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C355E0" w:rsidRPr="003A28BE" w14:paraId="1E130490" w14:textId="77777777" w:rsidTr="00FF1879">
        <w:tc>
          <w:tcPr>
            <w:tcW w:w="2262" w:type="dxa"/>
            <w:tcBorders>
              <w:top w:val="single" w:sz="4" w:space="0" w:color="auto"/>
              <w:bottom w:val="nil"/>
            </w:tcBorders>
          </w:tcPr>
          <w:p w14:paraId="742DD0A6"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CAA60A0" w14:textId="0BDC4EE0"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532" w:type="dxa"/>
            <w:tcBorders>
              <w:top w:val="single" w:sz="4" w:space="0" w:color="auto"/>
              <w:bottom w:val="nil"/>
            </w:tcBorders>
          </w:tcPr>
          <w:p w14:paraId="4F4998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55680BF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13A0FD0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2186CC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C355E0" w:rsidRPr="003A28BE" w14:paraId="5F809609" w14:textId="77777777" w:rsidTr="00FF1879">
        <w:tc>
          <w:tcPr>
            <w:tcW w:w="2262" w:type="dxa"/>
            <w:tcBorders>
              <w:top w:val="nil"/>
              <w:bottom w:val="nil"/>
            </w:tcBorders>
          </w:tcPr>
          <w:p w14:paraId="5AA2C71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1BD128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D7C95F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F920529"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FDCED5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69899E0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339AEDB" w14:textId="77777777" w:rsidTr="00FF1879">
        <w:tc>
          <w:tcPr>
            <w:tcW w:w="2262" w:type="dxa"/>
            <w:tcBorders>
              <w:top w:val="nil"/>
              <w:bottom w:val="nil"/>
            </w:tcBorders>
          </w:tcPr>
          <w:p w14:paraId="6308BE25"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1737A5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62940D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17A9146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C818CC3"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2101F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C355E0" w:rsidRPr="003A28BE" w14:paraId="37E22B0E" w14:textId="77777777" w:rsidTr="00FF1879">
        <w:tc>
          <w:tcPr>
            <w:tcW w:w="2262" w:type="dxa"/>
            <w:tcBorders>
              <w:top w:val="nil"/>
              <w:bottom w:val="nil"/>
            </w:tcBorders>
          </w:tcPr>
          <w:p w14:paraId="36F5E15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1D1F7D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F1E6A12"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CD80265"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5E0859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2172458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4A95161" w14:textId="77777777" w:rsidTr="00FF1879">
        <w:tc>
          <w:tcPr>
            <w:tcW w:w="2262" w:type="dxa"/>
            <w:vMerge w:val="restart"/>
            <w:tcBorders>
              <w:top w:val="dotted" w:sz="4" w:space="0" w:color="auto"/>
              <w:left w:val="nil"/>
              <w:bottom w:val="nil"/>
            </w:tcBorders>
          </w:tcPr>
          <w:p w14:paraId="7A9A77D9"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12F4AFC7" w14:textId="435BF048"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68</w:t>
            </w:r>
          </w:p>
        </w:tc>
        <w:tc>
          <w:tcPr>
            <w:tcW w:w="1532" w:type="dxa"/>
            <w:tcBorders>
              <w:top w:val="dotted" w:sz="4" w:space="0" w:color="auto"/>
              <w:bottom w:val="nil"/>
            </w:tcBorders>
          </w:tcPr>
          <w:p w14:paraId="5008272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3D2F66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2F43DB8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594AC6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C355E0" w:rsidRPr="003A28BE" w14:paraId="0617B3D1" w14:textId="77777777" w:rsidTr="00FF1879">
        <w:tc>
          <w:tcPr>
            <w:tcW w:w="2262" w:type="dxa"/>
            <w:vMerge/>
            <w:tcBorders>
              <w:top w:val="nil"/>
              <w:left w:val="nil"/>
              <w:bottom w:val="nil"/>
            </w:tcBorders>
          </w:tcPr>
          <w:p w14:paraId="0EA3BD6C"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AA6A12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580B1C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5531E980"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6D7C02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4DF333D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C355E0" w:rsidRPr="003A28BE" w14:paraId="0AE7C869" w14:textId="77777777" w:rsidTr="00FF1879">
        <w:tc>
          <w:tcPr>
            <w:tcW w:w="2262" w:type="dxa"/>
            <w:tcBorders>
              <w:top w:val="nil"/>
              <w:left w:val="nil"/>
              <w:bottom w:val="nil"/>
            </w:tcBorders>
          </w:tcPr>
          <w:p w14:paraId="565A1910"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5980673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E053C4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19E5E3E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3640D2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8.864</w:t>
            </w:r>
          </w:p>
        </w:tc>
        <w:tc>
          <w:tcPr>
            <w:tcW w:w="1592" w:type="dxa"/>
            <w:tcBorders>
              <w:top w:val="nil"/>
              <w:bottom w:val="nil"/>
              <w:right w:val="nil"/>
            </w:tcBorders>
          </w:tcPr>
          <w:p w14:paraId="50593F8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8.801</w:t>
            </w:r>
          </w:p>
        </w:tc>
      </w:tr>
      <w:tr w:rsidR="00C355E0" w:rsidRPr="003A28BE" w14:paraId="27CA1DF2" w14:textId="77777777" w:rsidTr="00FF1879">
        <w:tc>
          <w:tcPr>
            <w:tcW w:w="2262" w:type="dxa"/>
            <w:tcBorders>
              <w:top w:val="nil"/>
              <w:left w:val="nil"/>
              <w:bottom w:val="nil"/>
            </w:tcBorders>
          </w:tcPr>
          <w:p w14:paraId="790022D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462D0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03A8750"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2065E81F"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086C1D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4CC7CB2B"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30FEAB9" w14:textId="77777777" w:rsidTr="00FF1879">
        <w:tc>
          <w:tcPr>
            <w:tcW w:w="2262" w:type="dxa"/>
            <w:tcBorders>
              <w:top w:val="nil"/>
              <w:left w:val="nil"/>
              <w:bottom w:val="dotted" w:sz="4" w:space="0" w:color="auto"/>
            </w:tcBorders>
          </w:tcPr>
          <w:p w14:paraId="0FEB8C62"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A75394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5E245DE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3432FDF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2346F7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748D129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C355E0" w:rsidRPr="003A28BE" w14:paraId="18AEF818" w14:textId="77777777" w:rsidTr="00FF1879">
        <w:tc>
          <w:tcPr>
            <w:tcW w:w="2262" w:type="dxa"/>
            <w:vMerge w:val="restart"/>
            <w:tcBorders>
              <w:top w:val="dotted" w:sz="4" w:space="0" w:color="auto"/>
              <w:bottom w:val="nil"/>
            </w:tcBorders>
          </w:tcPr>
          <w:p w14:paraId="74ACA561"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1E5162D7" w14:textId="43D90C7C"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160</w:t>
            </w:r>
          </w:p>
        </w:tc>
        <w:tc>
          <w:tcPr>
            <w:tcW w:w="1532" w:type="dxa"/>
            <w:tcBorders>
              <w:top w:val="dotted" w:sz="4" w:space="0" w:color="auto"/>
              <w:bottom w:val="nil"/>
            </w:tcBorders>
          </w:tcPr>
          <w:p w14:paraId="33499B7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9DDD10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3DA937F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1FD3BAB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72056144" w14:textId="77777777" w:rsidTr="00FF1879">
        <w:tc>
          <w:tcPr>
            <w:tcW w:w="2262" w:type="dxa"/>
            <w:vMerge/>
            <w:tcBorders>
              <w:top w:val="nil"/>
              <w:bottom w:val="nil"/>
            </w:tcBorders>
          </w:tcPr>
          <w:p w14:paraId="0B705C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09E50E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4925B2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7DC09C1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131413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39A109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21917F65" w14:textId="77777777" w:rsidTr="00FF1879">
        <w:tc>
          <w:tcPr>
            <w:tcW w:w="2262" w:type="dxa"/>
            <w:tcBorders>
              <w:top w:val="nil"/>
              <w:bottom w:val="nil"/>
            </w:tcBorders>
          </w:tcPr>
          <w:p w14:paraId="53716E0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197EEC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CAFD3A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0058AB6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4B5601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Borders>
              <w:top w:val="nil"/>
              <w:bottom w:val="nil"/>
            </w:tcBorders>
          </w:tcPr>
          <w:p w14:paraId="1D3551D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7E6A52CB" w14:textId="77777777" w:rsidTr="00FF1879">
        <w:tc>
          <w:tcPr>
            <w:tcW w:w="2262" w:type="dxa"/>
            <w:tcBorders>
              <w:top w:val="nil"/>
              <w:bottom w:val="nil"/>
            </w:tcBorders>
          </w:tcPr>
          <w:p w14:paraId="65D11ACF"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1FE5E3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671A78B"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1355C7B"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729C47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58638EC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7B346E59" w14:textId="77777777" w:rsidTr="00FF1879">
        <w:tc>
          <w:tcPr>
            <w:tcW w:w="2262" w:type="dxa"/>
            <w:tcBorders>
              <w:top w:val="nil"/>
              <w:bottom w:val="dotted" w:sz="4" w:space="0" w:color="auto"/>
            </w:tcBorders>
          </w:tcPr>
          <w:p w14:paraId="4FF72D68"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895CBC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5B7080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59BAD41F"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6F68873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8186702"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0E46371" w14:textId="77777777" w:rsidTr="00FF1879">
        <w:tc>
          <w:tcPr>
            <w:tcW w:w="2262" w:type="dxa"/>
            <w:vMerge w:val="restart"/>
            <w:tcBorders>
              <w:top w:val="dotted" w:sz="4" w:space="0" w:color="auto"/>
            </w:tcBorders>
          </w:tcPr>
          <w:p w14:paraId="257A3622"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5C7B7C1C" w14:textId="36BF585B"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156</w:t>
            </w:r>
          </w:p>
        </w:tc>
        <w:tc>
          <w:tcPr>
            <w:tcW w:w="1532" w:type="dxa"/>
            <w:tcBorders>
              <w:top w:val="dotted" w:sz="4" w:space="0" w:color="auto"/>
            </w:tcBorders>
          </w:tcPr>
          <w:p w14:paraId="08551C2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251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5DBC5E3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1E7746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0E0BDD71" w14:textId="77777777" w:rsidTr="00FF1879">
        <w:tc>
          <w:tcPr>
            <w:tcW w:w="2262" w:type="dxa"/>
            <w:vMerge/>
          </w:tcPr>
          <w:p w14:paraId="34C7C3A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EA91908"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32396C"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69D1C54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F89A429"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4E6B864B"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8710C9B" w14:textId="77777777" w:rsidTr="00FF1879">
        <w:tc>
          <w:tcPr>
            <w:tcW w:w="2262" w:type="dxa"/>
            <w:vMerge/>
          </w:tcPr>
          <w:p w14:paraId="783AE4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661F79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765171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7C333A5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545156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Pr>
          <w:p w14:paraId="4F7F79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176878F4" w14:textId="77777777" w:rsidTr="00FF1879">
        <w:tc>
          <w:tcPr>
            <w:tcW w:w="2262" w:type="dxa"/>
          </w:tcPr>
          <w:p w14:paraId="53FD93A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4216B62D"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C57B8E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4C5C9C74"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17EAECC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2A8A519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38AC0AA" w14:textId="77777777" w:rsidTr="00FF1879">
        <w:tc>
          <w:tcPr>
            <w:tcW w:w="2262" w:type="dxa"/>
          </w:tcPr>
          <w:p w14:paraId="1DF4E87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787873B"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BC6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2CD6A9A5"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4236E513"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4EFEE45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C355E0" w:rsidRPr="003A28BE" w14:paraId="1E785D2C" w14:textId="77777777" w:rsidTr="00FF1879">
        <w:tc>
          <w:tcPr>
            <w:tcW w:w="2262" w:type="dxa"/>
          </w:tcPr>
          <w:p w14:paraId="1D0DF22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B109FEF"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7D469C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7AEA6B27"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0E1DA70A"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229DE574"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bl>
    <w:bookmarkEnd w:id="56"/>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lastRenderedPageBreak/>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51E9CB8E" w:rsidR="004922C2" w:rsidRPr="00843FF9" w:rsidRDefault="00843FF9" w:rsidP="00843FF9">
      <w:pPr>
        <w:pStyle w:val="Caption"/>
        <w:rPr>
          <w:rFonts w:ascii="Times New Roman" w:hAnsi="Times New Roman" w:cs="Times New Roman"/>
          <w:i w:val="0"/>
          <w:color w:val="auto"/>
          <w:sz w:val="24"/>
          <w:szCs w:val="24"/>
        </w:rPr>
      </w:pPr>
      <w:bookmarkStart w:id="58" w:name="_Ref410371170"/>
      <w:bookmarkStart w:id="59"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F1879">
        <w:rPr>
          <w:i w:val="0"/>
          <w:noProof/>
          <w:color w:val="auto"/>
          <w:sz w:val="24"/>
          <w:szCs w:val="24"/>
        </w:rPr>
        <w:t>1</w:t>
      </w:r>
      <w:r w:rsidRPr="00843FF9">
        <w:rPr>
          <w:i w:val="0"/>
          <w:color w:val="auto"/>
          <w:sz w:val="24"/>
          <w:szCs w:val="24"/>
        </w:rPr>
        <w:fldChar w:fldCharType="end"/>
      </w:r>
      <w:bookmarkEnd w:id="58"/>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59"/>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40381BAD" w:rsidR="00EC55AF" w:rsidRPr="00AC4738" w:rsidRDefault="00EC55AF" w:rsidP="00AC4738">
      <w:pPr>
        <w:spacing w:line="480" w:lineRule="auto"/>
        <w:rPr>
          <w:rFonts w:ascii="Times New Roman" w:hAnsi="Times New Roman" w:cs="Times New Roman"/>
          <w:sz w:val="24"/>
          <w:szCs w:val="24"/>
        </w:rPr>
      </w:pPr>
    </w:p>
    <w:p w14:paraId="2D49F065" w14:textId="15431D75" w:rsidR="00EC55AF" w:rsidRDefault="00EC55AF" w:rsidP="00EC55AF">
      <w:pPr>
        <w:pStyle w:val="Caption"/>
        <w:rPr>
          <w:i w:val="0"/>
          <w:color w:val="auto"/>
          <w:sz w:val="24"/>
          <w:szCs w:val="24"/>
        </w:rPr>
      </w:pPr>
      <w:bookmarkStart w:id="60"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F1879">
        <w:rPr>
          <w:i w:val="0"/>
          <w:noProof/>
          <w:color w:val="auto"/>
          <w:sz w:val="24"/>
          <w:szCs w:val="24"/>
        </w:rPr>
        <w:t>2</w:t>
      </w:r>
      <w:r w:rsidRPr="00EC55AF">
        <w:rPr>
          <w:i w:val="0"/>
          <w:color w:val="auto"/>
          <w:sz w:val="24"/>
          <w:szCs w:val="24"/>
        </w:rPr>
        <w:fldChar w:fldCharType="end"/>
      </w:r>
      <w:bookmarkEnd w:id="60"/>
      <w:r w:rsidRPr="00EC55AF">
        <w:rPr>
          <w:i w:val="0"/>
          <w:color w:val="auto"/>
          <w:sz w:val="24"/>
          <w:szCs w:val="24"/>
        </w:rPr>
        <w:t xml:space="preserve">: </w:t>
      </w:r>
      <w:r w:rsidR="00017955">
        <w:rPr>
          <w:i w:val="0"/>
          <w:color w:val="auto"/>
          <w:sz w:val="24"/>
          <w:szCs w:val="24"/>
        </w:rPr>
        <w:t>Standardized r</w:t>
      </w:r>
      <w:r w:rsidR="00541045">
        <w:rPr>
          <w:i w:val="0"/>
          <w:color w:val="auto"/>
          <w:sz w:val="24"/>
          <w:szCs w:val="24"/>
        </w:rPr>
        <w:t xml:space="preserve">esidual in length at tagging vs. the </w:t>
      </w:r>
      <w:r w:rsidR="00017955">
        <w:rPr>
          <w:i w:val="0"/>
          <w:color w:val="auto"/>
          <w:sz w:val="24"/>
          <w:szCs w:val="24"/>
        </w:rPr>
        <w:t xml:space="preserve">standardized </w:t>
      </w:r>
      <w:r w:rsidR="00541045">
        <w:rPr>
          <w:i w:val="0"/>
          <w:color w:val="auto"/>
          <w:sz w:val="24"/>
          <w:szCs w:val="24"/>
        </w:rPr>
        <w:t xml:space="preserve">residual in length at recapture (cm) for individual female and male Antarctic </w:t>
      </w:r>
      <w:proofErr w:type="spellStart"/>
      <w:r w:rsidR="00541045">
        <w:rPr>
          <w:i w:val="0"/>
          <w:color w:val="auto"/>
          <w:sz w:val="24"/>
          <w:szCs w:val="24"/>
        </w:rPr>
        <w:t>toothfish</w:t>
      </w:r>
      <w:proofErr w:type="spellEnd"/>
      <w:r w:rsidR="00541045">
        <w:rPr>
          <w:i w:val="0"/>
          <w:color w:val="auto"/>
          <w:sz w:val="24"/>
          <w:szCs w:val="24"/>
        </w:rPr>
        <w:t xml:space="preserve"> using the model with no random-effects.  The </w:t>
      </w:r>
      <w:r w:rsidR="00017955">
        <w:rPr>
          <w:i w:val="0"/>
          <w:color w:val="auto"/>
          <w:sz w:val="24"/>
          <w:szCs w:val="24"/>
        </w:rPr>
        <w:t xml:space="preserve">standardized </w:t>
      </w:r>
      <w:r w:rsidR="00541045">
        <w:rPr>
          <w:i w:val="0"/>
          <w:color w:val="auto"/>
          <w:sz w:val="24"/>
          <w:szCs w:val="24"/>
        </w:rPr>
        <w:t>residual is calculated as</w:t>
      </w:r>
      <w:r w:rsidR="00017955">
        <w:rPr>
          <w:i w:val="0"/>
          <w:color w:val="auto"/>
          <w:sz w:val="24"/>
          <w:szCs w:val="24"/>
        </w:rPr>
        <w:t xml:space="preserve"> </w:t>
      </w:r>
      <w:commentRangeStart w:id="61"/>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w:commentRangeEnd w:id="61"/>
        <m:r>
          <m:rPr>
            <m:sty m:val="p"/>
          </m:rPr>
          <w:rPr>
            <w:rStyle w:val="CommentReference"/>
            <w:i w:val="0"/>
            <w:iCs w:val="0"/>
            <w:color w:val="auto"/>
          </w:rPr>
          <w:commentReference w:id="61"/>
        </m:r>
      </m:oMath>
      <w:r w:rsidR="00017955">
        <w:rPr>
          <w:i w:val="0"/>
          <w:color w:val="auto"/>
          <w:sz w:val="24"/>
          <w:szCs w:val="24"/>
        </w:rPr>
        <w:t xml:space="preserve"> where SD is the standard deviation</w:t>
      </w:r>
      <w:r w:rsidR="00541045">
        <w:rPr>
          <w:i w:val="0"/>
          <w:color w:val="auto"/>
          <w:sz w:val="24"/>
          <w:szCs w:val="24"/>
        </w:rPr>
        <w:t>.</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908224A" w:rsidR="00995B95" w:rsidRPr="00B848D8" w:rsidRDefault="00995B95" w:rsidP="00995B95">
      <w:pPr>
        <w:pStyle w:val="Caption"/>
        <w:rPr>
          <w:rFonts w:ascii="Times New Roman" w:hAnsi="Times New Roman" w:cs="Times New Roman"/>
          <w:i w:val="0"/>
          <w:color w:val="000000" w:themeColor="text1"/>
          <w:sz w:val="24"/>
          <w:szCs w:val="24"/>
        </w:rPr>
      </w:pPr>
      <w:bookmarkStart w:id="62"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3</w:t>
      </w:r>
      <w:r w:rsidRPr="00995B95">
        <w:rPr>
          <w:i w:val="0"/>
          <w:color w:val="auto"/>
          <w:sz w:val="24"/>
          <w:szCs w:val="24"/>
        </w:rPr>
        <w:fldChar w:fldCharType="end"/>
      </w:r>
      <w:bookmarkEnd w:id="62"/>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w:t>
      </w:r>
      <w:r w:rsidR="001D0CE3">
        <w:rPr>
          <w:i w:val="0"/>
          <w:color w:val="auto"/>
          <w:sz w:val="24"/>
          <w:szCs w:val="24"/>
        </w:rPr>
        <w:t>transient variation in growth</w:t>
      </w:r>
      <w:r w:rsidR="00B848D8" w:rsidRPr="00B848D8">
        <w:rPr>
          <w:i w:val="0"/>
          <w:color w:val="000000" w:themeColor="text1"/>
          <w:sz w:val="24"/>
          <w:szCs w:val="24"/>
        </w:rPr>
        <w:t xml:space="preserve">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56575C">
        <w:rPr>
          <w:i w:val="0"/>
          <w:color w:val="000000" w:themeColor="text1"/>
          <w:sz w:val="24"/>
          <w:szCs w:val="24"/>
        </w:rPr>
        <w:t xml:space="preserve"> only</w:t>
      </w:r>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3DE24513" w:rsidR="004F4F4E" w:rsidRDefault="004F4F4E" w:rsidP="00B04686">
      <w:pPr>
        <w:spacing w:line="480" w:lineRule="auto"/>
        <w:rPr>
          <w:rFonts w:ascii="Times New Roman" w:hAnsi="Times New Roman" w:cs="Times New Roman"/>
          <w:sz w:val="24"/>
          <w:szCs w:val="24"/>
        </w:rPr>
      </w:pPr>
    </w:p>
    <w:p w14:paraId="6AA59518" w14:textId="5DCEFCDE" w:rsidR="00995B95" w:rsidRDefault="00995B95" w:rsidP="00995B95">
      <w:pPr>
        <w:pStyle w:val="Caption"/>
        <w:rPr>
          <w:i w:val="0"/>
          <w:color w:val="auto"/>
          <w:sz w:val="24"/>
          <w:szCs w:val="24"/>
        </w:rPr>
      </w:pPr>
      <w:bookmarkStart w:id="63"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4</w:t>
      </w:r>
      <w:r w:rsidRPr="00995B95">
        <w:rPr>
          <w:i w:val="0"/>
          <w:color w:val="auto"/>
          <w:sz w:val="24"/>
          <w:szCs w:val="24"/>
        </w:rPr>
        <w:fldChar w:fldCharType="end"/>
      </w:r>
      <w:bookmarkEnd w:id="63"/>
      <w:r w:rsidRPr="00995B95">
        <w:rPr>
          <w:i w:val="0"/>
          <w:color w:val="auto"/>
          <w:sz w:val="24"/>
          <w:szCs w:val="24"/>
        </w:rPr>
        <w:t xml:space="preserve">: </w:t>
      </w:r>
      <w:r w:rsidR="00950415">
        <w:rPr>
          <w:i w:val="0"/>
          <w:color w:val="auto"/>
          <w:sz w:val="24"/>
          <w:szCs w:val="24"/>
        </w:rPr>
        <w:t xml:space="preserve">Standardized residual in length at tagging vs. the standardized residual in length at recapture (cm) for individual female and male Antarctic </w:t>
      </w:r>
      <w:proofErr w:type="spellStart"/>
      <w:r w:rsidR="00950415">
        <w:rPr>
          <w:i w:val="0"/>
          <w:color w:val="auto"/>
          <w:sz w:val="24"/>
          <w:szCs w:val="24"/>
        </w:rPr>
        <w:t>toothfish</w:t>
      </w:r>
      <w:proofErr w:type="spellEnd"/>
      <w:r w:rsidR="00950415">
        <w:rPr>
          <w:i w:val="0"/>
          <w:color w:val="auto"/>
          <w:sz w:val="24"/>
          <w:szCs w:val="24"/>
        </w:rPr>
        <w:t xml:space="preserve"> using the model with transient variation in growth.  The standardized residual is calculated as </w:t>
      </w:r>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m:oMath>
      <w:r w:rsidR="00950415">
        <w:rPr>
          <w:i w:val="0"/>
          <w:color w:val="auto"/>
          <w:sz w:val="24"/>
          <w:szCs w:val="24"/>
        </w:rPr>
        <w:t xml:space="preserve"> where SD is the standard deviation.</w:t>
      </w:r>
    </w:p>
    <w:p w14:paraId="40441C79" w14:textId="77777777" w:rsidR="003C64A7" w:rsidRPr="003C64A7" w:rsidRDefault="003C64A7" w:rsidP="003C64A7"/>
    <w:p w14:paraId="4C2ADBB4" w14:textId="77777777" w:rsidR="00995B95" w:rsidRDefault="00995B95" w:rsidP="00995B95">
      <w:pPr>
        <w:keepNext/>
        <w:spacing w:line="480" w:lineRule="auto"/>
      </w:pPr>
      <w:commentRangeStart w:id="64"/>
      <w:r>
        <w:rPr>
          <w:rFonts w:ascii="Times New Roman" w:hAnsi="Times New Roman" w:cs="Times New Roman"/>
          <w:noProof/>
          <w:sz w:val="24"/>
          <w:szCs w:val="24"/>
          <w:lang w:val="en-NZ" w:eastAsia="en-NZ"/>
        </w:rPr>
        <w:lastRenderedPageBreak/>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commentRangeEnd w:id="64"/>
      <w:r w:rsidR="00017955">
        <w:rPr>
          <w:rStyle w:val="CommentReference"/>
        </w:rPr>
        <w:commentReference w:id="64"/>
      </w:r>
    </w:p>
    <w:p w14:paraId="2A126744" w14:textId="09CA6155" w:rsidR="00995B95" w:rsidRPr="00995B95" w:rsidRDefault="00995B95" w:rsidP="00995B95">
      <w:pPr>
        <w:pStyle w:val="Caption"/>
        <w:rPr>
          <w:rFonts w:ascii="Times New Roman" w:hAnsi="Times New Roman" w:cs="Times New Roman"/>
          <w:i w:val="0"/>
          <w:color w:val="auto"/>
          <w:sz w:val="24"/>
          <w:szCs w:val="24"/>
        </w:rPr>
      </w:pPr>
      <w:bookmarkStart w:id="65"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5</w:t>
      </w:r>
      <w:r w:rsidRPr="00995B95">
        <w:rPr>
          <w:i w:val="0"/>
          <w:color w:val="auto"/>
          <w:sz w:val="24"/>
          <w:szCs w:val="24"/>
        </w:rPr>
        <w:fldChar w:fldCharType="end"/>
      </w:r>
      <w:bookmarkEnd w:id="65"/>
      <w:r w:rsidRPr="00995B95">
        <w:rPr>
          <w:i w:val="0"/>
          <w:color w:val="auto"/>
          <w:sz w:val="24"/>
          <w:szCs w:val="24"/>
        </w:rPr>
        <w:t xml:space="preserve">: </w:t>
      </w:r>
      <w:r w:rsidR="00167406">
        <w:rPr>
          <w:i w:val="0"/>
          <w:color w:val="auto"/>
          <w:sz w:val="24"/>
          <w:szCs w:val="24"/>
        </w:rPr>
        <w:t>Transient</w:t>
      </w:r>
      <w:r w:rsidR="00935AEE">
        <w:rPr>
          <w:i w:val="0"/>
          <w:color w:val="auto"/>
          <w:sz w:val="24"/>
          <w:szCs w:val="24"/>
        </w:rPr>
        <w:t xml:space="preserve">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w:t>
      </w:r>
      <w:proofErr w:type="spellStart"/>
      <w:r w:rsidR="00935AEE">
        <w:rPr>
          <w:i w:val="0"/>
          <w:color w:val="auto"/>
          <w:sz w:val="24"/>
          <w:szCs w:val="24"/>
        </w:rPr>
        <w:t>toothfish</w:t>
      </w:r>
      <w:proofErr w:type="spellEnd"/>
      <w:r w:rsidR="00FC3F7F">
        <w:rPr>
          <w:i w:val="0"/>
          <w:color w:val="auto"/>
          <w:sz w:val="24"/>
          <w:szCs w:val="24"/>
        </w:rPr>
        <w:t xml:space="preserve"> at tagging and recapture</w:t>
      </w:r>
      <w:r w:rsidR="00935AEE">
        <w:rPr>
          <w:i w:val="0"/>
          <w:color w:val="auto"/>
          <w:sz w:val="24"/>
          <w:szCs w:val="24"/>
        </w:rPr>
        <w:t xml:space="preserve"> using the model with </w:t>
      </w:r>
      <w:r w:rsidR="00167406">
        <w:rPr>
          <w:i w:val="0"/>
          <w:color w:val="auto"/>
          <w:sz w:val="24"/>
          <w:szCs w:val="24"/>
        </w:rPr>
        <w:t>transient variation in growth</w:t>
      </w:r>
      <w:r w:rsidR="00935AEE" w:rsidRPr="00B848D8">
        <w:rPr>
          <w:i w:val="0"/>
          <w:color w:val="000000" w:themeColor="text1"/>
          <w:sz w:val="24"/>
          <w:szCs w:val="24"/>
        </w:rPr>
        <w:t xml:space="preserve">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167406">
        <w:rPr>
          <w:i w:val="0"/>
          <w:color w:val="000000" w:themeColor="text1"/>
          <w:sz w:val="24"/>
          <w:szCs w:val="24"/>
        </w:rPr>
        <w:t xml:space="preserve"> only</w:t>
      </w:r>
      <w:r w:rsidR="00935AEE" w:rsidRPr="00B848D8">
        <w:rPr>
          <w:i w:val="0"/>
          <w:color w:val="000000" w:themeColor="text1"/>
          <w:sz w:val="24"/>
          <w:szCs w:val="24"/>
        </w:rPr>
        <w:t>)</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0BADFF62" w:rsidR="00CA6AE0" w:rsidRPr="00190689" w:rsidRDefault="00190689" w:rsidP="00190689">
      <w:pPr>
        <w:pStyle w:val="Caption"/>
        <w:rPr>
          <w:i w:val="0"/>
          <w:color w:val="auto"/>
          <w:sz w:val="24"/>
          <w:szCs w:val="24"/>
        </w:rPr>
      </w:pPr>
      <w:bookmarkStart w:id="66" w:name="_Ref410630945"/>
      <w:commentRangeStart w:id="67"/>
      <w:commentRangeStart w:id="68"/>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F1879">
        <w:rPr>
          <w:i w:val="0"/>
          <w:noProof/>
          <w:color w:val="auto"/>
          <w:sz w:val="24"/>
          <w:szCs w:val="24"/>
        </w:rPr>
        <w:t>6</w:t>
      </w:r>
      <w:r w:rsidRPr="00190689">
        <w:rPr>
          <w:i w:val="0"/>
          <w:color w:val="auto"/>
          <w:sz w:val="24"/>
          <w:szCs w:val="24"/>
        </w:rPr>
        <w:fldChar w:fldCharType="end"/>
      </w:r>
      <w:bookmarkEnd w:id="66"/>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w:t>
      </w:r>
      <w:r w:rsidR="00526AE6">
        <w:rPr>
          <w:rFonts w:ascii="Times New Roman" w:hAnsi="Times New Roman" w:cs="Times New Roman"/>
          <w:i w:val="0"/>
          <w:color w:val="000000" w:themeColor="text1"/>
          <w:sz w:val="24"/>
          <w:szCs w:val="24"/>
        </w:rPr>
        <w:t>median</w:t>
      </w:r>
      <w:r w:rsidR="002205D4">
        <w:rPr>
          <w:rFonts w:ascii="Times New Roman" w:hAnsi="Times New Roman" w:cs="Times New Roman"/>
          <w:i w:val="0"/>
          <w:color w:val="000000" w:themeColor="text1"/>
          <w:sz w:val="24"/>
          <w:szCs w:val="24"/>
        </w:rPr>
        <w:t xml:space="preserve"> </w:t>
      </w:r>
      <w:r w:rsidR="00526AE6">
        <w:rPr>
          <w:rFonts w:ascii="Times New Roman" w:hAnsi="Times New Roman" w:cs="Times New Roman"/>
          <w:i w:val="0"/>
          <w:color w:val="000000" w:themeColor="text1"/>
          <w:sz w:val="24"/>
          <w:szCs w:val="24"/>
        </w:rPr>
        <w:t>upkeep cost</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w:t>
      </w:r>
      <w:proofErr w:type="gramStart"/>
      <w:r w:rsidRPr="00EB4096">
        <w:rPr>
          <w:rFonts w:ascii="Times New Roman" w:eastAsia="SimSun" w:hAnsi="Times New Roman" w:cs="Times New Roman"/>
          <w:color w:val="000000" w:themeColor="text1"/>
          <w:sz w:val="24"/>
          <w:szCs w:val="24"/>
          <w:vertAlign w:val="subscript"/>
        </w:rPr>
        <w:t>,s</w:t>
      </w:r>
      <w:proofErr w:type="spellEnd"/>
      <w:proofErr w:type="gram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fits</w:t>
      </w:r>
      <w:r w:rsidR="00526AE6">
        <w:rPr>
          <w:i w:val="0"/>
          <w:color w:val="000000" w:themeColor="text1"/>
          <w:sz w:val="24"/>
          <w:szCs w:val="24"/>
        </w:rPr>
        <w:t xml:space="preserve"> that are positive definite Hessian</w:t>
      </w:r>
      <w:r w:rsidR="0036274A">
        <w:rPr>
          <w:i w:val="0"/>
          <w:color w:val="000000" w:themeColor="text1"/>
          <w:sz w:val="24"/>
          <w:szCs w:val="24"/>
        </w:rPr>
        <w:t xml:space="preserve"> (</w:t>
      </w:r>
      <w:proofErr w:type="spellStart"/>
      <w:r w:rsidR="0036274A">
        <w:rPr>
          <w:i w:val="0"/>
          <w:color w:val="000000" w:themeColor="text1"/>
          <w:sz w:val="24"/>
          <w:szCs w:val="24"/>
        </w:rPr>
        <w:t>pdH</w:t>
      </w:r>
      <w:proofErr w:type="spellEnd"/>
      <w:r w:rsidR="0036274A">
        <w:rPr>
          <w:i w:val="0"/>
          <w:color w:val="000000" w:themeColor="text1"/>
          <w:sz w:val="24"/>
          <w:szCs w:val="24"/>
        </w:rPr>
        <w:t>)</w:t>
      </w:r>
      <w:r w:rsidR="00E37AF2">
        <w:rPr>
          <w:i w:val="0"/>
          <w:color w:val="000000" w:themeColor="text1"/>
          <w:sz w:val="24"/>
          <w:szCs w:val="24"/>
        </w:rPr>
        <w:t xml:space="preserve"> are given in the top right of each panel.</w:t>
      </w:r>
      <w:commentRangeEnd w:id="67"/>
      <w:r w:rsidR="00437753">
        <w:rPr>
          <w:rStyle w:val="CommentReference"/>
          <w:i w:val="0"/>
          <w:iCs w:val="0"/>
          <w:color w:val="auto"/>
        </w:rPr>
        <w:commentReference w:id="67"/>
      </w:r>
      <w:commentRangeEnd w:id="68"/>
      <w:r w:rsidR="00E87996">
        <w:rPr>
          <w:rStyle w:val="CommentReference"/>
          <w:i w:val="0"/>
          <w:iCs w:val="0"/>
          <w:color w:val="auto"/>
        </w:rPr>
        <w:commentReference w:id="68"/>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22A13AEA" w14:textId="7AA2AD16" w:rsidR="001F3768" w:rsidRDefault="00720F73" w:rsidP="00720F73">
      <w:pPr>
        <w:pStyle w:val="Caption"/>
        <w:rPr>
          <w:i w:val="0"/>
          <w:color w:val="000000" w:themeColor="text1"/>
          <w:sz w:val="24"/>
          <w:szCs w:val="24"/>
        </w:rPr>
      </w:pPr>
      <w:bookmarkStart w:id="69"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F1879">
        <w:rPr>
          <w:i w:val="0"/>
          <w:noProof/>
          <w:color w:val="000000" w:themeColor="text1"/>
          <w:sz w:val="24"/>
          <w:szCs w:val="24"/>
        </w:rPr>
        <w:t>7</w:t>
      </w:r>
      <w:r w:rsidRPr="00D66CFF">
        <w:rPr>
          <w:i w:val="0"/>
          <w:color w:val="000000" w:themeColor="text1"/>
          <w:sz w:val="24"/>
          <w:szCs w:val="24"/>
        </w:rPr>
        <w:fldChar w:fldCharType="end"/>
      </w:r>
      <w:bookmarkEnd w:id="69"/>
      <w:r w:rsidRPr="00D66CFF">
        <w:rPr>
          <w:i w:val="0"/>
          <w:color w:val="000000" w:themeColor="text1"/>
          <w:sz w:val="24"/>
          <w:szCs w:val="24"/>
        </w:rPr>
        <w:t xml:space="preserve">: </w:t>
      </w:r>
      <w:r w:rsidR="001F3768" w:rsidRPr="00EB4096">
        <w:rPr>
          <w:i w:val="0"/>
          <w:color w:val="000000" w:themeColor="text1"/>
          <w:sz w:val="24"/>
          <w:szCs w:val="24"/>
        </w:rPr>
        <w:t>Estimated value</w:t>
      </w:r>
      <w:r w:rsidR="001F3768" w:rsidRPr="00EB4096">
        <w:rPr>
          <w:rFonts w:ascii="Times New Roman" w:hAnsi="Times New Roman" w:cs="Times New Roman"/>
          <w:i w:val="0"/>
          <w:color w:val="000000" w:themeColor="text1"/>
          <w:sz w:val="24"/>
          <w:szCs w:val="24"/>
        </w:rPr>
        <w:t xml:space="preserve"> of</w:t>
      </w:r>
      <w:r w:rsidR="001F3768">
        <w:rPr>
          <w:rFonts w:ascii="Times New Roman" w:hAnsi="Times New Roman" w:cs="Times New Roman"/>
          <w:i w:val="0"/>
          <w:color w:val="000000" w:themeColor="text1"/>
          <w:sz w:val="24"/>
          <w:szCs w:val="24"/>
        </w:rPr>
        <w:t xml:space="preserve"> the median asymptotic length</w:t>
      </w:r>
      <w:r w:rsidR="001F3768" w:rsidRPr="008A32D4">
        <w:rPr>
          <w:rFonts w:ascii="Times New Roman" w:hAnsi="Times New Roman" w:cs="Times New Roman"/>
          <w:i w:val="0"/>
          <w:color w:val="000000" w:themeColor="text1"/>
          <w:sz w:val="24"/>
          <w:szCs w:val="24"/>
        </w:rPr>
        <w:t xml:space="preserve"> </w:t>
      </w:r>
      <w:r w:rsidR="001F376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1F3768">
        <w:rPr>
          <w:rFonts w:ascii="Times New Roman" w:hAnsi="Times New Roman" w:cs="Times New Roman"/>
          <w:i w:val="0"/>
          <w:color w:val="000000" w:themeColor="text1"/>
          <w:sz w:val="24"/>
          <w:szCs w:val="24"/>
        </w:rPr>
        <w:t>, cm)</w:t>
      </w:r>
      <w:r w:rsidR="001F3768" w:rsidRPr="00EB4096">
        <w:rPr>
          <w:rFonts w:ascii="Times New Roman" w:hAnsi="Times New Roman" w:cs="Times New Roman"/>
          <w:i w:val="0"/>
          <w:color w:val="000000" w:themeColor="text1"/>
          <w:sz w:val="24"/>
          <w:szCs w:val="24"/>
        </w:rPr>
        <w:t xml:space="preserve"> in each of the simulation study experiments</w:t>
      </w:r>
      <w:r w:rsidR="001F3768">
        <w:rPr>
          <w:rFonts w:ascii="Times New Roman" w:hAnsi="Times New Roman" w:cs="Times New Roman"/>
          <w:i w:val="0"/>
          <w:color w:val="000000" w:themeColor="text1"/>
          <w:sz w:val="24"/>
          <w:szCs w:val="24"/>
        </w:rPr>
        <w:t xml:space="preserve"> (derived using Eqn. 6)</w:t>
      </w:r>
      <w:r w:rsidR="001F3768" w:rsidRPr="00EB4096">
        <w:rPr>
          <w:i w:val="0"/>
          <w:color w:val="000000" w:themeColor="text1"/>
          <w:sz w:val="24"/>
          <w:szCs w:val="24"/>
        </w:rPr>
        <w:t>.</w:t>
      </w:r>
      <w:r w:rsidR="001F3768">
        <w:rPr>
          <w:i w:val="0"/>
          <w:color w:val="000000" w:themeColor="text1"/>
          <w:sz w:val="24"/>
          <w:szCs w:val="24"/>
        </w:rPr>
        <w:t xml:space="preserve">  The vertical red lines show the true simulated values of the parameter, the number of fits that are positive definite Hessian (</w:t>
      </w:r>
      <w:proofErr w:type="spellStart"/>
      <w:r w:rsidR="001F3768">
        <w:rPr>
          <w:i w:val="0"/>
          <w:color w:val="000000" w:themeColor="text1"/>
          <w:sz w:val="24"/>
          <w:szCs w:val="24"/>
        </w:rPr>
        <w:t>pdH</w:t>
      </w:r>
      <w:proofErr w:type="spellEnd"/>
      <w:r w:rsidR="001F3768">
        <w:rPr>
          <w:i w:val="0"/>
          <w:color w:val="000000" w:themeColor="text1"/>
          <w:sz w:val="24"/>
          <w:szCs w:val="24"/>
        </w:rPr>
        <w:t>) are given in the top right of each panel.</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43B1F36F" w:rsidR="007034F9" w:rsidRPr="00A03423" w:rsidRDefault="001169CD" w:rsidP="001169CD">
      <w:pPr>
        <w:pStyle w:val="Caption"/>
        <w:rPr>
          <w:rFonts w:ascii="Times New Roman" w:hAnsi="Times New Roman" w:cs="Times New Roman"/>
          <w:i w:val="0"/>
          <w:color w:val="000000" w:themeColor="text1"/>
          <w:sz w:val="36"/>
          <w:szCs w:val="24"/>
        </w:rPr>
      </w:pPr>
      <w:bookmarkStart w:id="70"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F1879">
        <w:rPr>
          <w:i w:val="0"/>
          <w:noProof/>
          <w:color w:val="000000" w:themeColor="text1"/>
          <w:sz w:val="24"/>
        </w:rPr>
        <w:t>8</w:t>
      </w:r>
      <w:r w:rsidRPr="00A03423">
        <w:rPr>
          <w:i w:val="0"/>
          <w:color w:val="000000" w:themeColor="text1"/>
          <w:sz w:val="24"/>
        </w:rPr>
        <w:fldChar w:fldCharType="end"/>
      </w:r>
      <w:bookmarkEnd w:id="70"/>
      <w:r w:rsidRPr="00A03423">
        <w:rPr>
          <w:i w:val="0"/>
          <w:color w:val="000000" w:themeColor="text1"/>
          <w:sz w:val="24"/>
        </w:rPr>
        <w:t xml:space="preserve">: </w:t>
      </w:r>
      <w:r w:rsidR="0052452D" w:rsidRPr="00EB4096">
        <w:rPr>
          <w:i w:val="0"/>
          <w:color w:val="000000" w:themeColor="text1"/>
          <w:sz w:val="24"/>
          <w:szCs w:val="24"/>
        </w:rPr>
        <w:t>Estimated value</w:t>
      </w:r>
      <w:r w:rsidR="0052452D" w:rsidRPr="00EB4096">
        <w:rPr>
          <w:rFonts w:ascii="Times New Roman" w:hAnsi="Times New Roman" w:cs="Times New Roman"/>
          <w:i w:val="0"/>
          <w:color w:val="000000" w:themeColor="text1"/>
          <w:sz w:val="24"/>
          <w:szCs w:val="24"/>
        </w:rPr>
        <w:t xml:space="preserve"> of</w:t>
      </w:r>
      <w:r w:rsidR="0052452D">
        <w:rPr>
          <w:rFonts w:ascii="Times New Roman" w:hAnsi="Times New Roman" w:cs="Times New Roman"/>
          <w:i w:val="0"/>
          <w:color w:val="000000" w:themeColor="text1"/>
          <w:sz w:val="24"/>
          <w:szCs w:val="24"/>
        </w:rPr>
        <w:t xml:space="preserve"> the length at birth</w:t>
      </w:r>
      <w:r w:rsidR="0052452D" w:rsidRPr="008A32D4">
        <w:rPr>
          <w:rFonts w:ascii="Times New Roman" w:hAnsi="Times New Roman" w:cs="Times New Roman"/>
          <w:i w:val="0"/>
          <w:color w:val="000000" w:themeColor="text1"/>
          <w:sz w:val="24"/>
          <w:szCs w:val="24"/>
        </w:rPr>
        <w:t xml:space="preserve"> </w:t>
      </w:r>
      <w:r w:rsidR="0052452D">
        <w:rPr>
          <w:rFonts w:ascii="Times New Roman" w:hAnsi="Times New Roman" w:cs="Times New Roman"/>
          <w:i w:val="0"/>
          <w:color w:val="000000" w:themeColor="text1"/>
          <w:sz w:val="24"/>
          <w:szCs w:val="24"/>
        </w:rPr>
        <w:t>(</w:t>
      </w:r>
      <w:r w:rsidR="0052452D" w:rsidRPr="0052452D">
        <w:rPr>
          <w:rFonts w:ascii="Times New Roman" w:hAnsi="Times New Roman" w:cs="Times New Roman"/>
          <w:color w:val="000000" w:themeColor="text1"/>
          <w:sz w:val="24"/>
          <w:szCs w:val="24"/>
        </w:rPr>
        <w:t>L</w:t>
      </w:r>
      <w:r w:rsidR="0052452D" w:rsidRPr="0052452D">
        <w:rPr>
          <w:rFonts w:ascii="Times New Roman" w:hAnsi="Times New Roman" w:cs="Times New Roman"/>
          <w:color w:val="000000" w:themeColor="text1"/>
          <w:sz w:val="24"/>
          <w:szCs w:val="24"/>
          <w:vertAlign w:val="subscript"/>
        </w:rPr>
        <w:t>0</w:t>
      </w:r>
      <w:proofErr w:type="gramStart"/>
      <w:r w:rsidR="0052452D" w:rsidRPr="0052452D">
        <w:rPr>
          <w:rFonts w:ascii="Times New Roman" w:hAnsi="Times New Roman" w:cs="Times New Roman"/>
          <w:color w:val="000000" w:themeColor="text1"/>
          <w:sz w:val="24"/>
          <w:szCs w:val="24"/>
          <w:vertAlign w:val="subscript"/>
        </w:rPr>
        <w:t>,s</w:t>
      </w:r>
      <w:proofErr w:type="gramEnd"/>
      <w:r w:rsidR="0052452D">
        <w:rPr>
          <w:rFonts w:ascii="Times New Roman" w:hAnsi="Times New Roman" w:cs="Times New Roman"/>
          <w:i w:val="0"/>
          <w:color w:val="000000" w:themeColor="text1"/>
          <w:sz w:val="24"/>
          <w:szCs w:val="24"/>
        </w:rPr>
        <w:t>, cm)</w:t>
      </w:r>
      <w:r w:rsidR="0052452D" w:rsidRPr="00EB4096">
        <w:rPr>
          <w:rFonts w:ascii="Times New Roman" w:hAnsi="Times New Roman" w:cs="Times New Roman"/>
          <w:i w:val="0"/>
          <w:color w:val="000000" w:themeColor="text1"/>
          <w:sz w:val="24"/>
          <w:szCs w:val="24"/>
        </w:rPr>
        <w:t xml:space="preserve"> in each of the simulation study experiments</w:t>
      </w:r>
      <w:r w:rsidR="0052452D" w:rsidRPr="00EB4096">
        <w:rPr>
          <w:i w:val="0"/>
          <w:color w:val="000000" w:themeColor="text1"/>
          <w:sz w:val="24"/>
          <w:szCs w:val="24"/>
        </w:rPr>
        <w:t>.</w:t>
      </w:r>
      <w:r w:rsidR="0052452D">
        <w:rPr>
          <w:i w:val="0"/>
          <w:color w:val="000000" w:themeColor="text1"/>
          <w:sz w:val="24"/>
          <w:szCs w:val="24"/>
        </w:rPr>
        <w:t xml:space="preserve">  The vertical red lines show the true simulated values of the parameter, the number of fits that are positive definite Hessian (</w:t>
      </w:r>
      <w:proofErr w:type="spellStart"/>
      <w:r w:rsidR="0052452D">
        <w:rPr>
          <w:i w:val="0"/>
          <w:color w:val="000000" w:themeColor="text1"/>
          <w:sz w:val="24"/>
          <w:szCs w:val="24"/>
        </w:rPr>
        <w:t>pdH</w:t>
      </w:r>
      <w:proofErr w:type="spellEnd"/>
      <w:r w:rsidR="0052452D">
        <w:rPr>
          <w:i w:val="0"/>
          <w:color w:val="000000" w:themeColor="text1"/>
          <w:sz w:val="24"/>
          <w:szCs w:val="24"/>
        </w:rPr>
        <w:t>) are given in the top right of each panel.</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FEF2D62" w:rsidR="005C518B" w:rsidRPr="00EC4558" w:rsidRDefault="00EC4558" w:rsidP="00EC4558">
      <w:pPr>
        <w:pStyle w:val="Caption"/>
        <w:rPr>
          <w:rFonts w:ascii="Times New Roman" w:hAnsi="Times New Roman" w:cs="Times New Roman"/>
          <w:i w:val="0"/>
          <w:color w:val="000000" w:themeColor="text1"/>
          <w:sz w:val="24"/>
          <w:szCs w:val="24"/>
        </w:rPr>
      </w:pPr>
      <w:bookmarkStart w:id="71"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FF1879">
        <w:rPr>
          <w:i w:val="0"/>
          <w:noProof/>
          <w:color w:val="000000" w:themeColor="text1"/>
          <w:sz w:val="24"/>
          <w:szCs w:val="24"/>
        </w:rPr>
        <w:t>9</w:t>
      </w:r>
      <w:r w:rsidRPr="00EC4558">
        <w:rPr>
          <w:i w:val="0"/>
          <w:color w:val="000000" w:themeColor="text1"/>
          <w:sz w:val="24"/>
          <w:szCs w:val="24"/>
        </w:rPr>
        <w:fldChar w:fldCharType="end"/>
      </w:r>
      <w:bookmarkEnd w:id="71"/>
      <w:r w:rsidRPr="00EC4558">
        <w:rPr>
          <w:i w:val="0"/>
          <w:color w:val="000000" w:themeColor="text1"/>
          <w:sz w:val="24"/>
          <w:szCs w:val="24"/>
        </w:rPr>
        <w:t xml:space="preserve">: </w:t>
      </w:r>
      <w:r w:rsidR="005749B9" w:rsidRPr="00EB4096">
        <w:rPr>
          <w:i w:val="0"/>
          <w:color w:val="000000" w:themeColor="text1"/>
          <w:sz w:val="24"/>
          <w:szCs w:val="24"/>
        </w:rPr>
        <w:t>Estimated value</w:t>
      </w:r>
      <w:r w:rsidR="005749B9" w:rsidRPr="00EB4096">
        <w:rPr>
          <w:rFonts w:ascii="Times New Roman" w:hAnsi="Times New Roman" w:cs="Times New Roman"/>
          <w:i w:val="0"/>
          <w:color w:val="000000" w:themeColor="text1"/>
          <w:sz w:val="24"/>
          <w:szCs w:val="24"/>
        </w:rPr>
        <w:t xml:space="preserve"> of</w:t>
      </w:r>
      <w:r w:rsidR="005749B9">
        <w:rPr>
          <w:rFonts w:ascii="Times New Roman" w:hAnsi="Times New Roman" w:cs="Times New Roman"/>
          <w:i w:val="0"/>
          <w:color w:val="000000" w:themeColor="text1"/>
          <w:sz w:val="24"/>
          <w:szCs w:val="24"/>
        </w:rPr>
        <w:t xml:space="preserve"> the</w:t>
      </w:r>
      <w:r w:rsidR="00EE7F74">
        <w:rPr>
          <w:rFonts w:ascii="Times New Roman" w:hAnsi="Times New Roman" w:cs="Times New Roman"/>
          <w:i w:val="0"/>
          <w:color w:val="000000" w:themeColor="text1"/>
          <w:sz w:val="24"/>
          <w:szCs w:val="24"/>
        </w:rPr>
        <w:t xml:space="preserve"> magnitude of persistent variation among individuals</w:t>
      </w:r>
      <w:r w:rsidR="005749B9" w:rsidRPr="008A32D4">
        <w:rPr>
          <w:rFonts w:ascii="Times New Roman" w:hAnsi="Times New Roman" w:cs="Times New Roman"/>
          <w:i w:val="0"/>
          <w:color w:val="000000" w:themeColor="text1"/>
          <w:sz w:val="24"/>
          <w:szCs w:val="24"/>
        </w:rPr>
        <w:t xml:space="preserve"> </w:t>
      </w:r>
      <w:r w:rsidR="005749B9">
        <w:rPr>
          <w:rFonts w:ascii="Times New Roman" w:hAnsi="Times New Roman" w:cs="Times New Roman"/>
          <w:i w:val="0"/>
          <w:color w:val="000000" w:themeColor="text1"/>
          <w:sz w:val="24"/>
          <w:szCs w:val="24"/>
        </w:rPr>
        <w:t>(</w:t>
      </w:r>
      <w:proofErr w:type="spellStart"/>
      <w:r w:rsidR="005749B9" w:rsidRPr="00EC4558">
        <w:rPr>
          <w:rFonts w:ascii="Times New Roman" w:hAnsi="Times New Roman" w:cs="Times New Roman"/>
          <w:color w:val="000000" w:themeColor="text1"/>
          <w:sz w:val="24"/>
          <w:szCs w:val="24"/>
        </w:rPr>
        <w:t>σ</w:t>
      </w:r>
      <w:r w:rsidR="005749B9" w:rsidRPr="00EC4558">
        <w:rPr>
          <w:rFonts w:ascii="Times New Roman" w:hAnsi="Times New Roman" w:cs="Times New Roman"/>
          <w:color w:val="000000" w:themeColor="text1"/>
          <w:sz w:val="24"/>
          <w:szCs w:val="24"/>
          <w:vertAlign w:val="subscript"/>
        </w:rPr>
        <w:t>k</w:t>
      </w:r>
      <w:proofErr w:type="gramStart"/>
      <w:r w:rsidR="005749B9" w:rsidRPr="00EC4558">
        <w:rPr>
          <w:rFonts w:ascii="Times New Roman" w:hAnsi="Times New Roman" w:cs="Times New Roman"/>
          <w:color w:val="000000" w:themeColor="text1"/>
          <w:sz w:val="24"/>
          <w:szCs w:val="24"/>
          <w:vertAlign w:val="subscript"/>
        </w:rPr>
        <w:t>,s</w:t>
      </w:r>
      <w:proofErr w:type="spellEnd"/>
      <w:proofErr w:type="gramEnd"/>
      <w:r w:rsidR="005749B9">
        <w:rPr>
          <w:rFonts w:ascii="Times New Roman" w:hAnsi="Times New Roman" w:cs="Times New Roman"/>
          <w:i w:val="0"/>
          <w:color w:val="000000" w:themeColor="text1"/>
          <w:sz w:val="24"/>
          <w:szCs w:val="24"/>
        </w:rPr>
        <w:t>)</w:t>
      </w:r>
      <w:r w:rsidR="005749B9" w:rsidRPr="00EB4096">
        <w:rPr>
          <w:rFonts w:ascii="Times New Roman" w:hAnsi="Times New Roman" w:cs="Times New Roman"/>
          <w:i w:val="0"/>
          <w:color w:val="000000" w:themeColor="text1"/>
          <w:sz w:val="24"/>
          <w:szCs w:val="24"/>
        </w:rPr>
        <w:t xml:space="preserve"> in each of the simulation study experiments</w:t>
      </w:r>
      <w:r w:rsidR="005749B9" w:rsidRPr="00EB4096">
        <w:rPr>
          <w:i w:val="0"/>
          <w:color w:val="000000" w:themeColor="text1"/>
          <w:sz w:val="24"/>
          <w:szCs w:val="24"/>
        </w:rPr>
        <w:t>.</w:t>
      </w:r>
      <w:r w:rsidR="005749B9">
        <w:rPr>
          <w:i w:val="0"/>
          <w:color w:val="000000" w:themeColor="text1"/>
          <w:sz w:val="24"/>
          <w:szCs w:val="24"/>
        </w:rPr>
        <w:t xml:space="preserve">  The vertical red lines show the true simulated values of the parameter, the number of fits that are positive definite Hessian (</w:t>
      </w:r>
      <w:proofErr w:type="spellStart"/>
      <w:r w:rsidR="005749B9">
        <w:rPr>
          <w:i w:val="0"/>
          <w:color w:val="000000" w:themeColor="text1"/>
          <w:sz w:val="24"/>
          <w:szCs w:val="24"/>
        </w:rPr>
        <w:t>pdH</w:t>
      </w:r>
      <w:proofErr w:type="spellEnd"/>
      <w:r w:rsidR="005749B9">
        <w:rPr>
          <w:i w:val="0"/>
          <w:color w:val="000000" w:themeColor="text1"/>
          <w:sz w:val="24"/>
          <w:szCs w:val="24"/>
        </w:rPr>
        <w:t>) are given in the top right of each panel</w:t>
      </w:r>
      <w:r w:rsidRPr="00EC4558">
        <w:rPr>
          <w:i w:val="0"/>
          <w:color w:val="000000" w:themeColor="text1"/>
          <w:sz w:val="24"/>
          <w:szCs w:val="24"/>
        </w:rPr>
        <w:t>.</w:t>
      </w:r>
    </w:p>
    <w:p w14:paraId="055C8EAA" w14:textId="07345F74" w:rsidR="00017955" w:rsidRDefault="00017955">
      <w:pPr>
        <w:rPr>
          <w:rFonts w:ascii="Times New Roman" w:hAnsi="Times New Roman" w:cs="Times New Roman"/>
          <w:sz w:val="24"/>
          <w:szCs w:val="24"/>
        </w:rPr>
      </w:pPr>
      <w:r>
        <w:rPr>
          <w:rFonts w:ascii="Times New Roman" w:hAnsi="Times New Roman" w:cs="Times New Roman"/>
          <w:sz w:val="24"/>
          <w:szCs w:val="24"/>
        </w:rPr>
        <w:br w:type="page"/>
      </w: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504F432D" w14:textId="4BABD810" w:rsidR="00DB1F0E" w:rsidRDefault="00EC4558" w:rsidP="00B21932">
      <w:pPr>
        <w:pStyle w:val="Caption"/>
        <w:rPr>
          <w:i w:val="0"/>
          <w:color w:val="000000" w:themeColor="text1"/>
          <w:sz w:val="24"/>
          <w:szCs w:val="24"/>
        </w:rPr>
      </w:pPr>
      <w:bookmarkStart w:id="72"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FF1879">
        <w:rPr>
          <w:i w:val="0"/>
          <w:noProof/>
          <w:color w:val="000000" w:themeColor="text1"/>
          <w:sz w:val="24"/>
          <w:szCs w:val="24"/>
        </w:rPr>
        <w:t>10</w:t>
      </w:r>
      <w:r w:rsidRPr="00EC4558">
        <w:rPr>
          <w:i w:val="0"/>
          <w:color w:val="000000" w:themeColor="text1"/>
          <w:sz w:val="24"/>
          <w:szCs w:val="24"/>
        </w:rPr>
        <w:fldChar w:fldCharType="end"/>
      </w:r>
      <w:bookmarkEnd w:id="72"/>
      <w:r w:rsidRPr="00EC4558">
        <w:rPr>
          <w:i w:val="0"/>
          <w:color w:val="000000" w:themeColor="text1"/>
          <w:sz w:val="24"/>
          <w:szCs w:val="24"/>
        </w:rPr>
        <w:t xml:space="preserve">: </w:t>
      </w:r>
      <w:r w:rsidR="00B21932" w:rsidRPr="00EB4096">
        <w:rPr>
          <w:i w:val="0"/>
          <w:color w:val="000000" w:themeColor="text1"/>
          <w:sz w:val="24"/>
          <w:szCs w:val="24"/>
        </w:rPr>
        <w:t>Estimated value</w:t>
      </w:r>
      <w:r w:rsidR="00B21932" w:rsidRPr="00EB4096">
        <w:rPr>
          <w:rFonts w:ascii="Times New Roman" w:hAnsi="Times New Roman" w:cs="Times New Roman"/>
          <w:i w:val="0"/>
          <w:color w:val="000000" w:themeColor="text1"/>
          <w:sz w:val="24"/>
          <w:szCs w:val="24"/>
        </w:rPr>
        <w:t xml:space="preserve"> of</w:t>
      </w:r>
      <w:r w:rsidR="00B21932">
        <w:rPr>
          <w:rFonts w:ascii="Times New Roman" w:hAnsi="Times New Roman" w:cs="Times New Roman"/>
          <w:i w:val="0"/>
          <w:color w:val="000000" w:themeColor="text1"/>
          <w:sz w:val="24"/>
          <w:szCs w:val="24"/>
        </w:rPr>
        <w:t xml:space="preserve"> the</w:t>
      </w:r>
      <w:r w:rsidR="001E66B0">
        <w:rPr>
          <w:rFonts w:ascii="Times New Roman" w:hAnsi="Times New Roman" w:cs="Times New Roman"/>
          <w:i w:val="0"/>
          <w:color w:val="000000" w:themeColor="text1"/>
          <w:sz w:val="24"/>
          <w:szCs w:val="24"/>
        </w:rPr>
        <w:t xml:space="preserve"> magnitude of transient</w:t>
      </w:r>
      <w:r w:rsidR="00B21932">
        <w:rPr>
          <w:rFonts w:ascii="Times New Roman" w:hAnsi="Times New Roman" w:cs="Times New Roman"/>
          <w:i w:val="0"/>
          <w:color w:val="000000" w:themeColor="text1"/>
          <w:sz w:val="24"/>
          <w:szCs w:val="24"/>
        </w:rPr>
        <w:t xml:space="preserve"> variation among individuals</w:t>
      </w:r>
      <w:r w:rsidR="00B21932" w:rsidRPr="008A32D4">
        <w:rPr>
          <w:rFonts w:ascii="Times New Roman" w:hAnsi="Times New Roman" w:cs="Times New Roman"/>
          <w:i w:val="0"/>
          <w:color w:val="000000" w:themeColor="text1"/>
          <w:sz w:val="24"/>
          <w:szCs w:val="24"/>
        </w:rPr>
        <w:t xml:space="preserve"> </w:t>
      </w:r>
      <w:r w:rsidR="00B21932">
        <w:rPr>
          <w:rFonts w:ascii="Times New Roman" w:hAnsi="Times New Roman" w:cs="Times New Roman"/>
          <w:i w:val="0"/>
          <w:color w:val="000000" w:themeColor="text1"/>
          <w:sz w:val="24"/>
          <w:szCs w:val="24"/>
        </w:rPr>
        <w:t>(</w:t>
      </w:r>
      <w:proofErr w:type="spellStart"/>
      <w:r w:rsidR="00B21932" w:rsidRPr="00EC4558">
        <w:rPr>
          <w:rFonts w:ascii="Times New Roman" w:hAnsi="Times New Roman" w:cs="Times New Roman"/>
          <w:color w:val="000000" w:themeColor="text1"/>
          <w:sz w:val="24"/>
          <w:szCs w:val="24"/>
        </w:rPr>
        <w:t>σ</w:t>
      </w:r>
      <w:r w:rsidR="00142E17">
        <w:rPr>
          <w:rFonts w:ascii="Times New Roman" w:hAnsi="Times New Roman" w:cs="Times New Roman"/>
          <w:color w:val="000000" w:themeColor="text1"/>
          <w:sz w:val="24"/>
          <w:szCs w:val="24"/>
          <w:vertAlign w:val="subscript"/>
        </w:rPr>
        <w:t>z</w:t>
      </w:r>
      <w:proofErr w:type="spellEnd"/>
      <w:r w:rsidR="00B21932">
        <w:rPr>
          <w:rFonts w:ascii="Times New Roman" w:hAnsi="Times New Roman" w:cs="Times New Roman"/>
          <w:i w:val="0"/>
          <w:color w:val="000000" w:themeColor="text1"/>
          <w:sz w:val="24"/>
          <w:szCs w:val="24"/>
        </w:rPr>
        <w:t>)</w:t>
      </w:r>
      <w:r w:rsidR="00B21932" w:rsidRPr="00EB4096">
        <w:rPr>
          <w:rFonts w:ascii="Times New Roman" w:hAnsi="Times New Roman" w:cs="Times New Roman"/>
          <w:i w:val="0"/>
          <w:color w:val="000000" w:themeColor="text1"/>
          <w:sz w:val="24"/>
          <w:szCs w:val="24"/>
        </w:rPr>
        <w:t xml:space="preserve"> in each of the simulation study experiments</w:t>
      </w:r>
      <w:r w:rsidR="00B21932" w:rsidRPr="00EB4096">
        <w:rPr>
          <w:i w:val="0"/>
          <w:color w:val="000000" w:themeColor="text1"/>
          <w:sz w:val="24"/>
          <w:szCs w:val="24"/>
        </w:rPr>
        <w:t>.</w:t>
      </w:r>
      <w:r w:rsidR="00B21932">
        <w:rPr>
          <w:i w:val="0"/>
          <w:color w:val="000000" w:themeColor="text1"/>
          <w:sz w:val="24"/>
          <w:szCs w:val="24"/>
        </w:rPr>
        <w:t xml:space="preserve">  The vertical red lines show the true simulated values of the parameter, the number of fits that are positive definite Hessian (</w:t>
      </w:r>
      <w:proofErr w:type="spellStart"/>
      <w:r w:rsidR="00B21932">
        <w:rPr>
          <w:i w:val="0"/>
          <w:color w:val="000000" w:themeColor="text1"/>
          <w:sz w:val="24"/>
          <w:szCs w:val="24"/>
        </w:rPr>
        <w:t>pdH</w:t>
      </w:r>
      <w:proofErr w:type="spellEnd"/>
      <w:r w:rsidR="00B21932">
        <w:rPr>
          <w:i w:val="0"/>
          <w:color w:val="000000" w:themeColor="text1"/>
          <w:sz w:val="24"/>
          <w:szCs w:val="24"/>
        </w:rPr>
        <w:t>) are given in the top right of each panel</w:t>
      </w:r>
      <w:r w:rsidR="00B21932" w:rsidRPr="00EC4558">
        <w:rPr>
          <w:i w:val="0"/>
          <w:color w:val="000000" w:themeColor="text1"/>
          <w:sz w:val="24"/>
          <w:szCs w:val="24"/>
        </w:rPr>
        <w:t>.</w:t>
      </w:r>
    </w:p>
    <w:p w14:paraId="3F160C85" w14:textId="77777777" w:rsidR="00B21932" w:rsidRPr="00B21932" w:rsidRDefault="00B21932" w:rsidP="00B21932">
      <w:bookmarkStart w:id="73" w:name="_GoBack"/>
      <w:bookmarkEnd w:id="73"/>
    </w:p>
    <w:sectPr w:rsidR="00B21932" w:rsidRPr="00B21932"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Darcy Webber" w:date="2015-02-17T13:11:00Z" w:initials="DW">
    <w:p w14:paraId="30B6D5B1" w14:textId="35DF054E" w:rsidR="009D7BCB" w:rsidRDefault="009D7BCB">
      <w:pPr>
        <w:pStyle w:val="CommentText"/>
      </w:pPr>
      <w:r>
        <w:rPr>
          <w:rStyle w:val="CommentReference"/>
        </w:rPr>
        <w:annotationRef/>
      </w:r>
      <w:r>
        <w:t>You may want to read this bit Jim.</w:t>
      </w:r>
    </w:p>
  </w:comment>
  <w:comment w:id="15" w:author="JTT" w:date="2015-02-16T10:52:00Z" w:initials="JT">
    <w:p w14:paraId="31BCD37E" w14:textId="03964F6E" w:rsidR="009D7BCB" w:rsidRDefault="009D7BCB">
      <w:pPr>
        <w:pStyle w:val="CommentText"/>
      </w:pPr>
      <w:r>
        <w:rPr>
          <w:rStyle w:val="CommentReference"/>
        </w:rPr>
        <w:annotationRef/>
      </w:r>
      <w:r>
        <w:t xml:space="preserve">Not included in paper.  </w:t>
      </w:r>
    </w:p>
  </w:comment>
  <w:comment w:id="16" w:author="darcy" w:date="2015-02-17T20:12:00Z" w:initials="d">
    <w:p w14:paraId="3E268E85" w14:textId="1A2F1CFE" w:rsidR="00F67B46" w:rsidRDefault="00F67B46">
      <w:pPr>
        <w:pStyle w:val="CommentText"/>
      </w:pPr>
      <w:r>
        <w:rPr>
          <w:rStyle w:val="CommentReference"/>
        </w:rPr>
        <w:annotationRef/>
      </w:r>
      <w:r>
        <w:t>See table 4, not log is it?</w:t>
      </w:r>
    </w:p>
  </w:comment>
  <w:comment w:id="17" w:author="Darcy Webber" w:date="2015-02-16T10:52:00Z" w:initials="DW">
    <w:p w14:paraId="1CD9F6BE" w14:textId="323E0852" w:rsidR="009D7BCB" w:rsidRDefault="009D7BCB">
      <w:pPr>
        <w:pStyle w:val="CommentText"/>
      </w:pPr>
      <w:r>
        <w:rPr>
          <w:rStyle w:val="CommentReference"/>
        </w:rPr>
        <w:annotationRef/>
      </w:r>
      <w:r>
        <w:t xml:space="preserve">CV of a </w:t>
      </w:r>
      <w:proofErr w:type="gramStart"/>
      <w:r>
        <w:t>lognormal  =</w:t>
      </w:r>
      <w:proofErr w:type="gramEnd"/>
      <w:r>
        <w:t xml:space="preserve"> </w:t>
      </w:r>
    </w:p>
    <w:p w14:paraId="494F8673" w14:textId="2D66F52C" w:rsidR="009D7BCB" w:rsidRDefault="009D7BCB">
      <w:pPr>
        <w:pStyle w:val="CommentText"/>
      </w:pPr>
      <w:proofErr w:type="spellStart"/>
      <w:proofErr w:type="gramStart"/>
      <w:r>
        <w:t>sqrt</w:t>
      </w:r>
      <w:proofErr w:type="spellEnd"/>
      <w:r>
        <w:t>(</w:t>
      </w:r>
      <w:proofErr w:type="gramEnd"/>
      <w:r>
        <w:t xml:space="preserve"> </w:t>
      </w:r>
      <w:proofErr w:type="spellStart"/>
      <w:r>
        <w:t>exp</w:t>
      </w:r>
      <w:proofErr w:type="spellEnd"/>
      <w:r>
        <w:t>(logSD</w:t>
      </w:r>
      <w:r w:rsidRPr="00086280">
        <w:t>^2)-1 )</w:t>
      </w:r>
      <w:r>
        <w:t xml:space="preserve"> = 0.700 = 70% given </w:t>
      </w:r>
      <w:proofErr w:type="spellStart"/>
      <w:r>
        <w:t>logSD</w:t>
      </w:r>
      <w:proofErr w:type="spellEnd"/>
      <w:r>
        <w:t xml:space="preserve"> = 0.632</w:t>
      </w:r>
    </w:p>
    <w:p w14:paraId="201C6066" w14:textId="77777777" w:rsidR="009D7BCB" w:rsidRDefault="009D7BCB">
      <w:pPr>
        <w:pStyle w:val="CommentText"/>
      </w:pPr>
    </w:p>
  </w:comment>
  <w:comment w:id="18" w:author="JTT" w:date="2015-02-16T10:52:00Z" w:initials="JT">
    <w:p w14:paraId="7A3911E4" w14:textId="3D25B776" w:rsidR="009D7BCB" w:rsidRDefault="009D7BCB">
      <w:pPr>
        <w:pStyle w:val="CommentText"/>
      </w:pPr>
      <w:r>
        <w:rPr>
          <w:rStyle w:val="CommentReference"/>
        </w:rPr>
        <w:annotationRef/>
      </w:r>
      <w:r>
        <w:t>Please tell me if I’m wrong here, but I believe this is defined on the timescale of delta-S</w:t>
      </w:r>
    </w:p>
  </w:comment>
  <w:comment w:id="19" w:author="darcy" w:date="2015-02-17T20:11:00Z" w:initials="d">
    <w:p w14:paraId="2D249826" w14:textId="19B7F8A7" w:rsidR="00F67B46" w:rsidRDefault="00F67B46">
      <w:pPr>
        <w:pStyle w:val="CommentText"/>
      </w:pPr>
      <w:r>
        <w:rPr>
          <w:rStyle w:val="CommentReference"/>
        </w:rPr>
        <w:annotationRef/>
      </w:r>
      <w:r>
        <w:t>I took this from Table 4, everything is converted to years rather than being presented in weeks</w:t>
      </w:r>
    </w:p>
  </w:comment>
  <w:comment w:id="25" w:author="JTT" w:date="2015-02-16T10:52:00Z" w:initials="JT">
    <w:p w14:paraId="1A1F2963" w14:textId="31E910C9" w:rsidR="009D7BCB" w:rsidRDefault="009D7BCB">
      <w:pPr>
        <w:pStyle w:val="CommentText"/>
      </w:pPr>
      <w:r>
        <w:rPr>
          <w:rStyle w:val="CommentReference"/>
        </w:rPr>
        <w:annotationRef/>
      </w:r>
      <w:r>
        <w:t xml:space="preserve">I don’t think these links are working.  </w:t>
      </w:r>
      <w:proofErr w:type="gramStart"/>
      <w:r>
        <w:t>anyway</w:t>
      </w:r>
      <w:proofErr w:type="gramEnd"/>
      <w:r>
        <w:t xml:space="preserve">, its Fig. 4 </w:t>
      </w:r>
    </w:p>
  </w:comment>
  <w:comment w:id="26" w:author="Darcy Webber" w:date="2015-02-17T13:18:00Z" w:initials="DW">
    <w:p w14:paraId="6782037D" w14:textId="5DD822B4" w:rsidR="009D7BCB" w:rsidRDefault="009D7BCB">
      <w:pPr>
        <w:pStyle w:val="CommentText"/>
      </w:pPr>
      <w:r>
        <w:rPr>
          <w:rStyle w:val="CommentReference"/>
        </w:rPr>
        <w:annotationRef/>
      </w:r>
      <w:r>
        <w:t>I was talking about figure 5 here, we need a sentence on fig. 5, I put it in below. Or do you want to delete this fig?</w:t>
      </w:r>
    </w:p>
  </w:comment>
  <w:comment w:id="38" w:author="JTT" w:date="2015-02-16T10:52:00Z" w:initials="JT">
    <w:p w14:paraId="3E813A78" w14:textId="4E6976ED" w:rsidR="009D7BCB" w:rsidRDefault="009D7BCB">
      <w:pPr>
        <w:pStyle w:val="CommentText"/>
      </w:pPr>
      <w:r>
        <w:rPr>
          <w:rStyle w:val="CommentReference"/>
        </w:rPr>
        <w:annotationRef/>
      </w:r>
      <w:r>
        <w:t>Please renumber figures in order of references in text.  So these should be fig. 5 and 6.</w:t>
      </w:r>
    </w:p>
  </w:comment>
  <w:comment w:id="39" w:author="Darcy Webber" w:date="2015-02-17T15:00:00Z" w:initials="DW">
    <w:p w14:paraId="0648433F" w14:textId="154159AC" w:rsidR="009D7BCB" w:rsidRDefault="009D7BCB">
      <w:pPr>
        <w:pStyle w:val="CommentText"/>
      </w:pPr>
      <w:r>
        <w:rPr>
          <w:rStyle w:val="CommentReference"/>
        </w:rPr>
        <w:annotationRef/>
      </w:r>
      <w:r>
        <w:t>Should it?</w:t>
      </w:r>
    </w:p>
  </w:comment>
  <w:comment w:id="40" w:author="darcy" w:date="2015-02-16T10:52:00Z" w:initials="d">
    <w:p w14:paraId="6D30B8EB" w14:textId="5292E921" w:rsidR="009D7BCB" w:rsidRDefault="009D7BCB">
      <w:pPr>
        <w:pStyle w:val="CommentText"/>
      </w:pPr>
      <w:r>
        <w:rPr>
          <w:rStyle w:val="CommentReference"/>
        </w:rPr>
        <w:annotationRef/>
      </w:r>
      <w:r>
        <w:t>For which scenario?</w:t>
      </w:r>
    </w:p>
  </w:comment>
  <w:comment w:id="41" w:author="darcy" w:date="2015-02-16T10:52:00Z" w:initials="d">
    <w:p w14:paraId="1DF5F9A7" w14:textId="09CAF4DE" w:rsidR="009D7BCB" w:rsidRDefault="009D7BCB">
      <w:pPr>
        <w:pStyle w:val="CommentText"/>
      </w:pPr>
      <w:r>
        <w:rPr>
          <w:rStyle w:val="CommentReference"/>
        </w:rPr>
        <w:annotationRef/>
      </w:r>
      <w:r>
        <w:t>Which scenario?</w:t>
      </w:r>
    </w:p>
  </w:comment>
  <w:comment w:id="42" w:author="JTT" w:date="2015-02-16T10:52:00Z" w:initials="JT">
    <w:p w14:paraId="5ED5809D" w14:textId="483E285A" w:rsidR="009D7BCB" w:rsidRDefault="009D7BCB">
      <w:pPr>
        <w:pStyle w:val="CommentText"/>
      </w:pPr>
      <w:r>
        <w:rPr>
          <w:rStyle w:val="CommentReference"/>
        </w:rPr>
        <w:annotationRef/>
      </w:r>
      <w:r>
        <w:t xml:space="preserve">If you are </w:t>
      </w:r>
      <w:proofErr w:type="spellStart"/>
      <w:r>
        <w:t>jonesing</w:t>
      </w:r>
      <w:proofErr w:type="spellEnd"/>
      <w:r>
        <w:t xml:space="preserve"> for some extra work, you could decide on a cut-off for defining precision (i.e., CV among simulation replicates &gt;0.25 is “imprecise”, 0.1&lt;CV&lt;0.25 relatively precise, </w:t>
      </w:r>
      <w:proofErr w:type="spellStart"/>
      <w:r>
        <w:t>etc</w:t>
      </w:r>
      <w:proofErr w:type="spellEnd"/>
      <w:r>
        <w:t xml:space="preserve">, and standardize our terminology.  </w:t>
      </w:r>
      <w:proofErr w:type="gramStart"/>
      <w:r>
        <w:t>not</w:t>
      </w:r>
      <w:proofErr w:type="gramEnd"/>
      <w:r>
        <w:t xml:space="preserve"> a big deal if uninterested.</w:t>
      </w:r>
    </w:p>
  </w:comment>
  <w:comment w:id="43" w:author="darcy" w:date="2015-02-17T20:13:00Z" w:initials="d">
    <w:p w14:paraId="6601B89D" w14:textId="3FD23B5F" w:rsidR="00F67B46" w:rsidRDefault="00F67B46">
      <w:pPr>
        <w:pStyle w:val="CommentText"/>
      </w:pPr>
      <w:r>
        <w:rPr>
          <w:rStyle w:val="CommentReference"/>
        </w:rPr>
        <w:annotationRef/>
      </w:r>
      <w:r>
        <w:t>No time</w:t>
      </w:r>
    </w:p>
  </w:comment>
  <w:comment w:id="48" w:author="Darcy Webber" w:date="2015-02-17T13:23:00Z" w:initials="DW">
    <w:p w14:paraId="08DD4A5D" w14:textId="0153724E" w:rsidR="009D7BCB" w:rsidRDefault="009D7BCB">
      <w:pPr>
        <w:pStyle w:val="CommentText"/>
      </w:pPr>
      <w:r>
        <w:rPr>
          <w:rStyle w:val="CommentReference"/>
        </w:rPr>
        <w:annotationRef/>
      </w:r>
      <w:r>
        <w:t>Where’s this from?</w:t>
      </w:r>
    </w:p>
  </w:comment>
  <w:comment w:id="52" w:author="darcy" w:date="2015-02-16T10:52:00Z" w:initials="d">
    <w:p w14:paraId="64062209" w14:textId="11A3E023" w:rsidR="009D7BCB" w:rsidRDefault="009D7BCB">
      <w:pPr>
        <w:pStyle w:val="CommentText"/>
      </w:pPr>
      <w:r>
        <w:rPr>
          <w:rStyle w:val="CommentReference"/>
        </w:rPr>
        <w:annotationRef/>
      </w:r>
      <w:r>
        <w:t>What are the units for these highlighted cells? Could you just double check these for me please Jim?</w:t>
      </w:r>
    </w:p>
  </w:comment>
  <w:comment w:id="61" w:author="darcy" w:date="2015-02-17T20:15:00Z" w:initials="d">
    <w:p w14:paraId="4664C0A7" w14:textId="3C9845C1" w:rsidR="00E87996" w:rsidRDefault="00E87996">
      <w:pPr>
        <w:pStyle w:val="CommentText"/>
      </w:pPr>
      <w:r>
        <w:rPr>
          <w:rStyle w:val="CommentReference"/>
        </w:rPr>
        <w:annotationRef/>
      </w:r>
      <w:r>
        <w:t>Added this</w:t>
      </w:r>
    </w:p>
  </w:comment>
  <w:comment w:id="64" w:author="Darcy Webber" w:date="2015-02-17T15:03:00Z" w:initials="DW">
    <w:p w14:paraId="58ED6FEC" w14:textId="1DBFF746" w:rsidR="009D7BCB" w:rsidRDefault="009D7BCB">
      <w:pPr>
        <w:pStyle w:val="CommentText"/>
      </w:pPr>
      <w:r>
        <w:rPr>
          <w:rStyle w:val="CommentReference"/>
        </w:rPr>
        <w:annotationRef/>
      </w:r>
      <w:r>
        <w:t>Should I collapse this fig by sex? (</w:t>
      </w:r>
      <w:proofErr w:type="gramStart"/>
      <w:r>
        <w:t>as</w:t>
      </w:r>
      <w:proofErr w:type="gramEnd"/>
      <w:r>
        <w:t xml:space="preserve"> we don’t model transient variation by sex). What should the y axis labels say? Res_z1 </w:t>
      </w:r>
      <w:proofErr w:type="spellStart"/>
      <w:r>
        <w:t>etc</w:t>
      </w:r>
      <w:proofErr w:type="spellEnd"/>
      <w:r>
        <w:t xml:space="preserve"> is not very good.</w:t>
      </w:r>
    </w:p>
  </w:comment>
  <w:comment w:id="67" w:author="JTT" w:date="2015-02-16T10:52:00Z" w:initials="JT">
    <w:p w14:paraId="2AE68623" w14:textId="2D0E41B4" w:rsidR="009D7BCB" w:rsidRDefault="009D7BCB">
      <w:pPr>
        <w:pStyle w:val="CommentText"/>
      </w:pPr>
      <w:r>
        <w:rPr>
          <w:rStyle w:val="CommentReference"/>
        </w:rPr>
        <w:annotationRef/>
      </w:r>
      <w:r>
        <w:t>These will need captions on the outer left-hand side (“Sample size”) and outer top-side (“Estimation model”)</w:t>
      </w:r>
    </w:p>
  </w:comment>
  <w:comment w:id="68" w:author="darcy" w:date="2015-02-17T20:16:00Z" w:initials="d">
    <w:p w14:paraId="6EDD6886" w14:textId="3AA574B7" w:rsidR="00E87996" w:rsidRDefault="00E87996">
      <w:pPr>
        <w:pStyle w:val="CommentText"/>
      </w:pPr>
      <w:r>
        <w:rPr>
          <w:rStyle w:val="CommentReference"/>
        </w:rPr>
        <w:annotationRef/>
      </w:r>
      <w:r>
        <w:t xml:space="preserve">Will do </w:t>
      </w:r>
      <w:proofErr w:type="spellStart"/>
      <w:r>
        <w:t>tomo</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B6D5B1" w15:done="0"/>
  <w15:commentEx w15:paraId="31BCD37E" w15:done="0"/>
  <w15:commentEx w15:paraId="3E268E85" w15:done="0"/>
  <w15:commentEx w15:paraId="201C6066" w15:done="0"/>
  <w15:commentEx w15:paraId="7A3911E4" w15:done="0"/>
  <w15:commentEx w15:paraId="2D249826" w15:paraIdParent="7A3911E4" w15:done="0"/>
  <w15:commentEx w15:paraId="1A1F2963" w15:done="0"/>
  <w15:commentEx w15:paraId="6782037D" w15:paraIdParent="1A1F2963" w15:done="0"/>
  <w15:commentEx w15:paraId="3E813A78" w15:done="0"/>
  <w15:commentEx w15:paraId="0648433F" w15:paraIdParent="3E813A78" w15:done="0"/>
  <w15:commentEx w15:paraId="6D30B8EB" w15:done="0"/>
  <w15:commentEx w15:paraId="1DF5F9A7" w15:done="0"/>
  <w15:commentEx w15:paraId="5ED5809D" w15:done="0"/>
  <w15:commentEx w15:paraId="6601B89D" w15:paraIdParent="5ED5809D" w15:done="0"/>
  <w15:commentEx w15:paraId="08DD4A5D" w15:done="0"/>
  <w15:commentEx w15:paraId="64062209" w15:done="0"/>
  <w15:commentEx w15:paraId="4664C0A7" w15:done="0"/>
  <w15:commentEx w15:paraId="58ED6FEC" w15:done="0"/>
  <w15:commentEx w15:paraId="2AE68623" w15:done="0"/>
  <w15:commentEx w15:paraId="6EDD6886" w15:paraIdParent="2AE686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2EABB" w14:textId="77777777" w:rsidR="002A2AD5" w:rsidRDefault="002A2AD5" w:rsidP="00D21621">
      <w:pPr>
        <w:spacing w:after="0" w:line="240" w:lineRule="auto"/>
      </w:pPr>
      <w:r>
        <w:separator/>
      </w:r>
    </w:p>
  </w:endnote>
  <w:endnote w:type="continuationSeparator" w:id="0">
    <w:p w14:paraId="04792A0D" w14:textId="77777777" w:rsidR="002A2AD5" w:rsidRDefault="002A2AD5"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679437"/>
      <w:docPartObj>
        <w:docPartGallery w:val="Page Numbers (Bottom of Page)"/>
        <w:docPartUnique/>
      </w:docPartObj>
    </w:sdtPr>
    <w:sdtEndPr/>
    <w:sdtContent>
      <w:p w14:paraId="4A4BC7A2" w14:textId="77777777" w:rsidR="009D7BCB" w:rsidRDefault="009D7BCB">
        <w:pPr>
          <w:pStyle w:val="Footer"/>
          <w:jc w:val="center"/>
        </w:pPr>
        <w:r>
          <w:fldChar w:fldCharType="begin"/>
        </w:r>
        <w:r>
          <w:instrText xml:space="preserve"> PAGE   \* MERGEFORMAT </w:instrText>
        </w:r>
        <w:r>
          <w:fldChar w:fldCharType="separate"/>
        </w:r>
        <w:r w:rsidR="00E87996">
          <w:rPr>
            <w:noProof/>
          </w:rPr>
          <w:t>35</w:t>
        </w:r>
        <w:r>
          <w:rPr>
            <w:noProof/>
          </w:rPr>
          <w:fldChar w:fldCharType="end"/>
        </w:r>
      </w:p>
    </w:sdtContent>
  </w:sdt>
  <w:p w14:paraId="5836647F" w14:textId="77777777" w:rsidR="009D7BCB" w:rsidRDefault="009D7B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0ECAA" w14:textId="77777777" w:rsidR="002A2AD5" w:rsidRDefault="002A2AD5" w:rsidP="00D21621">
      <w:pPr>
        <w:spacing w:after="0" w:line="240" w:lineRule="auto"/>
      </w:pPr>
      <w:r>
        <w:separator/>
      </w:r>
    </w:p>
  </w:footnote>
  <w:footnote w:type="continuationSeparator" w:id="0">
    <w:p w14:paraId="5D9BA237" w14:textId="77777777" w:rsidR="002A2AD5" w:rsidRDefault="002A2AD5"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37FDA"/>
    <w:multiLevelType w:val="hybridMultilevel"/>
    <w:tmpl w:val="E6B08D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2A25410"/>
    <w:multiLevelType w:val="hybridMultilevel"/>
    <w:tmpl w:val="592A0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7DB30202"/>
    <w:multiLevelType w:val="hybridMultilevel"/>
    <w:tmpl w:val="5D0E63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9"/>
  </w:num>
  <w:num w:numId="5">
    <w:abstractNumId w:val="8"/>
  </w:num>
  <w:num w:numId="6">
    <w:abstractNumId w:val="7"/>
  </w:num>
  <w:num w:numId="7">
    <w:abstractNumId w:val="5"/>
  </w:num>
  <w:num w:numId="8">
    <w:abstractNumId w:val="3"/>
  </w:num>
  <w:num w:numId="9">
    <w:abstractNumId w:val="10"/>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4650"/>
    <w:rsid w:val="0000537E"/>
    <w:rsid w:val="00005BFC"/>
    <w:rsid w:val="00007EFD"/>
    <w:rsid w:val="00011AF6"/>
    <w:rsid w:val="000162BC"/>
    <w:rsid w:val="00017955"/>
    <w:rsid w:val="0002251C"/>
    <w:rsid w:val="00022847"/>
    <w:rsid w:val="00023DDB"/>
    <w:rsid w:val="000248F4"/>
    <w:rsid w:val="00024E4F"/>
    <w:rsid w:val="00027299"/>
    <w:rsid w:val="00031891"/>
    <w:rsid w:val="0003571C"/>
    <w:rsid w:val="00036315"/>
    <w:rsid w:val="0004100A"/>
    <w:rsid w:val="00041488"/>
    <w:rsid w:val="00044487"/>
    <w:rsid w:val="000454E4"/>
    <w:rsid w:val="0004710D"/>
    <w:rsid w:val="00050DB0"/>
    <w:rsid w:val="00051867"/>
    <w:rsid w:val="00051BF5"/>
    <w:rsid w:val="00052E35"/>
    <w:rsid w:val="000575B1"/>
    <w:rsid w:val="000621C9"/>
    <w:rsid w:val="0006538D"/>
    <w:rsid w:val="000654FE"/>
    <w:rsid w:val="00066536"/>
    <w:rsid w:val="00067354"/>
    <w:rsid w:val="00070308"/>
    <w:rsid w:val="00071680"/>
    <w:rsid w:val="000733CF"/>
    <w:rsid w:val="000746E4"/>
    <w:rsid w:val="00074E82"/>
    <w:rsid w:val="00075C75"/>
    <w:rsid w:val="000806BE"/>
    <w:rsid w:val="00080C29"/>
    <w:rsid w:val="00082B77"/>
    <w:rsid w:val="000855AF"/>
    <w:rsid w:val="00086280"/>
    <w:rsid w:val="000862E4"/>
    <w:rsid w:val="0009167D"/>
    <w:rsid w:val="00091C30"/>
    <w:rsid w:val="00093192"/>
    <w:rsid w:val="00093981"/>
    <w:rsid w:val="00094B30"/>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2205"/>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0508"/>
    <w:rsid w:val="00101F69"/>
    <w:rsid w:val="0010212C"/>
    <w:rsid w:val="00102DCB"/>
    <w:rsid w:val="00103DE1"/>
    <w:rsid w:val="00103F5A"/>
    <w:rsid w:val="0010514B"/>
    <w:rsid w:val="0010657A"/>
    <w:rsid w:val="00107FA5"/>
    <w:rsid w:val="00110AFC"/>
    <w:rsid w:val="001118E8"/>
    <w:rsid w:val="00111960"/>
    <w:rsid w:val="00111BF5"/>
    <w:rsid w:val="00116874"/>
    <w:rsid w:val="001169CD"/>
    <w:rsid w:val="00122FC8"/>
    <w:rsid w:val="00127A2A"/>
    <w:rsid w:val="00130716"/>
    <w:rsid w:val="00133C54"/>
    <w:rsid w:val="001342EF"/>
    <w:rsid w:val="001400CD"/>
    <w:rsid w:val="00141584"/>
    <w:rsid w:val="00142E17"/>
    <w:rsid w:val="00147A67"/>
    <w:rsid w:val="00147DC4"/>
    <w:rsid w:val="00151660"/>
    <w:rsid w:val="00152E1A"/>
    <w:rsid w:val="00154457"/>
    <w:rsid w:val="00157581"/>
    <w:rsid w:val="00160678"/>
    <w:rsid w:val="00160BE9"/>
    <w:rsid w:val="00161E13"/>
    <w:rsid w:val="00166624"/>
    <w:rsid w:val="00167406"/>
    <w:rsid w:val="00170478"/>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3F2B"/>
    <w:rsid w:val="001B42E3"/>
    <w:rsid w:val="001B594F"/>
    <w:rsid w:val="001B751D"/>
    <w:rsid w:val="001C1FF3"/>
    <w:rsid w:val="001C30F9"/>
    <w:rsid w:val="001C3BA8"/>
    <w:rsid w:val="001C3FC3"/>
    <w:rsid w:val="001C4ABE"/>
    <w:rsid w:val="001C6389"/>
    <w:rsid w:val="001C6BAD"/>
    <w:rsid w:val="001C739A"/>
    <w:rsid w:val="001D0CE3"/>
    <w:rsid w:val="001D1331"/>
    <w:rsid w:val="001D4B5F"/>
    <w:rsid w:val="001D5B61"/>
    <w:rsid w:val="001D5C5A"/>
    <w:rsid w:val="001E3908"/>
    <w:rsid w:val="001E557E"/>
    <w:rsid w:val="001E61E7"/>
    <w:rsid w:val="001E66B0"/>
    <w:rsid w:val="001E733D"/>
    <w:rsid w:val="001E7A80"/>
    <w:rsid w:val="001F0484"/>
    <w:rsid w:val="001F2C5D"/>
    <w:rsid w:val="001F3564"/>
    <w:rsid w:val="001F3768"/>
    <w:rsid w:val="001F4C72"/>
    <w:rsid w:val="001F5B03"/>
    <w:rsid w:val="001F7B3F"/>
    <w:rsid w:val="00200293"/>
    <w:rsid w:val="00201D26"/>
    <w:rsid w:val="002031BF"/>
    <w:rsid w:val="00203607"/>
    <w:rsid w:val="00207CF0"/>
    <w:rsid w:val="002108D2"/>
    <w:rsid w:val="00211D58"/>
    <w:rsid w:val="00214DCF"/>
    <w:rsid w:val="00215572"/>
    <w:rsid w:val="00217144"/>
    <w:rsid w:val="00217612"/>
    <w:rsid w:val="002205D4"/>
    <w:rsid w:val="00222EE1"/>
    <w:rsid w:val="0022403C"/>
    <w:rsid w:val="002243BC"/>
    <w:rsid w:val="00225805"/>
    <w:rsid w:val="00227596"/>
    <w:rsid w:val="00230447"/>
    <w:rsid w:val="002310D4"/>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52E62"/>
    <w:rsid w:val="002547FF"/>
    <w:rsid w:val="002632EC"/>
    <w:rsid w:val="002640BE"/>
    <w:rsid w:val="002648DA"/>
    <w:rsid w:val="00266774"/>
    <w:rsid w:val="00267F8A"/>
    <w:rsid w:val="00271160"/>
    <w:rsid w:val="00274E32"/>
    <w:rsid w:val="00276006"/>
    <w:rsid w:val="0027649E"/>
    <w:rsid w:val="002804A5"/>
    <w:rsid w:val="00281D5B"/>
    <w:rsid w:val="00281EFE"/>
    <w:rsid w:val="002820F4"/>
    <w:rsid w:val="00284FCE"/>
    <w:rsid w:val="00285C62"/>
    <w:rsid w:val="0029591B"/>
    <w:rsid w:val="00296287"/>
    <w:rsid w:val="00297EDF"/>
    <w:rsid w:val="002A0128"/>
    <w:rsid w:val="002A2AD5"/>
    <w:rsid w:val="002A3F7F"/>
    <w:rsid w:val="002A5980"/>
    <w:rsid w:val="002A6000"/>
    <w:rsid w:val="002B0838"/>
    <w:rsid w:val="002B1568"/>
    <w:rsid w:val="002B16C1"/>
    <w:rsid w:val="002B4908"/>
    <w:rsid w:val="002B6CD6"/>
    <w:rsid w:val="002C220A"/>
    <w:rsid w:val="002C5016"/>
    <w:rsid w:val="002C582E"/>
    <w:rsid w:val="002C6717"/>
    <w:rsid w:val="002C694D"/>
    <w:rsid w:val="002D137D"/>
    <w:rsid w:val="002E0656"/>
    <w:rsid w:val="002E4768"/>
    <w:rsid w:val="002E7AC8"/>
    <w:rsid w:val="002F1BE7"/>
    <w:rsid w:val="002F3191"/>
    <w:rsid w:val="002F4139"/>
    <w:rsid w:val="002F5DBF"/>
    <w:rsid w:val="002F5E19"/>
    <w:rsid w:val="002F7FA1"/>
    <w:rsid w:val="00301EB5"/>
    <w:rsid w:val="00302FC2"/>
    <w:rsid w:val="00306537"/>
    <w:rsid w:val="00307F62"/>
    <w:rsid w:val="00311339"/>
    <w:rsid w:val="00311958"/>
    <w:rsid w:val="00311ECD"/>
    <w:rsid w:val="00321705"/>
    <w:rsid w:val="00322CBE"/>
    <w:rsid w:val="00323266"/>
    <w:rsid w:val="0032434D"/>
    <w:rsid w:val="00325D5D"/>
    <w:rsid w:val="00326FDA"/>
    <w:rsid w:val="003335B0"/>
    <w:rsid w:val="00333B71"/>
    <w:rsid w:val="003372B6"/>
    <w:rsid w:val="0033736C"/>
    <w:rsid w:val="00341937"/>
    <w:rsid w:val="0034763E"/>
    <w:rsid w:val="00347984"/>
    <w:rsid w:val="0035468C"/>
    <w:rsid w:val="0035645B"/>
    <w:rsid w:val="0036274A"/>
    <w:rsid w:val="00367691"/>
    <w:rsid w:val="00367975"/>
    <w:rsid w:val="00371EC9"/>
    <w:rsid w:val="00373031"/>
    <w:rsid w:val="00374476"/>
    <w:rsid w:val="0037498F"/>
    <w:rsid w:val="00374F6C"/>
    <w:rsid w:val="00375014"/>
    <w:rsid w:val="003767B6"/>
    <w:rsid w:val="00376AEF"/>
    <w:rsid w:val="0038027B"/>
    <w:rsid w:val="0038117F"/>
    <w:rsid w:val="003819DE"/>
    <w:rsid w:val="003827F9"/>
    <w:rsid w:val="00383A7C"/>
    <w:rsid w:val="00384497"/>
    <w:rsid w:val="0039115C"/>
    <w:rsid w:val="003914E0"/>
    <w:rsid w:val="00396C45"/>
    <w:rsid w:val="003A28BE"/>
    <w:rsid w:val="003A2EDF"/>
    <w:rsid w:val="003A3279"/>
    <w:rsid w:val="003A4C56"/>
    <w:rsid w:val="003B1F46"/>
    <w:rsid w:val="003B2528"/>
    <w:rsid w:val="003B2E52"/>
    <w:rsid w:val="003B2E6A"/>
    <w:rsid w:val="003B31E8"/>
    <w:rsid w:val="003B460F"/>
    <w:rsid w:val="003B7A48"/>
    <w:rsid w:val="003C00F6"/>
    <w:rsid w:val="003C0181"/>
    <w:rsid w:val="003C1225"/>
    <w:rsid w:val="003C21A0"/>
    <w:rsid w:val="003C348C"/>
    <w:rsid w:val="003C6177"/>
    <w:rsid w:val="003C64A7"/>
    <w:rsid w:val="003C6CBA"/>
    <w:rsid w:val="003C710C"/>
    <w:rsid w:val="003D2F97"/>
    <w:rsid w:val="003D502A"/>
    <w:rsid w:val="003D5855"/>
    <w:rsid w:val="003E048C"/>
    <w:rsid w:val="003E0E41"/>
    <w:rsid w:val="003E7181"/>
    <w:rsid w:val="003F36DA"/>
    <w:rsid w:val="003F7199"/>
    <w:rsid w:val="004009B8"/>
    <w:rsid w:val="00401AC2"/>
    <w:rsid w:val="00402E5D"/>
    <w:rsid w:val="0040350C"/>
    <w:rsid w:val="00403FA5"/>
    <w:rsid w:val="004046DF"/>
    <w:rsid w:val="00404A48"/>
    <w:rsid w:val="00404D35"/>
    <w:rsid w:val="004057EC"/>
    <w:rsid w:val="00407481"/>
    <w:rsid w:val="00410ED6"/>
    <w:rsid w:val="004161BB"/>
    <w:rsid w:val="00417613"/>
    <w:rsid w:val="004213C9"/>
    <w:rsid w:val="00421673"/>
    <w:rsid w:val="00422C0C"/>
    <w:rsid w:val="00423124"/>
    <w:rsid w:val="00424CBA"/>
    <w:rsid w:val="00427A8C"/>
    <w:rsid w:val="004319AD"/>
    <w:rsid w:val="00432305"/>
    <w:rsid w:val="00437753"/>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2DD"/>
    <w:rsid w:val="00477473"/>
    <w:rsid w:val="00477ABC"/>
    <w:rsid w:val="00477ACC"/>
    <w:rsid w:val="004823D8"/>
    <w:rsid w:val="00484C5B"/>
    <w:rsid w:val="004850C6"/>
    <w:rsid w:val="004871D1"/>
    <w:rsid w:val="004908BD"/>
    <w:rsid w:val="00491851"/>
    <w:rsid w:val="00491B36"/>
    <w:rsid w:val="00491E8E"/>
    <w:rsid w:val="004922C2"/>
    <w:rsid w:val="0049618E"/>
    <w:rsid w:val="004966B2"/>
    <w:rsid w:val="00496EE4"/>
    <w:rsid w:val="00497E1D"/>
    <w:rsid w:val="004A0C2D"/>
    <w:rsid w:val="004A1004"/>
    <w:rsid w:val="004A1830"/>
    <w:rsid w:val="004A3333"/>
    <w:rsid w:val="004A6E32"/>
    <w:rsid w:val="004B098E"/>
    <w:rsid w:val="004B0F74"/>
    <w:rsid w:val="004B1687"/>
    <w:rsid w:val="004B192B"/>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2F46"/>
    <w:rsid w:val="00503819"/>
    <w:rsid w:val="00503913"/>
    <w:rsid w:val="00507964"/>
    <w:rsid w:val="005104DC"/>
    <w:rsid w:val="005117B2"/>
    <w:rsid w:val="00515B38"/>
    <w:rsid w:val="00520F3F"/>
    <w:rsid w:val="00522C9C"/>
    <w:rsid w:val="00523628"/>
    <w:rsid w:val="0052452D"/>
    <w:rsid w:val="005246DA"/>
    <w:rsid w:val="0052594F"/>
    <w:rsid w:val="0052636B"/>
    <w:rsid w:val="00526985"/>
    <w:rsid w:val="00526AE6"/>
    <w:rsid w:val="005329C2"/>
    <w:rsid w:val="0053450D"/>
    <w:rsid w:val="00540FE9"/>
    <w:rsid w:val="00541045"/>
    <w:rsid w:val="005457E2"/>
    <w:rsid w:val="00546EC1"/>
    <w:rsid w:val="00547C69"/>
    <w:rsid w:val="005503EB"/>
    <w:rsid w:val="00550A9A"/>
    <w:rsid w:val="00551295"/>
    <w:rsid w:val="00552BF7"/>
    <w:rsid w:val="00557AA1"/>
    <w:rsid w:val="005602ED"/>
    <w:rsid w:val="00563244"/>
    <w:rsid w:val="0056575C"/>
    <w:rsid w:val="00570D16"/>
    <w:rsid w:val="00572C51"/>
    <w:rsid w:val="00573322"/>
    <w:rsid w:val="005745C0"/>
    <w:rsid w:val="005749B9"/>
    <w:rsid w:val="005756B6"/>
    <w:rsid w:val="005779DB"/>
    <w:rsid w:val="00577B8B"/>
    <w:rsid w:val="00581C85"/>
    <w:rsid w:val="005826AA"/>
    <w:rsid w:val="00582B4D"/>
    <w:rsid w:val="00583292"/>
    <w:rsid w:val="00584E95"/>
    <w:rsid w:val="00584EB3"/>
    <w:rsid w:val="00585AA2"/>
    <w:rsid w:val="0058677D"/>
    <w:rsid w:val="00587399"/>
    <w:rsid w:val="00587D96"/>
    <w:rsid w:val="005947B5"/>
    <w:rsid w:val="0059664C"/>
    <w:rsid w:val="005A1EE7"/>
    <w:rsid w:val="005A2009"/>
    <w:rsid w:val="005A4504"/>
    <w:rsid w:val="005A47AA"/>
    <w:rsid w:val="005A5B5F"/>
    <w:rsid w:val="005A6B6E"/>
    <w:rsid w:val="005B5EB8"/>
    <w:rsid w:val="005B705A"/>
    <w:rsid w:val="005C0572"/>
    <w:rsid w:val="005C081F"/>
    <w:rsid w:val="005C15FC"/>
    <w:rsid w:val="005C15FD"/>
    <w:rsid w:val="005C2C25"/>
    <w:rsid w:val="005C518B"/>
    <w:rsid w:val="005C6FB0"/>
    <w:rsid w:val="005E3599"/>
    <w:rsid w:val="005F0B74"/>
    <w:rsid w:val="005F1B2D"/>
    <w:rsid w:val="005F4D7C"/>
    <w:rsid w:val="005F533B"/>
    <w:rsid w:val="005F5898"/>
    <w:rsid w:val="0060060B"/>
    <w:rsid w:val="006020A2"/>
    <w:rsid w:val="006024D6"/>
    <w:rsid w:val="00602B4F"/>
    <w:rsid w:val="00603166"/>
    <w:rsid w:val="0060336D"/>
    <w:rsid w:val="00603447"/>
    <w:rsid w:val="00605588"/>
    <w:rsid w:val="00606B2E"/>
    <w:rsid w:val="0060754B"/>
    <w:rsid w:val="00611502"/>
    <w:rsid w:val="00611A3B"/>
    <w:rsid w:val="00613C92"/>
    <w:rsid w:val="006165AB"/>
    <w:rsid w:val="006170A6"/>
    <w:rsid w:val="0061737A"/>
    <w:rsid w:val="00620775"/>
    <w:rsid w:val="00626350"/>
    <w:rsid w:val="00627EEB"/>
    <w:rsid w:val="0063297E"/>
    <w:rsid w:val="00633F3A"/>
    <w:rsid w:val="00634CE3"/>
    <w:rsid w:val="00635613"/>
    <w:rsid w:val="00637679"/>
    <w:rsid w:val="006422CA"/>
    <w:rsid w:val="00652704"/>
    <w:rsid w:val="006527AD"/>
    <w:rsid w:val="00653368"/>
    <w:rsid w:val="006548B2"/>
    <w:rsid w:val="00655AED"/>
    <w:rsid w:val="00657CB4"/>
    <w:rsid w:val="0066474E"/>
    <w:rsid w:val="00664DC4"/>
    <w:rsid w:val="006715A8"/>
    <w:rsid w:val="00672E69"/>
    <w:rsid w:val="00672EE4"/>
    <w:rsid w:val="00676EEE"/>
    <w:rsid w:val="006815FB"/>
    <w:rsid w:val="00683C7E"/>
    <w:rsid w:val="006845B6"/>
    <w:rsid w:val="00684E7C"/>
    <w:rsid w:val="006866C0"/>
    <w:rsid w:val="006926FC"/>
    <w:rsid w:val="00693838"/>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470E"/>
    <w:rsid w:val="006D5165"/>
    <w:rsid w:val="006D5E13"/>
    <w:rsid w:val="006D67B2"/>
    <w:rsid w:val="006D7AFB"/>
    <w:rsid w:val="006E0040"/>
    <w:rsid w:val="006E2633"/>
    <w:rsid w:val="006E348B"/>
    <w:rsid w:val="006E7D01"/>
    <w:rsid w:val="006F0985"/>
    <w:rsid w:val="006F4244"/>
    <w:rsid w:val="006F6432"/>
    <w:rsid w:val="0070070B"/>
    <w:rsid w:val="00701A4B"/>
    <w:rsid w:val="00702AE4"/>
    <w:rsid w:val="007034F9"/>
    <w:rsid w:val="0070458D"/>
    <w:rsid w:val="007061BB"/>
    <w:rsid w:val="00706F6D"/>
    <w:rsid w:val="00710EB7"/>
    <w:rsid w:val="00711318"/>
    <w:rsid w:val="0071213B"/>
    <w:rsid w:val="00717920"/>
    <w:rsid w:val="00720F73"/>
    <w:rsid w:val="00721C1F"/>
    <w:rsid w:val="007233F4"/>
    <w:rsid w:val="00723CCB"/>
    <w:rsid w:val="00724700"/>
    <w:rsid w:val="00726AF6"/>
    <w:rsid w:val="00726B06"/>
    <w:rsid w:val="00730810"/>
    <w:rsid w:val="00732B0D"/>
    <w:rsid w:val="00733167"/>
    <w:rsid w:val="0073529C"/>
    <w:rsid w:val="00735766"/>
    <w:rsid w:val="007360A0"/>
    <w:rsid w:val="0073635D"/>
    <w:rsid w:val="00741AEA"/>
    <w:rsid w:val="00743673"/>
    <w:rsid w:val="007476FC"/>
    <w:rsid w:val="00747759"/>
    <w:rsid w:val="00747FF6"/>
    <w:rsid w:val="007513F7"/>
    <w:rsid w:val="00752FAC"/>
    <w:rsid w:val="00754FB9"/>
    <w:rsid w:val="0075665D"/>
    <w:rsid w:val="00760DB1"/>
    <w:rsid w:val="00763932"/>
    <w:rsid w:val="00772D9F"/>
    <w:rsid w:val="00772E4B"/>
    <w:rsid w:val="0077377F"/>
    <w:rsid w:val="007773A0"/>
    <w:rsid w:val="0078226B"/>
    <w:rsid w:val="007910B0"/>
    <w:rsid w:val="00793365"/>
    <w:rsid w:val="00793629"/>
    <w:rsid w:val="00795ABC"/>
    <w:rsid w:val="00795CB0"/>
    <w:rsid w:val="00797ECF"/>
    <w:rsid w:val="007A06A1"/>
    <w:rsid w:val="007A0F09"/>
    <w:rsid w:val="007A13BB"/>
    <w:rsid w:val="007A2E69"/>
    <w:rsid w:val="007A2F00"/>
    <w:rsid w:val="007A5137"/>
    <w:rsid w:val="007A7191"/>
    <w:rsid w:val="007B0D66"/>
    <w:rsid w:val="007B4AB3"/>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3C1E"/>
    <w:rsid w:val="007E4FA6"/>
    <w:rsid w:val="007E7EAA"/>
    <w:rsid w:val="007F18A7"/>
    <w:rsid w:val="007F3AEA"/>
    <w:rsid w:val="007F421D"/>
    <w:rsid w:val="007F441A"/>
    <w:rsid w:val="0080001A"/>
    <w:rsid w:val="00800D3D"/>
    <w:rsid w:val="00800D8D"/>
    <w:rsid w:val="00801518"/>
    <w:rsid w:val="00804B23"/>
    <w:rsid w:val="008063C7"/>
    <w:rsid w:val="00806E4F"/>
    <w:rsid w:val="00807236"/>
    <w:rsid w:val="008100AA"/>
    <w:rsid w:val="00810461"/>
    <w:rsid w:val="00810AB2"/>
    <w:rsid w:val="00812728"/>
    <w:rsid w:val="00812CDB"/>
    <w:rsid w:val="008132F5"/>
    <w:rsid w:val="00814504"/>
    <w:rsid w:val="00814F05"/>
    <w:rsid w:val="00817B08"/>
    <w:rsid w:val="008209A2"/>
    <w:rsid w:val="0082302D"/>
    <w:rsid w:val="00826684"/>
    <w:rsid w:val="00827467"/>
    <w:rsid w:val="00827676"/>
    <w:rsid w:val="00830661"/>
    <w:rsid w:val="00831FF0"/>
    <w:rsid w:val="008327ED"/>
    <w:rsid w:val="00833712"/>
    <w:rsid w:val="00834608"/>
    <w:rsid w:val="008357CD"/>
    <w:rsid w:val="008374FC"/>
    <w:rsid w:val="00840BBD"/>
    <w:rsid w:val="008411C1"/>
    <w:rsid w:val="00841322"/>
    <w:rsid w:val="008413DE"/>
    <w:rsid w:val="00842DDE"/>
    <w:rsid w:val="00843FF9"/>
    <w:rsid w:val="00844A3B"/>
    <w:rsid w:val="00844CAA"/>
    <w:rsid w:val="00846372"/>
    <w:rsid w:val="00846829"/>
    <w:rsid w:val="00853016"/>
    <w:rsid w:val="008532F6"/>
    <w:rsid w:val="008549DA"/>
    <w:rsid w:val="008549E8"/>
    <w:rsid w:val="00855696"/>
    <w:rsid w:val="0085574F"/>
    <w:rsid w:val="008558B5"/>
    <w:rsid w:val="00856A6B"/>
    <w:rsid w:val="008574DE"/>
    <w:rsid w:val="00861AFB"/>
    <w:rsid w:val="00866BA4"/>
    <w:rsid w:val="00870ACE"/>
    <w:rsid w:val="008717A7"/>
    <w:rsid w:val="008725D9"/>
    <w:rsid w:val="0087348C"/>
    <w:rsid w:val="00875E7E"/>
    <w:rsid w:val="00875F14"/>
    <w:rsid w:val="0088056C"/>
    <w:rsid w:val="0088078F"/>
    <w:rsid w:val="008814F8"/>
    <w:rsid w:val="00882CD4"/>
    <w:rsid w:val="00883C74"/>
    <w:rsid w:val="00884528"/>
    <w:rsid w:val="00886A47"/>
    <w:rsid w:val="0089043B"/>
    <w:rsid w:val="00890EE0"/>
    <w:rsid w:val="008959AA"/>
    <w:rsid w:val="00896200"/>
    <w:rsid w:val="00896BD0"/>
    <w:rsid w:val="00897842"/>
    <w:rsid w:val="008A0E64"/>
    <w:rsid w:val="008A1964"/>
    <w:rsid w:val="008A1A12"/>
    <w:rsid w:val="008A1CDC"/>
    <w:rsid w:val="008A237F"/>
    <w:rsid w:val="008A32D4"/>
    <w:rsid w:val="008A434A"/>
    <w:rsid w:val="008A4362"/>
    <w:rsid w:val="008A49FF"/>
    <w:rsid w:val="008A61B3"/>
    <w:rsid w:val="008A67B1"/>
    <w:rsid w:val="008A76DE"/>
    <w:rsid w:val="008B0389"/>
    <w:rsid w:val="008B5C34"/>
    <w:rsid w:val="008C612C"/>
    <w:rsid w:val="008C7712"/>
    <w:rsid w:val="008D1B58"/>
    <w:rsid w:val="008D1ECE"/>
    <w:rsid w:val="008D1EF6"/>
    <w:rsid w:val="008D29C2"/>
    <w:rsid w:val="008D4AE9"/>
    <w:rsid w:val="008D585D"/>
    <w:rsid w:val="008D7D8C"/>
    <w:rsid w:val="008D7EBC"/>
    <w:rsid w:val="008E1438"/>
    <w:rsid w:val="008E2586"/>
    <w:rsid w:val="008E2EE7"/>
    <w:rsid w:val="008E3AF9"/>
    <w:rsid w:val="008E3F5B"/>
    <w:rsid w:val="008E499E"/>
    <w:rsid w:val="008E5E33"/>
    <w:rsid w:val="008E66D1"/>
    <w:rsid w:val="008E7084"/>
    <w:rsid w:val="008E7432"/>
    <w:rsid w:val="008F3073"/>
    <w:rsid w:val="008F681F"/>
    <w:rsid w:val="008F76EB"/>
    <w:rsid w:val="008F7DF3"/>
    <w:rsid w:val="0090245F"/>
    <w:rsid w:val="00902509"/>
    <w:rsid w:val="00902C41"/>
    <w:rsid w:val="009040F6"/>
    <w:rsid w:val="009074E4"/>
    <w:rsid w:val="00907D48"/>
    <w:rsid w:val="0091722D"/>
    <w:rsid w:val="00920BBF"/>
    <w:rsid w:val="00922696"/>
    <w:rsid w:val="009231A6"/>
    <w:rsid w:val="00923703"/>
    <w:rsid w:val="00924412"/>
    <w:rsid w:val="00924BF6"/>
    <w:rsid w:val="009250DC"/>
    <w:rsid w:val="00927934"/>
    <w:rsid w:val="00927FCE"/>
    <w:rsid w:val="00931E1F"/>
    <w:rsid w:val="00932AC3"/>
    <w:rsid w:val="00932F28"/>
    <w:rsid w:val="009334DD"/>
    <w:rsid w:val="00935061"/>
    <w:rsid w:val="00935834"/>
    <w:rsid w:val="00935AEE"/>
    <w:rsid w:val="0093784C"/>
    <w:rsid w:val="00940000"/>
    <w:rsid w:val="0094013C"/>
    <w:rsid w:val="00940D52"/>
    <w:rsid w:val="00940E38"/>
    <w:rsid w:val="00942591"/>
    <w:rsid w:val="00943808"/>
    <w:rsid w:val="00943A64"/>
    <w:rsid w:val="00946148"/>
    <w:rsid w:val="00946EEA"/>
    <w:rsid w:val="00947389"/>
    <w:rsid w:val="0095033F"/>
    <w:rsid w:val="00950415"/>
    <w:rsid w:val="00950562"/>
    <w:rsid w:val="00954F5B"/>
    <w:rsid w:val="00957261"/>
    <w:rsid w:val="00960A5B"/>
    <w:rsid w:val="00960D21"/>
    <w:rsid w:val="00961AA1"/>
    <w:rsid w:val="00963A47"/>
    <w:rsid w:val="009738B0"/>
    <w:rsid w:val="00982892"/>
    <w:rsid w:val="009841E5"/>
    <w:rsid w:val="00984AF4"/>
    <w:rsid w:val="0098629A"/>
    <w:rsid w:val="009935C6"/>
    <w:rsid w:val="00995B95"/>
    <w:rsid w:val="00996A1F"/>
    <w:rsid w:val="00997A6C"/>
    <w:rsid w:val="009A00DD"/>
    <w:rsid w:val="009A66F1"/>
    <w:rsid w:val="009A70B4"/>
    <w:rsid w:val="009B3149"/>
    <w:rsid w:val="009B3696"/>
    <w:rsid w:val="009B583F"/>
    <w:rsid w:val="009C07ED"/>
    <w:rsid w:val="009C0ED4"/>
    <w:rsid w:val="009C0EDA"/>
    <w:rsid w:val="009C37AB"/>
    <w:rsid w:val="009C5A38"/>
    <w:rsid w:val="009C6B60"/>
    <w:rsid w:val="009D0571"/>
    <w:rsid w:val="009D492F"/>
    <w:rsid w:val="009D73B8"/>
    <w:rsid w:val="009D7BCB"/>
    <w:rsid w:val="009E001B"/>
    <w:rsid w:val="009E4A54"/>
    <w:rsid w:val="009E5C19"/>
    <w:rsid w:val="009F1C12"/>
    <w:rsid w:val="009F3446"/>
    <w:rsid w:val="009F58AC"/>
    <w:rsid w:val="009F5FBA"/>
    <w:rsid w:val="009F6A06"/>
    <w:rsid w:val="009F7A92"/>
    <w:rsid w:val="00A00D5B"/>
    <w:rsid w:val="00A03423"/>
    <w:rsid w:val="00A042D3"/>
    <w:rsid w:val="00A04FDF"/>
    <w:rsid w:val="00A07DE8"/>
    <w:rsid w:val="00A11527"/>
    <w:rsid w:val="00A12832"/>
    <w:rsid w:val="00A170E1"/>
    <w:rsid w:val="00A22698"/>
    <w:rsid w:val="00A24DC4"/>
    <w:rsid w:val="00A30EF3"/>
    <w:rsid w:val="00A31C97"/>
    <w:rsid w:val="00A33E22"/>
    <w:rsid w:val="00A37DAA"/>
    <w:rsid w:val="00A414D1"/>
    <w:rsid w:val="00A41525"/>
    <w:rsid w:val="00A432C6"/>
    <w:rsid w:val="00A434F5"/>
    <w:rsid w:val="00A44DD6"/>
    <w:rsid w:val="00A51456"/>
    <w:rsid w:val="00A5207A"/>
    <w:rsid w:val="00A54DCC"/>
    <w:rsid w:val="00A55D1F"/>
    <w:rsid w:val="00A56083"/>
    <w:rsid w:val="00A5683C"/>
    <w:rsid w:val="00A60FF5"/>
    <w:rsid w:val="00A6264B"/>
    <w:rsid w:val="00A6397F"/>
    <w:rsid w:val="00A63F03"/>
    <w:rsid w:val="00A65BD1"/>
    <w:rsid w:val="00A660FF"/>
    <w:rsid w:val="00A72B89"/>
    <w:rsid w:val="00A74C42"/>
    <w:rsid w:val="00A7522C"/>
    <w:rsid w:val="00A75693"/>
    <w:rsid w:val="00A7655B"/>
    <w:rsid w:val="00A801AD"/>
    <w:rsid w:val="00A82161"/>
    <w:rsid w:val="00A83F48"/>
    <w:rsid w:val="00A8413F"/>
    <w:rsid w:val="00A9144C"/>
    <w:rsid w:val="00A943BD"/>
    <w:rsid w:val="00A94EC6"/>
    <w:rsid w:val="00AA0526"/>
    <w:rsid w:val="00AA0C14"/>
    <w:rsid w:val="00AA0DA9"/>
    <w:rsid w:val="00AA1E34"/>
    <w:rsid w:val="00AA2EB6"/>
    <w:rsid w:val="00AB0CA6"/>
    <w:rsid w:val="00AB2A7D"/>
    <w:rsid w:val="00AC4738"/>
    <w:rsid w:val="00AC73C3"/>
    <w:rsid w:val="00AC7ED2"/>
    <w:rsid w:val="00AD04DB"/>
    <w:rsid w:val="00AD5176"/>
    <w:rsid w:val="00AD67A3"/>
    <w:rsid w:val="00AE035D"/>
    <w:rsid w:val="00AE340A"/>
    <w:rsid w:val="00AE374A"/>
    <w:rsid w:val="00AE3F42"/>
    <w:rsid w:val="00AF1880"/>
    <w:rsid w:val="00AF45F7"/>
    <w:rsid w:val="00B023DD"/>
    <w:rsid w:val="00B04686"/>
    <w:rsid w:val="00B06918"/>
    <w:rsid w:val="00B06A56"/>
    <w:rsid w:val="00B07756"/>
    <w:rsid w:val="00B0776F"/>
    <w:rsid w:val="00B101A5"/>
    <w:rsid w:val="00B133A3"/>
    <w:rsid w:val="00B135B9"/>
    <w:rsid w:val="00B147D2"/>
    <w:rsid w:val="00B16561"/>
    <w:rsid w:val="00B16741"/>
    <w:rsid w:val="00B17755"/>
    <w:rsid w:val="00B17B31"/>
    <w:rsid w:val="00B21932"/>
    <w:rsid w:val="00B22FD1"/>
    <w:rsid w:val="00B2376A"/>
    <w:rsid w:val="00B2578A"/>
    <w:rsid w:val="00B27000"/>
    <w:rsid w:val="00B270A4"/>
    <w:rsid w:val="00B32CC1"/>
    <w:rsid w:val="00B33638"/>
    <w:rsid w:val="00B341F3"/>
    <w:rsid w:val="00B344A8"/>
    <w:rsid w:val="00B34852"/>
    <w:rsid w:val="00B35058"/>
    <w:rsid w:val="00B3704B"/>
    <w:rsid w:val="00B404D0"/>
    <w:rsid w:val="00B4376C"/>
    <w:rsid w:val="00B45861"/>
    <w:rsid w:val="00B466AE"/>
    <w:rsid w:val="00B5009E"/>
    <w:rsid w:val="00B53FD0"/>
    <w:rsid w:val="00B54B63"/>
    <w:rsid w:val="00B55267"/>
    <w:rsid w:val="00B57608"/>
    <w:rsid w:val="00B62866"/>
    <w:rsid w:val="00B66D5E"/>
    <w:rsid w:val="00B675AC"/>
    <w:rsid w:val="00B70F65"/>
    <w:rsid w:val="00B711EC"/>
    <w:rsid w:val="00B723C3"/>
    <w:rsid w:val="00B73886"/>
    <w:rsid w:val="00B73CF0"/>
    <w:rsid w:val="00B7420B"/>
    <w:rsid w:val="00B75BFE"/>
    <w:rsid w:val="00B827F8"/>
    <w:rsid w:val="00B8286D"/>
    <w:rsid w:val="00B8366B"/>
    <w:rsid w:val="00B848D8"/>
    <w:rsid w:val="00B872D1"/>
    <w:rsid w:val="00B8752F"/>
    <w:rsid w:val="00B91CA1"/>
    <w:rsid w:val="00B949E5"/>
    <w:rsid w:val="00B94CBC"/>
    <w:rsid w:val="00B95C8C"/>
    <w:rsid w:val="00BA4710"/>
    <w:rsid w:val="00BA50F6"/>
    <w:rsid w:val="00BA6CB7"/>
    <w:rsid w:val="00BA6D31"/>
    <w:rsid w:val="00BB066F"/>
    <w:rsid w:val="00BB132F"/>
    <w:rsid w:val="00BB2DB0"/>
    <w:rsid w:val="00BB337C"/>
    <w:rsid w:val="00BB4112"/>
    <w:rsid w:val="00BB44CF"/>
    <w:rsid w:val="00BB5C24"/>
    <w:rsid w:val="00BC23D9"/>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6E2C"/>
    <w:rsid w:val="00BF76EB"/>
    <w:rsid w:val="00C01D7E"/>
    <w:rsid w:val="00C03356"/>
    <w:rsid w:val="00C03A00"/>
    <w:rsid w:val="00C05804"/>
    <w:rsid w:val="00C0584E"/>
    <w:rsid w:val="00C05994"/>
    <w:rsid w:val="00C06676"/>
    <w:rsid w:val="00C10767"/>
    <w:rsid w:val="00C13B47"/>
    <w:rsid w:val="00C15D05"/>
    <w:rsid w:val="00C16837"/>
    <w:rsid w:val="00C173F8"/>
    <w:rsid w:val="00C17515"/>
    <w:rsid w:val="00C202D7"/>
    <w:rsid w:val="00C24727"/>
    <w:rsid w:val="00C27530"/>
    <w:rsid w:val="00C33135"/>
    <w:rsid w:val="00C33DE1"/>
    <w:rsid w:val="00C34730"/>
    <w:rsid w:val="00C3502D"/>
    <w:rsid w:val="00C355E0"/>
    <w:rsid w:val="00C40FF2"/>
    <w:rsid w:val="00C41D0B"/>
    <w:rsid w:val="00C51200"/>
    <w:rsid w:val="00C535A9"/>
    <w:rsid w:val="00C54E6E"/>
    <w:rsid w:val="00C57731"/>
    <w:rsid w:val="00C60C38"/>
    <w:rsid w:val="00C62558"/>
    <w:rsid w:val="00C63890"/>
    <w:rsid w:val="00C64097"/>
    <w:rsid w:val="00C670D8"/>
    <w:rsid w:val="00C7025B"/>
    <w:rsid w:val="00C726CF"/>
    <w:rsid w:val="00C730F9"/>
    <w:rsid w:val="00C76E51"/>
    <w:rsid w:val="00C814FD"/>
    <w:rsid w:val="00C84B1E"/>
    <w:rsid w:val="00C85D9B"/>
    <w:rsid w:val="00C85F42"/>
    <w:rsid w:val="00C8648B"/>
    <w:rsid w:val="00C91ECF"/>
    <w:rsid w:val="00C93C83"/>
    <w:rsid w:val="00C94851"/>
    <w:rsid w:val="00C97048"/>
    <w:rsid w:val="00CA2ADD"/>
    <w:rsid w:val="00CA3575"/>
    <w:rsid w:val="00CA3729"/>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3023"/>
    <w:rsid w:val="00CD4BA4"/>
    <w:rsid w:val="00CD52BC"/>
    <w:rsid w:val="00CD5D58"/>
    <w:rsid w:val="00CE13FE"/>
    <w:rsid w:val="00CE259D"/>
    <w:rsid w:val="00CE3790"/>
    <w:rsid w:val="00CE6E8D"/>
    <w:rsid w:val="00CE7787"/>
    <w:rsid w:val="00CF0504"/>
    <w:rsid w:val="00CF1422"/>
    <w:rsid w:val="00CF143F"/>
    <w:rsid w:val="00CF175A"/>
    <w:rsid w:val="00CF1B2A"/>
    <w:rsid w:val="00CF3B4C"/>
    <w:rsid w:val="00CF5747"/>
    <w:rsid w:val="00D00F77"/>
    <w:rsid w:val="00D01717"/>
    <w:rsid w:val="00D018E5"/>
    <w:rsid w:val="00D01B54"/>
    <w:rsid w:val="00D02B2F"/>
    <w:rsid w:val="00D043B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629"/>
    <w:rsid w:val="00D269B9"/>
    <w:rsid w:val="00D27F19"/>
    <w:rsid w:val="00D30258"/>
    <w:rsid w:val="00D30472"/>
    <w:rsid w:val="00D32276"/>
    <w:rsid w:val="00D32788"/>
    <w:rsid w:val="00D344E7"/>
    <w:rsid w:val="00D34870"/>
    <w:rsid w:val="00D34BEE"/>
    <w:rsid w:val="00D34D60"/>
    <w:rsid w:val="00D36A7B"/>
    <w:rsid w:val="00D41E76"/>
    <w:rsid w:val="00D43B8A"/>
    <w:rsid w:val="00D45026"/>
    <w:rsid w:val="00D5011F"/>
    <w:rsid w:val="00D5340D"/>
    <w:rsid w:val="00D53FFE"/>
    <w:rsid w:val="00D57C32"/>
    <w:rsid w:val="00D62F7E"/>
    <w:rsid w:val="00D6330A"/>
    <w:rsid w:val="00D63C20"/>
    <w:rsid w:val="00D66CB2"/>
    <w:rsid w:val="00D66CFF"/>
    <w:rsid w:val="00D67E45"/>
    <w:rsid w:val="00D71F44"/>
    <w:rsid w:val="00D73B3D"/>
    <w:rsid w:val="00D76A12"/>
    <w:rsid w:val="00D77D56"/>
    <w:rsid w:val="00D81DE4"/>
    <w:rsid w:val="00D82E23"/>
    <w:rsid w:val="00D841C6"/>
    <w:rsid w:val="00D8471F"/>
    <w:rsid w:val="00D849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2F49"/>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1E3"/>
    <w:rsid w:val="00E05DC9"/>
    <w:rsid w:val="00E0608F"/>
    <w:rsid w:val="00E11C0F"/>
    <w:rsid w:val="00E1225E"/>
    <w:rsid w:val="00E14B88"/>
    <w:rsid w:val="00E20BAE"/>
    <w:rsid w:val="00E22BF5"/>
    <w:rsid w:val="00E23E0C"/>
    <w:rsid w:val="00E25254"/>
    <w:rsid w:val="00E270F9"/>
    <w:rsid w:val="00E316DF"/>
    <w:rsid w:val="00E32154"/>
    <w:rsid w:val="00E32B44"/>
    <w:rsid w:val="00E34336"/>
    <w:rsid w:val="00E34E47"/>
    <w:rsid w:val="00E3637C"/>
    <w:rsid w:val="00E37AF2"/>
    <w:rsid w:val="00E40C58"/>
    <w:rsid w:val="00E40F2B"/>
    <w:rsid w:val="00E4160B"/>
    <w:rsid w:val="00E43D98"/>
    <w:rsid w:val="00E47FF6"/>
    <w:rsid w:val="00E503C0"/>
    <w:rsid w:val="00E51924"/>
    <w:rsid w:val="00E51C92"/>
    <w:rsid w:val="00E51F89"/>
    <w:rsid w:val="00E51FA7"/>
    <w:rsid w:val="00E52B9B"/>
    <w:rsid w:val="00E52D78"/>
    <w:rsid w:val="00E54330"/>
    <w:rsid w:val="00E54769"/>
    <w:rsid w:val="00E557CD"/>
    <w:rsid w:val="00E62FEB"/>
    <w:rsid w:val="00E64885"/>
    <w:rsid w:val="00E70A9F"/>
    <w:rsid w:val="00E7149C"/>
    <w:rsid w:val="00E71FDD"/>
    <w:rsid w:val="00E74C9E"/>
    <w:rsid w:val="00E75162"/>
    <w:rsid w:val="00E76581"/>
    <w:rsid w:val="00E80F51"/>
    <w:rsid w:val="00E81544"/>
    <w:rsid w:val="00E84EBE"/>
    <w:rsid w:val="00E8714B"/>
    <w:rsid w:val="00E87996"/>
    <w:rsid w:val="00E90ECD"/>
    <w:rsid w:val="00E91063"/>
    <w:rsid w:val="00E92231"/>
    <w:rsid w:val="00E92D65"/>
    <w:rsid w:val="00E9478D"/>
    <w:rsid w:val="00E94B6C"/>
    <w:rsid w:val="00E95BC6"/>
    <w:rsid w:val="00E95E62"/>
    <w:rsid w:val="00E96342"/>
    <w:rsid w:val="00E96497"/>
    <w:rsid w:val="00E96556"/>
    <w:rsid w:val="00E965B7"/>
    <w:rsid w:val="00EA0979"/>
    <w:rsid w:val="00EA1E4F"/>
    <w:rsid w:val="00EA21F1"/>
    <w:rsid w:val="00EA284B"/>
    <w:rsid w:val="00EA3D66"/>
    <w:rsid w:val="00EA4300"/>
    <w:rsid w:val="00EA4365"/>
    <w:rsid w:val="00EA51AC"/>
    <w:rsid w:val="00EA6722"/>
    <w:rsid w:val="00EA7B8C"/>
    <w:rsid w:val="00EB0951"/>
    <w:rsid w:val="00EB0C11"/>
    <w:rsid w:val="00EB28FA"/>
    <w:rsid w:val="00EB4096"/>
    <w:rsid w:val="00EB46D1"/>
    <w:rsid w:val="00EC021A"/>
    <w:rsid w:val="00EC1911"/>
    <w:rsid w:val="00EC1BDC"/>
    <w:rsid w:val="00EC1D64"/>
    <w:rsid w:val="00EC3EAC"/>
    <w:rsid w:val="00EC4558"/>
    <w:rsid w:val="00EC55AF"/>
    <w:rsid w:val="00EC79D5"/>
    <w:rsid w:val="00ED087E"/>
    <w:rsid w:val="00ED1059"/>
    <w:rsid w:val="00ED1492"/>
    <w:rsid w:val="00ED2BEC"/>
    <w:rsid w:val="00ED7CD2"/>
    <w:rsid w:val="00EE1BC2"/>
    <w:rsid w:val="00EE26BF"/>
    <w:rsid w:val="00EE483D"/>
    <w:rsid w:val="00EE7F74"/>
    <w:rsid w:val="00EF2360"/>
    <w:rsid w:val="00EF27B8"/>
    <w:rsid w:val="00EF3B09"/>
    <w:rsid w:val="00EF5FEC"/>
    <w:rsid w:val="00EF7FB7"/>
    <w:rsid w:val="00F02008"/>
    <w:rsid w:val="00F03978"/>
    <w:rsid w:val="00F04B20"/>
    <w:rsid w:val="00F05E6C"/>
    <w:rsid w:val="00F0611C"/>
    <w:rsid w:val="00F0737B"/>
    <w:rsid w:val="00F073E4"/>
    <w:rsid w:val="00F07FCC"/>
    <w:rsid w:val="00F12CA2"/>
    <w:rsid w:val="00F140D9"/>
    <w:rsid w:val="00F1568A"/>
    <w:rsid w:val="00F16B4C"/>
    <w:rsid w:val="00F17AE7"/>
    <w:rsid w:val="00F2106D"/>
    <w:rsid w:val="00F22937"/>
    <w:rsid w:val="00F22E9E"/>
    <w:rsid w:val="00F2396C"/>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67B46"/>
    <w:rsid w:val="00F710B5"/>
    <w:rsid w:val="00F71B08"/>
    <w:rsid w:val="00F757E8"/>
    <w:rsid w:val="00F779D1"/>
    <w:rsid w:val="00F8200B"/>
    <w:rsid w:val="00F84221"/>
    <w:rsid w:val="00F85298"/>
    <w:rsid w:val="00F85DD6"/>
    <w:rsid w:val="00F87D54"/>
    <w:rsid w:val="00F90D4D"/>
    <w:rsid w:val="00F911F1"/>
    <w:rsid w:val="00F92765"/>
    <w:rsid w:val="00F9289D"/>
    <w:rsid w:val="00F9423F"/>
    <w:rsid w:val="00FA01CA"/>
    <w:rsid w:val="00FA12C7"/>
    <w:rsid w:val="00FA313D"/>
    <w:rsid w:val="00FB1785"/>
    <w:rsid w:val="00FB17A0"/>
    <w:rsid w:val="00FB27DC"/>
    <w:rsid w:val="00FB5CE1"/>
    <w:rsid w:val="00FB79BF"/>
    <w:rsid w:val="00FC052D"/>
    <w:rsid w:val="00FC3F7F"/>
    <w:rsid w:val="00FC4B72"/>
    <w:rsid w:val="00FC5611"/>
    <w:rsid w:val="00FC5D92"/>
    <w:rsid w:val="00FC682C"/>
    <w:rsid w:val="00FC6D3B"/>
    <w:rsid w:val="00FC7639"/>
    <w:rsid w:val="00FD1B8A"/>
    <w:rsid w:val="00FD34F1"/>
    <w:rsid w:val="00FD7A35"/>
    <w:rsid w:val="00FE0813"/>
    <w:rsid w:val="00FE0EF2"/>
    <w:rsid w:val="00FE2138"/>
    <w:rsid w:val="00FE4E68"/>
    <w:rsid w:val="00FE6275"/>
    <w:rsid w:val="00FF0CA4"/>
    <w:rsid w:val="00FF1879"/>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6DBE5935-41C5-4347-A4F6-200B75305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53368"/>
    <w:rPr>
      <w:color w:val="800080" w:themeColor="followedHyperlink"/>
      <w:u w:val="single"/>
    </w:rPr>
  </w:style>
  <w:style w:type="paragraph" w:styleId="EndnoteText">
    <w:name w:val="endnote text"/>
    <w:basedOn w:val="Normal"/>
    <w:link w:val="EndnoteTextChar"/>
    <w:uiPriority w:val="99"/>
    <w:semiHidden/>
    <w:unhideWhenUsed/>
    <w:rsid w:val="003372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72B6"/>
    <w:rPr>
      <w:sz w:val="20"/>
      <w:szCs w:val="20"/>
    </w:rPr>
  </w:style>
  <w:style w:type="character" w:styleId="EndnoteReference">
    <w:name w:val="endnote reference"/>
    <w:basedOn w:val="DefaultParagraphFont"/>
    <w:uiPriority w:val="99"/>
    <w:semiHidden/>
    <w:unhideWhenUsed/>
    <w:rsid w:val="003372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lsevier.com/journals/fisheries-research/0165-7836/guide-for-authors"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github.com/quantifish/TagGrowth"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kaskr/adcomp"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248998-4E27-4219-BEB6-DDDA0BDE1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5346</TotalTime>
  <Pages>35</Pages>
  <Words>13351</Words>
  <Characters>76104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610</cp:revision>
  <cp:lastPrinted>2015-02-16T22:19:00Z</cp:lastPrinted>
  <dcterms:created xsi:type="dcterms:W3CDTF">2015-01-23T23:16:00Z</dcterms:created>
  <dcterms:modified xsi:type="dcterms:W3CDTF">2015-02-17T07:16:00Z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zotero-version="4.0.26"&gt;&lt;session id="1kvtVTBZ"/&gt;&lt;style id="http://www.zotero.org/styles/elsevier-harvard" hasBibliography="1" bibliographyStyleHasBeenSet="1"/&gt;&lt;prefs&gt;&lt;pref name="fieldType" value="Field"/&gt;&lt;pref name="storeReferences"</vt:lpwstr>
  </property>
  <property fmtid="{D5CDD505-2E9C-101B-9397-08002B2CF9AE}" pid="4" name="ZOTERO_PREF_2">
    <vt:lpwstr> value="true"/&gt;&lt;pref name="automaticJournalAbbreviations" value="true"/&gt;&lt;pref name="noteType" value="0"/&gt;&lt;/prefs&gt;&lt;/data&gt;</vt:lpwstr>
  </property>
</Properties>
</file>