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D61509" w14:textId="67FB6961" w:rsidR="00E22BF5" w:rsidRDefault="00E22BF5" w:rsidP="00E22BF5">
      <w:pPr>
        <w:tabs>
          <w:tab w:val="left" w:pos="360"/>
          <w:tab w:val="left" w:pos="720"/>
          <w:tab w:val="left" w:pos="8640"/>
        </w:tabs>
        <w:spacing w:after="0" w:line="480" w:lineRule="auto"/>
        <w:jc w:val="center"/>
        <w:rPr>
          <w:ins w:id="0" w:author="JTT" w:date="2015-01-23T14:52:00Z"/>
          <w:rFonts w:ascii="Times New Roman" w:hAnsi="Times New Roman" w:cs="Times New Roman"/>
          <w:b/>
          <w:sz w:val="28"/>
          <w:szCs w:val="28"/>
        </w:rPr>
      </w:pPr>
      <w:r>
        <w:rPr>
          <w:rFonts w:ascii="Times New Roman" w:hAnsi="Times New Roman" w:cs="Times New Roman"/>
          <w:b/>
          <w:sz w:val="28"/>
          <w:szCs w:val="28"/>
        </w:rPr>
        <w:t>TagGrowth: an R package for estimating v</w:t>
      </w:r>
      <w:ins w:id="1" w:author="JTT" w:date="2015-01-23T14:52:00Z">
        <w:r>
          <w:rPr>
            <w:rFonts w:ascii="Times New Roman" w:hAnsi="Times New Roman" w:cs="Times New Roman"/>
            <w:b/>
            <w:sz w:val="28"/>
            <w:szCs w:val="28"/>
          </w:rPr>
          <w:t>ariation in growth among individuals and over time</w:t>
        </w:r>
      </w:ins>
      <w:r>
        <w:rPr>
          <w:rFonts w:ascii="Times New Roman" w:hAnsi="Times New Roman" w:cs="Times New Roman"/>
          <w:b/>
          <w:sz w:val="28"/>
          <w:szCs w:val="28"/>
        </w:rPr>
        <w:t xml:space="preserv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ins w:id="2" w:author="JTT" w:date="2015-01-23T14:52:00Z"/>
          <w:rFonts w:ascii="Times New Roman" w:hAnsi="Times New Roman" w:cs="Times New Roman"/>
          <w:sz w:val="24"/>
          <w:szCs w:val="24"/>
        </w:rPr>
      </w:pPr>
      <w:r w:rsidRPr="00E22BF5">
        <w:rPr>
          <w:rFonts w:ascii="Times New Roman" w:hAnsi="Times New Roman" w:cs="Times New Roman"/>
          <w:sz w:val="24"/>
          <w:szCs w:val="24"/>
        </w:rPr>
        <w:t xml:space="preserve">Alternative #1: </w:t>
      </w:r>
      <w:ins w:id="3" w:author="JTT" w:date="2015-01-23T14:52:00Z">
        <w:r w:rsidR="00583292" w:rsidRPr="00E22BF5">
          <w:rPr>
            <w:rFonts w:ascii="Times New Roman" w:hAnsi="Times New Roman" w:cs="Times New Roman"/>
            <w:sz w:val="24"/>
            <w:szCs w:val="24"/>
          </w:rPr>
          <w:t>Variation in growth among individuals and over time: a case study and simulation experiment involving tagged Antarctic toothfish</w:t>
        </w:r>
      </w:ins>
    </w:p>
    <w:p w14:paraId="4FF4A312" w14:textId="551EF79A" w:rsidR="00C84B1E" w:rsidRPr="00E22BF5" w:rsidDel="00583292" w:rsidRDefault="00817B08">
      <w:pPr>
        <w:tabs>
          <w:tab w:val="left" w:pos="360"/>
          <w:tab w:val="left" w:pos="720"/>
          <w:tab w:val="left" w:pos="8640"/>
        </w:tabs>
        <w:spacing w:after="0" w:line="480" w:lineRule="auto"/>
        <w:jc w:val="center"/>
        <w:rPr>
          <w:del w:id="4" w:author="JTT" w:date="2015-01-23T14:52:00Z"/>
          <w:rFonts w:ascii="Times New Roman" w:hAnsi="Times New Roman" w:cs="Times New Roman"/>
          <w:sz w:val="24"/>
          <w:szCs w:val="24"/>
        </w:rPr>
      </w:pPr>
      <w:del w:id="5" w:author="JTT" w:date="2015-01-23T14:52:00Z">
        <w:r w:rsidRPr="00E22BF5" w:rsidDel="00583292">
          <w:rPr>
            <w:rFonts w:ascii="Times New Roman" w:hAnsi="Times New Roman" w:cs="Times New Roman"/>
            <w:sz w:val="24"/>
            <w:szCs w:val="24"/>
          </w:rPr>
          <w:delText>Tag-</w:delText>
        </w:r>
        <w:r w:rsidR="0089043B" w:rsidRPr="00E22BF5" w:rsidDel="00583292">
          <w:rPr>
            <w:rFonts w:ascii="Times New Roman" w:hAnsi="Times New Roman" w:cs="Times New Roman"/>
            <w:sz w:val="24"/>
            <w:szCs w:val="24"/>
          </w:rPr>
          <w:delText>recapture Antarctic toothfish r</w:delText>
        </w:r>
        <w:r w:rsidR="00C84B1E" w:rsidRPr="00E22BF5" w:rsidDel="00583292">
          <w:rPr>
            <w:rFonts w:ascii="Times New Roman" w:hAnsi="Times New Roman" w:cs="Times New Roman"/>
            <w:sz w:val="24"/>
            <w:szCs w:val="24"/>
          </w:rPr>
          <w:delText>andom effects</w:delText>
        </w:r>
        <w:r w:rsidR="003C00F6" w:rsidRPr="00E22BF5" w:rsidDel="00583292">
          <w:rPr>
            <w:rFonts w:ascii="Times New Roman" w:hAnsi="Times New Roman" w:cs="Times New Roman"/>
            <w:sz w:val="24"/>
            <w:szCs w:val="24"/>
          </w:rPr>
          <w:delText xml:space="preserve"> environment</w:delText>
        </w:r>
      </w:del>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Kelburn</w:t>
      </w:r>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2725 Montlake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toothfish; </w:t>
      </w:r>
      <w:r>
        <w:rPr>
          <w:rFonts w:ascii="Times New Roman" w:hAnsi="Times New Roman" w:cs="Times New Roman"/>
          <w:sz w:val="24"/>
          <w:szCs w:val="24"/>
        </w:rPr>
        <w:t>time-varying growth; random effect; von Bertalanffy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7A3614F9"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moveToRangeStart w:id="6" w:author="JTT" w:date="2015-01-23T14:54:00Z" w:name="move409788181"/>
      <w:moveTo w:id="7" w:author="JTT" w:date="2015-01-23T14:54:00Z">
        <w:r w:rsidR="00814F05">
          <w:rPr>
            <w:rFonts w:ascii="Times New Roman" w:hAnsi="Times New Roman" w:cs="Times New Roman"/>
            <w:sz w:val="24"/>
            <w:szCs w:val="24"/>
          </w:rPr>
          <w:t xml:space="preserve">Variation in growth rates has been discussed for over 100 years for fish populations.  </w:t>
        </w:r>
      </w:moveTo>
      <w:moveToRangeEnd w:id="6"/>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del w:id="8" w:author="JTT" w:date="2015-01-23T14:53:00Z">
        <w:r w:rsidDel="00583292">
          <w:rPr>
            <w:rFonts w:ascii="Times New Roman" w:hAnsi="Times New Roman" w:cs="Times New Roman"/>
            <w:sz w:val="24"/>
            <w:szCs w:val="24"/>
          </w:rPr>
          <w:delText>Finally, e</w:delText>
        </w:r>
      </w:del>
      <w:ins w:id="9" w:author="JTT" w:date="2015-01-23T14:53:00Z">
        <w:r w:rsidR="00583292">
          <w:rPr>
            <w:rFonts w:ascii="Times New Roman" w:hAnsi="Times New Roman" w:cs="Times New Roman"/>
            <w:sz w:val="24"/>
            <w:szCs w:val="24"/>
          </w:rPr>
          <w:t>E</w:t>
        </w:r>
      </w:ins>
      <w:r>
        <w:rPr>
          <w:rFonts w:ascii="Times New Roman" w:hAnsi="Times New Roman" w:cs="Times New Roman"/>
          <w:sz w:val="24"/>
          <w:szCs w:val="24"/>
        </w:rPr>
        <w:t xml:space="preserve">nvironmental conditions </w:t>
      </w:r>
      <w:del w:id="10" w:author="JTT" w:date="2015-01-23T14:53:00Z">
        <w:r w:rsidDel="00583292">
          <w:rPr>
            <w:rFonts w:ascii="Times New Roman" w:hAnsi="Times New Roman" w:cs="Times New Roman"/>
            <w:sz w:val="24"/>
            <w:szCs w:val="24"/>
          </w:rPr>
          <w:delText xml:space="preserve">modulate </w:delText>
        </w:r>
      </w:del>
      <w:ins w:id="11" w:author="JTT" w:date="2015-01-23T14:53:00Z">
        <w:r w:rsidR="00583292">
          <w:rPr>
            <w:rFonts w:ascii="Times New Roman" w:hAnsi="Times New Roman" w:cs="Times New Roman"/>
            <w:sz w:val="24"/>
            <w:szCs w:val="24"/>
          </w:rPr>
          <w:t xml:space="preserve">modify </w:t>
        </w:r>
      </w:ins>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46C334BD"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del w:id="12" w:author="JTT" w:date="2015-01-23T14:53:00Z">
        <w:r w:rsidDel="00683C7E">
          <w:rPr>
            <w:rFonts w:ascii="Times New Roman" w:hAnsi="Times New Roman" w:cs="Times New Roman"/>
            <w:sz w:val="24"/>
            <w:szCs w:val="24"/>
          </w:rPr>
          <w:delText xml:space="preserve">when </w:delText>
        </w:r>
      </w:del>
      <w:ins w:id="13" w:author="JTT" w:date="2015-01-23T14:53:00Z">
        <w:r w:rsidR="00683C7E">
          <w:rPr>
            <w:rFonts w:ascii="Times New Roman" w:hAnsi="Times New Roman" w:cs="Times New Roman"/>
            <w:sz w:val="24"/>
            <w:szCs w:val="24"/>
          </w:rPr>
          <w:t xml:space="preserve">a tendancy to </w:t>
        </w:r>
      </w:ins>
      <w:r>
        <w:rPr>
          <w:rFonts w:ascii="Times New Roman" w:hAnsi="Times New Roman" w:cs="Times New Roman"/>
          <w:sz w:val="24"/>
          <w:szCs w:val="24"/>
        </w:rPr>
        <w:t>forag</w:t>
      </w:r>
      <w:ins w:id="14" w:author="JTT" w:date="2015-01-23T14:53:00Z">
        <w:r w:rsidR="00683C7E">
          <w:rPr>
            <w:rFonts w:ascii="Times New Roman" w:hAnsi="Times New Roman" w:cs="Times New Roman"/>
            <w:sz w:val="24"/>
            <w:szCs w:val="24"/>
          </w:rPr>
          <w:t>e</w:t>
        </w:r>
      </w:ins>
      <w:del w:id="15" w:author="JTT" w:date="2015-01-23T14:53:00Z">
        <w:r w:rsidDel="00683C7E">
          <w:rPr>
            <w:rFonts w:ascii="Times New Roman" w:hAnsi="Times New Roman" w:cs="Times New Roman"/>
            <w:sz w:val="24"/>
            <w:szCs w:val="24"/>
          </w:rPr>
          <w:delText>ing</w:delText>
        </w:r>
      </w:del>
      <w:r>
        <w:rPr>
          <w:rFonts w:ascii="Times New Roman" w:hAnsi="Times New Roman" w:cs="Times New Roman"/>
          <w:sz w:val="24"/>
          <w:szCs w:val="24"/>
        </w:rPr>
        <w:t xml:space="preserve"> in high vs. low-quality habitat) will likely lead to persistent differences in growth rates</w:t>
      </w:r>
      <w:ins w:id="16" w:author="JTT" w:date="2015-01-23T14:53:00Z">
        <w:r w:rsidR="000B6B53">
          <w:rPr>
            <w:rFonts w:ascii="Times New Roman" w:hAnsi="Times New Roman" w:cs="Times New Roman"/>
            <w:sz w:val="24"/>
            <w:szCs w:val="24"/>
          </w:rPr>
          <w:t xml:space="preserve"> among individuals</w:t>
        </w:r>
      </w:ins>
      <w:r>
        <w:rPr>
          <w:rFonts w:ascii="Times New Roman" w:hAnsi="Times New Roman" w:cs="Times New Roman"/>
          <w:sz w:val="24"/>
          <w:szCs w:val="24"/>
        </w:rPr>
        <w:t xml:space="preserve">.  </w:t>
      </w:r>
      <w:moveFromRangeStart w:id="17" w:author="JTT" w:date="2015-01-23T14:54:00Z" w:name="move409788181"/>
      <w:moveFrom w:id="18" w:author="JTT" w:date="2015-01-23T14:54:00Z">
        <w:r w:rsidDel="00814F05">
          <w:rPr>
            <w:rFonts w:ascii="Times New Roman" w:hAnsi="Times New Roman" w:cs="Times New Roman"/>
            <w:sz w:val="24"/>
            <w:szCs w:val="24"/>
          </w:rPr>
          <w:t xml:space="preserve">Variation in growth rates has been discussed for over 100 years for fish populations.  </w:t>
        </w:r>
      </w:moveFrom>
      <w:moveFromRangeEnd w:id="17"/>
      <w:r>
        <w:rPr>
          <w:rFonts w:ascii="Times New Roman" w:hAnsi="Times New Roman" w:cs="Times New Roman"/>
          <w:sz w:val="24"/>
          <w:szCs w:val="24"/>
        </w:rPr>
        <w:t xml:space="preserve">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77777777"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which modeled persistent, temporal, and residual variation in growth rates in the analysis of data from a growth experiment for steelhead trout.  In this study, we additionally incorporate sex-specific differences and spatial variation in growth rates, and implement the model using maximum marginal likelihood estimation.  The code is distributed as a publicly available package in the R statistical environment, and is illustrated using CMR data for Antarctic toothfish</w:t>
      </w:r>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r w:rsidR="00E51C92">
        <w:rPr>
          <w:rFonts w:ascii="Times New Roman" w:hAnsi="Times New Roman" w:cs="Times New Roman"/>
          <w:i/>
          <w:sz w:val="24"/>
          <w:szCs w:val="24"/>
        </w:rPr>
        <w:t>Dissostichus mawsoni</w:t>
      </w:r>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[1-2 sentence summary of most important result for toothfish]</w:t>
      </w:r>
      <w:r w:rsidR="00D018E5">
        <w:rPr>
          <w:rFonts w:ascii="Times New Roman" w:hAnsi="Times New Roman" w:cs="Times New Roman"/>
          <w:sz w:val="24"/>
          <w:szCs w:val="24"/>
        </w:rPr>
        <w:t>.</w:t>
      </w:r>
    </w:p>
    <w:p w14:paraId="3CC1B4AC" w14:textId="77777777" w:rsidR="00611502" w:rsidRDefault="00611502">
      <w:pPr>
        <w:spacing w:line="480" w:lineRule="auto"/>
        <w:rPr>
          <w:rFonts w:ascii="Times New Roman" w:hAnsi="Times New Roman" w:cs="Times New Roman"/>
          <w:b/>
          <w:sz w:val="24"/>
          <w:szCs w:val="24"/>
        </w:rPr>
        <w:pPrChange w:id="19" w:author="JTT" w:date="2015-01-23T16:01:00Z">
          <w:pPr/>
        </w:pPrChange>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Bertalanffy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5D34A98"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dL/dt</w:t>
      </w:r>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ins w:id="20" w:author="JTT" w:date="2015-01-23T14:59:00Z">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r w:rsidR="00814F05">
          <w:rPr>
            <w:rFonts w:ascii="Times New Roman" w:hAnsi="Times New Roman" w:cs="Times New Roman"/>
            <w:sz w:val="24"/>
            <w:szCs w:val="24"/>
          </w:rPr>
          <w:t xml:space="preserve"> </w:t>
        </w:r>
      </w:ins>
      <w:r w:rsidR="0024242D">
        <w:rPr>
          <w:rFonts w:ascii="Times New Roman" w:hAnsi="Times New Roman" w:cs="Times New Roman"/>
          <w:sz w:val="24"/>
          <w:szCs w:val="24"/>
        </w:rPr>
        <w:t>as varying among individuals</w:t>
      </w:r>
      <w:del w:id="21" w:author="JTT" w:date="2015-01-23T14:59:00Z">
        <w:r w:rsidR="0018784A" w:rsidDel="00814F05">
          <w:rPr>
            <w:rFonts w:ascii="Times New Roman" w:hAnsi="Times New Roman" w:cs="Times New Roman"/>
            <w:sz w:val="24"/>
            <w:szCs w:val="24"/>
          </w:rPr>
          <w:delText xml:space="preserve"> </w:delText>
        </w:r>
        <w:r w:rsidR="0018784A" w:rsidRPr="0018784A" w:rsidDel="00814F05">
          <w:rPr>
            <w:rFonts w:ascii="Times New Roman" w:hAnsi="Times New Roman" w:cs="Times New Roman"/>
            <w:i/>
            <w:sz w:val="24"/>
            <w:szCs w:val="24"/>
          </w:rPr>
          <w:delText>k</w:delText>
        </w:r>
        <w:r w:rsidR="0018784A" w:rsidRPr="0018784A" w:rsidDel="00814F05">
          <w:rPr>
            <w:rFonts w:ascii="Times New Roman" w:hAnsi="Times New Roman" w:cs="Times New Roman"/>
            <w:i/>
            <w:sz w:val="24"/>
            <w:szCs w:val="24"/>
            <w:vertAlign w:val="subscript"/>
          </w:rPr>
          <w:delText>i</w:delText>
        </w:r>
      </w:del>
      <w:r w:rsidR="0024242D">
        <w:rPr>
          <w:rFonts w:ascii="Times New Roman" w:hAnsi="Times New Roman" w:cs="Times New Roman"/>
          <w:sz w:val="24"/>
          <w:szCs w:val="24"/>
        </w:rPr>
        <w:t>, due to differences in ambient temperature, intrinsic variation in activity levels, and other factors:</w:t>
      </w:r>
    </w:p>
    <w:p w14:paraId="32277604" w14:textId="12D70DF0" w:rsidR="00814F05" w:rsidRDefault="00E22BF5">
      <w:pPr>
        <w:tabs>
          <w:tab w:val="left" w:pos="360"/>
          <w:tab w:val="left" w:pos="720"/>
          <w:tab w:val="left" w:pos="8640"/>
        </w:tabs>
        <w:spacing w:after="0" w:line="480" w:lineRule="auto"/>
        <w:rPr>
          <w:ins w:id="22" w:author="JTT" w:date="2015-01-23T14:54:00Z"/>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ins w:id="23" w:author="JTT" w:date="2015-01-23T14:55:00Z">
        <w:r w:rsidR="00814F05">
          <w:rPr>
            <w:rFonts w:ascii="Times New Roman" w:hAnsi="Times New Roman" w:cs="Times New Roman"/>
            <w:sz w:val="24"/>
            <w:szCs w:val="24"/>
          </w:rPr>
          <w:tab/>
        </w:r>
      </w:ins>
      <w:moveToRangeStart w:id="24" w:author="JTT" w:date="2015-01-23T14:55:00Z" w:name="move409788231"/>
      <w:moveTo w:id="25" w:author="JTT" w:date="2015-01-23T14:55:00Z">
        <w:r w:rsidR="00814F05">
          <w:rPr>
            <w:rFonts w:ascii="Times New Roman" w:hAnsi="Times New Roman" w:cs="Times New Roman"/>
            <w:sz w:val="24"/>
            <w:szCs w:val="24"/>
          </w:rPr>
          <w:t>(2)</w:t>
        </w:r>
      </w:moveTo>
      <w:moveToRangeEnd w:id="24"/>
    </w:p>
    <w:p w14:paraId="2BB88059" w14:textId="5BC2670E" w:rsidR="008E7432" w:rsidDel="00814F05" w:rsidRDefault="00812728">
      <w:pPr>
        <w:tabs>
          <w:tab w:val="left" w:pos="360"/>
          <w:tab w:val="left" w:pos="720"/>
          <w:tab w:val="left" w:pos="8640"/>
        </w:tabs>
        <w:spacing w:after="0" w:line="480" w:lineRule="auto"/>
        <w:rPr>
          <w:del w:id="26" w:author="JTT" w:date="2015-01-23T14:54:00Z"/>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ins w:id="27" w:author="JTT" w:date="2015-01-23T14:55:00Z">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ins>
      <w:del w:id="28" w:author="JTT" w:date="2015-01-23T14:55:00Z">
        <w:r w:rsidDel="00814F05">
          <w:rPr>
            <w:rFonts w:ascii="Times New Roman" w:hAnsi="Times New Roman" w:cs="Times New Roman"/>
            <w:sz w:val="24"/>
            <w:szCs w:val="24"/>
          </w:rPr>
          <w:tab/>
        </w:r>
      </w:del>
      <w:moveFromRangeStart w:id="29" w:author="JTT" w:date="2015-01-23T14:55:00Z" w:name="move409788231"/>
      <w:moveFrom w:id="30" w:author="JTT" w:date="2015-01-23T14:55:00Z">
        <w:r w:rsidDel="00814F05">
          <w:rPr>
            <w:rFonts w:ascii="Times New Roman" w:hAnsi="Times New Roman" w:cs="Times New Roman"/>
            <w:sz w:val="24"/>
            <w:szCs w:val="24"/>
          </w:rPr>
          <w:t>(2)</w:t>
        </w:r>
      </w:moveFrom>
      <w:moveFromRangeEnd w:id="29"/>
    </w:p>
    <w:p w14:paraId="34FDA6C4" w14:textId="49345464" w:rsidR="0024242D" w:rsidRPr="0024242D" w:rsidRDefault="0018784A">
      <w:pPr>
        <w:tabs>
          <w:tab w:val="left" w:pos="360"/>
          <w:tab w:val="left" w:pos="720"/>
          <w:tab w:val="left" w:pos="8640"/>
        </w:tabs>
        <w:spacing w:after="0" w:line="480" w:lineRule="auto"/>
        <w:rPr>
          <w:rFonts w:ascii="Times New Roman" w:hAnsi="Times New Roman" w:cs="Times New Roman"/>
          <w:sz w:val="24"/>
          <w:szCs w:val="24"/>
        </w:rPr>
      </w:pPr>
      <w:del w:id="31" w:author="JTT" w:date="2015-01-23T14:55:00Z">
        <w:r w:rsidDel="00814F05">
          <w:rPr>
            <w:rFonts w:ascii="Times New Roman" w:hAnsi="Times New Roman" w:cs="Times New Roman"/>
            <w:sz w:val="24"/>
            <w:szCs w:val="24"/>
          </w:rPr>
          <w:delText>where</w:delText>
        </w:r>
        <w:r w:rsidR="0024242D" w:rsidDel="00814F05">
          <w:rPr>
            <w:rFonts w:ascii="Times New Roman" w:hAnsi="Times New Roman" w:cs="Times New Roman"/>
            <w:sz w:val="24"/>
            <w:szCs w:val="24"/>
          </w:rPr>
          <w:delText xml:space="preserve"> </w:delText>
        </w:r>
      </w:del>
      <w:r w:rsidR="0024242D" w:rsidRPr="0024242D">
        <w:rPr>
          <w:rFonts w:ascii="Times New Roman" w:hAnsi="Times New Roman" w:cs="Times New Roman"/>
          <w:i/>
          <w:sz w:val="24"/>
          <w:szCs w:val="24"/>
        </w:rPr>
        <w:t>μ</w:t>
      </w:r>
      <w:r>
        <w:rPr>
          <w:rFonts w:ascii="Times New Roman" w:hAnsi="Times New Roman" w:cs="Times New Roman"/>
          <w:i/>
          <w:sz w:val="24"/>
          <w:szCs w:val="24"/>
          <w:vertAlign w:val="subscript"/>
        </w:rPr>
        <w:t>k</w:t>
      </w:r>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del w:id="32" w:author="JTT" w:date="2015-01-23T14:59:00Z">
        <w:r w:rsidR="0024242D" w:rsidDel="00814F05">
          <w:rPr>
            <w:rFonts w:ascii="Times New Roman" w:hAnsi="Times New Roman" w:cs="Times New Roman"/>
            <w:sz w:val="24"/>
            <w:szCs w:val="24"/>
          </w:rPr>
          <w:delText xml:space="preserve">average </w:delText>
        </w:r>
      </w:del>
      <w:ins w:id="33" w:author="JTT" w:date="2015-01-23T14:59:00Z">
        <w:r w:rsidR="00814F05">
          <w:rPr>
            <w:rFonts w:ascii="Times New Roman" w:hAnsi="Times New Roman" w:cs="Times New Roman"/>
            <w:sz w:val="24"/>
            <w:szCs w:val="24"/>
          </w:rPr>
          <w:t xml:space="preserve">median </w:t>
        </w:r>
      </w:ins>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w:r w:rsidR="00D95083" w:rsidRPr="00201D26">
        <w:rPr>
          <w:rFonts w:ascii="Times New Roman" w:hAnsi="Times New Roman" w:cs="Times New Roman"/>
          <w:i/>
          <w:sz w:val="24"/>
          <w:szCs w:val="24"/>
        </w:rPr>
        <w:t>σ</w:t>
      </w:r>
      <w:r w:rsidR="00D95083" w:rsidRPr="00D95083">
        <w:rPr>
          <w:rFonts w:ascii="Times New Roman" w:hAnsi="Times New Roman" w:cs="Times New Roman"/>
          <w:i/>
          <w:sz w:val="24"/>
          <w:szCs w:val="24"/>
          <w:vertAlign w:val="subscript"/>
        </w:rPr>
        <w:t>k</w:t>
      </w:r>
      <w:r w:rsidR="00D95083">
        <w:rPr>
          <w:rFonts w:ascii="Times New Roman" w:hAnsi="Times New Roman" w:cs="Times New Roman"/>
          <w:sz w:val="24"/>
          <w:szCs w:val="24"/>
        </w:rPr>
        <w:t xml:space="preserve"> is the standard deviation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E22BF5">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and energy acquisition rate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in turn affecting their access to food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In particular, we assume that upkeep costs for a given individual </w:t>
      </w:r>
      <w:r w:rsidR="0024242D">
        <w:rPr>
          <w:rFonts w:ascii="Times New Roman" w:hAnsi="Times New Roman" w:cs="Times New Roman"/>
          <w:i/>
          <w:sz w:val="24"/>
          <w:szCs w:val="24"/>
        </w:rPr>
        <w:t>i</w:t>
      </w:r>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r w:rsidR="0024242D">
        <w:rPr>
          <w:rFonts w:ascii="Times New Roman" w:hAnsi="Times New Roman" w:cs="Times New Roman"/>
          <w:sz w:val="24"/>
          <w:szCs w:val="24"/>
        </w:rPr>
        <w:t xml:space="preserve">), which will </w:t>
      </w:r>
      <w:r w:rsidR="0024242D">
        <w:rPr>
          <w:rFonts w:ascii="Times New Roman" w:hAnsi="Times New Roman" w:cs="Times New Roman"/>
          <w:sz w:val="24"/>
          <w:szCs w:val="24"/>
        </w:rPr>
        <w:lastRenderedPageBreak/>
        <w:t>vary around the average value for this individual</w:t>
      </w:r>
      <w:r w:rsidR="008E1438">
        <w:rPr>
          <w:rFonts w:ascii="Times New Roman" w:hAnsi="Times New Roman" w:cs="Times New Roman"/>
          <w:sz w:val="24"/>
          <w:szCs w:val="24"/>
        </w:rPr>
        <w:t xml:space="preserve"> (</w:t>
      </w:r>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79BF470D"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ins w:id="34" w:author="Darcy Webber" w:date="2015-01-23T09:21:00Z">
                    <w:rPr>
                      <w:rFonts w:ascii="Cambria Math" w:hAnsi="Cambria Math" w:cs="Times New Roman"/>
                      <w:i/>
                      <w:sz w:val="24"/>
                      <w:szCs w:val="24"/>
                    </w:rPr>
                  </w:ins>
                </m:ctrlPr>
              </m:sSubPr>
              <m:e>
                <m:r>
                  <w:ins w:id="35" w:author="Darcy Webber" w:date="2015-01-23T09:21:00Z">
                    <w:rPr>
                      <w:rFonts w:ascii="Cambria Math" w:hAnsi="Cambria Math" w:cs="Times New Roman"/>
                      <w:sz w:val="24"/>
                      <w:szCs w:val="24"/>
                    </w:rPr>
                    <m:t>∆</m:t>
                  </w:ins>
                </m:r>
              </m:e>
              <m:sub>
                <m:r>
                  <w:ins w:id="36" w:author="Darcy Webber" w:date="2015-01-23T09:21:00Z">
                    <w:rPr>
                      <w:rFonts w:ascii="Cambria Math" w:hAnsi="Cambria Math" w:cs="Times New Roman"/>
                      <w:sz w:val="24"/>
                      <w:szCs w:val="24"/>
                    </w:rPr>
                    <m:t>t</m:t>
                  </w:ins>
                </m:r>
              </m:sub>
            </m:sSub>
            <m:r>
              <w:del w:id="37" w:author="Darcy Webber" w:date="2015-01-23T09:21:00Z">
                <w:rPr>
                  <w:rFonts w:ascii="Cambria Math" w:hAnsi="Cambria Math" w:cs="Times New Roman"/>
                  <w:sz w:val="24"/>
                  <w:szCs w:val="24"/>
                </w:rPr>
                <m:t>t</m:t>
              </w:del>
            </m:r>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75C63312" w:rsidR="00D269B9" w:rsidRPr="009738B0" w:rsidRDefault="00E22BF5">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ins w:id="38" w:author="Darcy Webber" w:date="2015-01-23T09:21:00Z">
                      <w:rPr>
                        <w:rFonts w:ascii="Cambria Math" w:hAnsi="Cambria Math" w:cs="Times New Roman"/>
                        <w:i/>
                        <w:sz w:val="24"/>
                        <w:szCs w:val="24"/>
                      </w:rPr>
                    </w:ins>
                  </m:ctrlPr>
                </m:sSubPr>
                <m:e>
                  <m:r>
                    <w:ins w:id="39" w:author="Darcy Webber" w:date="2015-01-23T09:21:00Z">
                      <w:rPr>
                        <w:rFonts w:ascii="Cambria Math" w:hAnsi="Cambria Math" w:cs="Times New Roman"/>
                        <w:sz w:val="24"/>
                        <w:szCs w:val="24"/>
                      </w:rPr>
                      <m:t>∆</m:t>
                    </w:ins>
                  </m:r>
                </m:e>
                <m:sub>
                  <m:r>
                    <w:ins w:id="40" w:author="Darcy Webber" w:date="2015-01-23T09:21:00Z">
                      <w:rPr>
                        <w:rFonts w:ascii="Cambria Math" w:hAnsi="Cambria Math" w:cs="Times New Roman"/>
                        <w:sz w:val="24"/>
                        <w:szCs w:val="24"/>
                      </w:rPr>
                      <m:t>t</m:t>
                    </w:ins>
                  </m:r>
                </m:sub>
              </m:sSub>
              <m:r>
                <w:del w:id="41" w:author="Darcy Webber" w:date="2015-01-23T09:21:00Z">
                  <w:rPr>
                    <w:rFonts w:ascii="Cambria Math" w:hAnsi="Cambria Math" w:cs="Times New Roman"/>
                    <w:sz w:val="24"/>
                    <w:szCs w:val="24"/>
                  </w:rPr>
                  <m:t>t</m:t>
                </w:del>
              </m:r>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175F2FB" w:rsidR="0010212C" w:rsidRDefault="003B1F46">
      <w:pPr>
        <w:tabs>
          <w:tab w:val="left" w:pos="360"/>
          <w:tab w:val="left" w:pos="720"/>
          <w:tab w:val="left" w:pos="8640"/>
        </w:tabs>
        <w:spacing w:after="0" w:line="480" w:lineRule="auto"/>
        <w:rPr>
          <w:ins w:id="42" w:author="JTT" w:date="2015-01-23T15:08:00Z"/>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commentRangeStart w:id="43"/>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commentRangeEnd w:id="43"/>
      <w:r w:rsidR="00D34BEE">
        <w:rPr>
          <w:rStyle w:val="CommentReference"/>
        </w:rPr>
        <w:commentReference w:id="43"/>
      </w:r>
      <w:ins w:id="44" w:author="JTT" w:date="2015-01-23T15:08:00Z">
        <w:r w:rsidR="0010212C" w:rsidRPr="0010212C">
          <w:rPr>
            <w:rFonts w:ascii="Times New Roman" w:hAnsi="Times New Roman" w:cs="Times New Roman"/>
            <w:sz w:val="24"/>
            <w:szCs w:val="24"/>
          </w:rPr>
          <w:t xml:space="preserve"> </w:t>
        </w:r>
      </w:ins>
      <w:ins w:id="45" w:author="JTT" w:date="2015-01-23T15:21:00Z">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ins>
      <w:ins w:id="46" w:author="JTT" w:date="2015-01-23T15:22:00Z">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ins>
      <w:ins w:id="47" w:author="JTT" w:date="2015-01-23T15:23:00Z">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ins>
      <w:moveToRangeStart w:id="48" w:author="JTT" w:date="2015-01-23T15:08:00Z" w:name="move409789036"/>
      <w:moveTo w:id="49" w:author="JTT" w:date="2015-01-23T15:08:00Z">
        <w:r w:rsidR="0010212C">
          <w:rPr>
            <w:rFonts w:ascii="Times New Roman" w:hAnsi="Times New Roman" w:cs="Times New Roman"/>
            <w:sz w:val="24"/>
            <w:szCs w:val="24"/>
          </w:rPr>
          <w:tab/>
        </w:r>
      </w:moveTo>
    </w:p>
    <w:p w14:paraId="3F76F4AB" w14:textId="39A13CA2"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commentRangeStart w:id="50"/>
      <w:ins w:id="51" w:author="JTT" w:date="2015-01-23T15:08:00Z">
        <w:r>
          <w:rPr>
            <w:rFonts w:ascii="Times New Roman" w:hAnsi="Times New Roman" w:cs="Times New Roman"/>
            <w:sz w:val="24"/>
            <w:szCs w:val="24"/>
          </w:rPr>
          <w:tab/>
        </w:r>
      </w:ins>
      <w:moveTo w:id="52" w:author="JTT" w:date="2015-01-23T15:08:00Z">
        <w:r>
          <w:rPr>
            <w:rFonts w:ascii="Times New Roman" w:hAnsi="Times New Roman" w:cs="Times New Roman"/>
            <w:sz w:val="24"/>
            <w:szCs w:val="24"/>
          </w:rPr>
          <w:t xml:space="preserve">The </w:t>
        </w:r>
        <w:del w:id="53" w:author="JTT" w:date="2015-01-23T15:08:00Z">
          <w:r w:rsidDel="0010212C">
            <w:rPr>
              <w:rFonts w:ascii="Times New Roman" w:hAnsi="Times New Roman" w:cs="Times New Roman"/>
              <w:sz w:val="24"/>
              <w:szCs w:val="24"/>
            </w:rPr>
            <w:delText xml:space="preserve">probabilistic relationship </w:delText>
          </w:r>
        </w:del>
      </w:moveTo>
      <w:ins w:id="54" w:author="JTT" w:date="2015-01-23T15:08:00Z">
        <w:r>
          <w:rPr>
            <w:rFonts w:ascii="Times New Roman" w:hAnsi="Times New Roman" w:cs="Times New Roman"/>
            <w:sz w:val="24"/>
            <w:szCs w:val="24"/>
          </w:rPr>
          <w:t>observed length for each individual upon first tagging</w:t>
        </w:r>
      </w:ins>
      <w:ins w:id="55" w:author="JTT" w:date="2015-01-23T15:24:00Z">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ins>
      <w:ins w:id="56" w:author="JTT" w:date="2015-01-23T15:08:00Z">
        <w:r>
          <w:rPr>
            <w:rFonts w:ascii="Times New Roman" w:hAnsi="Times New Roman" w:cs="Times New Roman"/>
            <w:sz w:val="24"/>
            <w:szCs w:val="24"/>
          </w:rPr>
          <w:t xml:space="preserve"> and </w:t>
        </w:r>
      </w:ins>
      <w:ins w:id="57" w:author="JTT" w:date="2015-01-23T15:09:00Z">
        <w:r>
          <w:rPr>
            <w:rFonts w:ascii="Times New Roman" w:hAnsi="Times New Roman" w:cs="Times New Roman"/>
            <w:sz w:val="24"/>
            <w:szCs w:val="24"/>
          </w:rPr>
          <w:t xml:space="preserve">upon </w:t>
        </w:r>
      </w:ins>
      <w:ins w:id="58" w:author="JTT" w:date="2015-01-23T15:08:00Z">
        <w:r>
          <w:rPr>
            <w:rFonts w:ascii="Times New Roman" w:hAnsi="Times New Roman" w:cs="Times New Roman"/>
            <w:sz w:val="24"/>
            <w:szCs w:val="24"/>
          </w:rPr>
          <w:t xml:space="preserve">recapture </w:t>
        </w:r>
      </w:ins>
      <w:ins w:id="59" w:author="JTT" w:date="2015-01-23T15:24:00Z">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commentRangeEnd w:id="50"/>
        <w:r w:rsidR="00DF3C5E">
          <w:rPr>
            <w:rStyle w:val="CommentReference"/>
          </w:rPr>
          <w:commentReference w:id="50"/>
        </w:r>
      </w:ins>
      <w:ins w:id="60" w:author="JTT" w:date="2015-01-23T15:09:00Z">
        <w:r>
          <w:rPr>
            <w:rFonts w:ascii="Times New Roman" w:hAnsi="Times New Roman" w:cs="Times New Roman"/>
            <w:sz w:val="24"/>
            <w:szCs w:val="24"/>
          </w:rPr>
          <w:t xml:space="preserve">is assumed to follow a normal distribution </w:t>
        </w:r>
      </w:ins>
      <w:ins w:id="61" w:author="JTT" w:date="2015-01-23T15:10:00Z">
        <w:r>
          <w:rPr>
            <w:rFonts w:ascii="Times New Roman" w:hAnsi="Times New Roman" w:cs="Times New Roman"/>
            <w:sz w:val="24"/>
            <w:szCs w:val="24"/>
          </w:rPr>
          <w:t xml:space="preserve">with a fixed coefficient of variation </w:t>
        </w:r>
      </w:ins>
      <w:ins w:id="62" w:author="JTT" w:date="2015-01-23T15:09:00Z">
        <w:r>
          <w:rPr>
            <w:rFonts w:ascii="Times New Roman" w:hAnsi="Times New Roman" w:cs="Times New Roman"/>
            <w:sz w:val="24"/>
            <w:szCs w:val="24"/>
          </w:rPr>
          <w:t xml:space="preserve">(representing </w:t>
        </w:r>
      </w:ins>
      <w:ins w:id="63" w:author="JTT" w:date="2015-01-23T15:10:00Z">
        <w:r>
          <w:rPr>
            <w:rFonts w:ascii="Times New Roman" w:hAnsi="Times New Roman" w:cs="Times New Roman"/>
            <w:sz w:val="24"/>
            <w:szCs w:val="24"/>
          </w:rPr>
          <w:t xml:space="preserve">observation error </w:t>
        </w:r>
      </w:ins>
      <w:ins w:id="64" w:author="JTT" w:date="2015-01-23T15:09:00Z">
        <w:r>
          <w:rPr>
            <w:rFonts w:ascii="Times New Roman" w:hAnsi="Times New Roman" w:cs="Times New Roman"/>
            <w:sz w:val="24"/>
            <w:szCs w:val="24"/>
          </w:rPr>
          <w:t>caused by at-sea length measurements</w:t>
        </w:r>
      </w:ins>
      <w:ins w:id="65" w:author="JTT" w:date="2015-01-23T15:10:00Z">
        <w:r>
          <w:rPr>
            <w:rFonts w:ascii="Times New Roman" w:hAnsi="Times New Roman" w:cs="Times New Roman"/>
            <w:sz w:val="24"/>
            <w:szCs w:val="24"/>
          </w:rPr>
          <w:t xml:space="preserve">) given the estimated length at that age </w:t>
        </w:r>
        <w:r>
          <w:rPr>
            <w:rFonts w:ascii="Times New Roman" w:hAnsi="Times New Roman" w:cs="Times New Roman"/>
            <w:i/>
            <w:sz w:val="24"/>
            <w:szCs w:val="24"/>
          </w:rPr>
          <w:t>L(t)</w:t>
        </w:r>
      </w:ins>
      <w:moveTo w:id="66" w:author="JTT" w:date="2015-01-23T15:08:00Z">
        <w:del w:id="67" w:author="JTT" w:date="2015-01-23T15:10:00Z">
          <w:r w:rsidDel="0010212C">
            <w:rPr>
              <w:rFonts w:ascii="Times New Roman" w:hAnsi="Times New Roman" w:cs="Times New Roman"/>
              <w:sz w:val="24"/>
              <w:szCs w:val="24"/>
            </w:rPr>
            <w:delText xml:space="preserve">between the observed length at time </w:delText>
          </w:r>
          <w:r w:rsidRPr="00347984" w:rsidDel="0010212C">
            <w:rPr>
              <w:rFonts w:ascii="Times New Roman" w:hAnsi="Times New Roman" w:cs="Times New Roman"/>
              <w:i/>
              <w:sz w:val="24"/>
              <w:szCs w:val="24"/>
            </w:rPr>
            <w:delText>L</w:delText>
          </w:r>
          <w:r w:rsidRPr="00347984" w:rsidDel="0010212C">
            <w:rPr>
              <w:rFonts w:ascii="Times New Roman" w:hAnsi="Times New Roman" w:cs="Times New Roman"/>
              <w:i/>
              <w:sz w:val="24"/>
              <w:szCs w:val="24"/>
              <w:vertAlign w:val="subscript"/>
            </w:rPr>
            <w:delText>obs</w:delText>
          </w:r>
          <w:r w:rsidRPr="00347984" w:rsidDel="0010212C">
            <w:rPr>
              <w:rFonts w:ascii="Times New Roman" w:hAnsi="Times New Roman" w:cs="Times New Roman"/>
              <w:i/>
              <w:sz w:val="24"/>
              <w:szCs w:val="24"/>
            </w:rPr>
            <w:delText>(t)</w:delText>
          </w:r>
          <w:r w:rsidDel="0010212C">
            <w:rPr>
              <w:rFonts w:ascii="Times New Roman" w:hAnsi="Times New Roman" w:cs="Times New Roman"/>
              <w:sz w:val="24"/>
              <w:szCs w:val="24"/>
            </w:rPr>
            <w:delText xml:space="preserve"> and expected length at time </w:delText>
          </w:r>
          <w:r w:rsidRPr="00347984" w:rsidDel="0010212C">
            <w:rPr>
              <w:rFonts w:ascii="Times New Roman" w:hAnsi="Times New Roman" w:cs="Times New Roman"/>
              <w:i/>
              <w:sz w:val="24"/>
              <w:szCs w:val="24"/>
            </w:rPr>
            <w:delText>L(t)</w:delText>
          </w:r>
          <w:r w:rsidDel="0010212C">
            <w:rPr>
              <w:rFonts w:ascii="Times New Roman" w:hAnsi="Times New Roman" w:cs="Times New Roman"/>
              <w:sz w:val="24"/>
              <w:szCs w:val="24"/>
            </w:rPr>
            <w:delText xml:space="preserve"> is assumed to be</w:delText>
          </w:r>
        </w:del>
        <w:r>
          <w:rPr>
            <w:rFonts w:ascii="Times New Roman" w:hAnsi="Times New Roman" w:cs="Times New Roman"/>
            <w:sz w:val="24"/>
            <w:szCs w:val="24"/>
          </w:rPr>
          <w:t>:</w:t>
        </w:r>
      </w:moveTo>
    </w:p>
    <w:commentRangeStart w:id="68"/>
    <w:p w14:paraId="056ACDED" w14:textId="132F2B7C" w:rsidR="0010212C" w:rsidRDefault="00E22BF5">
      <w:pPr>
        <w:tabs>
          <w:tab w:val="left" w:pos="360"/>
          <w:tab w:val="left" w:pos="720"/>
          <w:tab w:val="left" w:pos="8640"/>
        </w:tabs>
        <w:spacing w:after="0" w:line="480" w:lineRule="auto"/>
        <w:jc w:val="both"/>
        <w:rPr>
          <w:ins w:id="69" w:author="JTT" w:date="2015-01-23T15:10:00Z"/>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r>
          <w:del w:id="70" w:author="JTT" w:date="2015-01-23T15:19:00Z">
            <m:rPr>
              <m:scr m:val="script"/>
            </m:rPr>
            <w:rPr>
              <w:rFonts w:ascii="Cambria Math" w:hAnsi="Cambria Math" w:cs="Times New Roman"/>
              <w:sz w:val="24"/>
              <w:szCs w:val="24"/>
            </w:rPr>
            <m:t>N</m:t>
          </w:del>
        </m:r>
        <m:r>
          <w:ins w:id="71" w:author="JTT" w:date="2015-01-23T15:19:00Z">
            <w:rPr>
              <w:rFonts w:ascii="Cambria Math" w:hAnsi="Cambria Math" w:cs="Times New Roman"/>
              <w:sz w:val="24"/>
              <w:szCs w:val="24"/>
            </w:rPr>
            <m:t>N</m:t>
          </w:ins>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moveTo w:id="72" w:author="JTT" w:date="2015-01-23T15:08:00Z">
        <w:r w:rsidR="0010212C">
          <w:rPr>
            <w:rFonts w:ascii="Times New Roman" w:hAnsi="Times New Roman" w:cs="Times New Roman"/>
            <w:iCs/>
            <w:sz w:val="24"/>
            <w:szCs w:val="24"/>
          </w:rPr>
          <w:t xml:space="preserve"> </w:t>
        </w:r>
      </w:moveTo>
      <w:commentRangeEnd w:id="68"/>
      <w:r w:rsidR="00DF3C5E">
        <w:rPr>
          <w:rStyle w:val="CommentReference"/>
        </w:rPr>
        <w:commentReference w:id="68"/>
      </w:r>
      <w:ins w:id="73" w:author="JTT" w:date="2015-01-23T15:10:00Z">
        <w:r w:rsidR="0010212C">
          <w:rPr>
            <w:rFonts w:ascii="Times New Roman" w:hAnsi="Times New Roman" w:cs="Times New Roman"/>
            <w:iCs/>
            <w:sz w:val="24"/>
            <w:szCs w:val="24"/>
          </w:rPr>
          <w:tab/>
          <w:t>(</w:t>
        </w:r>
      </w:ins>
      <w:ins w:id="74" w:author="JTT" w:date="2015-01-23T15:11:00Z">
        <w:r w:rsidR="00C03356">
          <w:rPr>
            <w:rFonts w:ascii="Times New Roman" w:hAnsi="Times New Roman" w:cs="Times New Roman"/>
            <w:iCs/>
            <w:sz w:val="24"/>
            <w:szCs w:val="24"/>
          </w:rPr>
          <w:t>5</w:t>
        </w:r>
      </w:ins>
      <w:ins w:id="75" w:author="JTT" w:date="2015-01-23T15:10:00Z">
        <w:r w:rsidR="0010212C">
          <w:rPr>
            <w:rFonts w:ascii="Times New Roman" w:hAnsi="Times New Roman" w:cs="Times New Roman"/>
            <w:iCs/>
            <w:sz w:val="24"/>
            <w:szCs w:val="24"/>
          </w:rPr>
          <w:t>)</w:t>
        </w:r>
      </w:ins>
    </w:p>
    <w:p w14:paraId="51951425" w14:textId="3090FBDD" w:rsidR="0010212C" w:rsidDel="0010212C" w:rsidRDefault="0010212C">
      <w:pPr>
        <w:tabs>
          <w:tab w:val="left" w:pos="360"/>
          <w:tab w:val="left" w:pos="720"/>
          <w:tab w:val="left" w:pos="8640"/>
        </w:tabs>
        <w:spacing w:after="0" w:line="480" w:lineRule="auto"/>
        <w:jc w:val="both"/>
        <w:rPr>
          <w:del w:id="76" w:author="JTT" w:date="2015-01-23T15:11:00Z"/>
          <w:rFonts w:ascii="Times New Roman" w:hAnsi="Times New Roman" w:cs="Times New Roman"/>
          <w:sz w:val="24"/>
          <w:szCs w:val="24"/>
        </w:rPr>
      </w:pPr>
      <w:moveTo w:id="77" w:author="JTT" w:date="2015-01-23T15:08:00Z">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moveTo>
      <w:ins w:id="78" w:author="JTT" w:date="2015-01-23T15:11:00Z">
        <w:r>
          <w:rPr>
            <w:rFonts w:ascii="Times New Roman" w:hAnsi="Times New Roman" w:cs="Times New Roman"/>
            <w:sz w:val="24"/>
            <w:szCs w:val="24"/>
          </w:rPr>
          <w:t xml:space="preserve">, and </w:t>
        </w:r>
      </w:ins>
      <w:moveTo w:id="79" w:author="JTT" w:date="2015-01-23T15:08:00Z">
        <w:del w:id="80" w:author="JTT" w:date="2015-01-23T15:10:00Z">
          <w:r w:rsidDel="0010212C">
            <w:rPr>
              <w:rFonts w:ascii="Times New Roman" w:hAnsi="Times New Roman" w:cs="Times New Roman"/>
              <w:iCs/>
              <w:sz w:val="24"/>
              <w:szCs w:val="24"/>
            </w:rPr>
            <w:tab/>
            <w:delText>(6)</w:delText>
          </w:r>
        </w:del>
      </w:moveTo>
    </w:p>
    <w:p w14:paraId="5F32A8FB" w14:textId="75247DC0" w:rsidR="0010212C" w:rsidDel="0010212C" w:rsidRDefault="0010212C">
      <w:pPr>
        <w:tabs>
          <w:tab w:val="left" w:pos="360"/>
          <w:tab w:val="left" w:pos="720"/>
          <w:tab w:val="left" w:pos="8640"/>
        </w:tabs>
        <w:spacing w:after="0" w:line="480" w:lineRule="auto"/>
        <w:jc w:val="both"/>
        <w:rPr>
          <w:del w:id="81" w:author="JTT" w:date="2015-01-23T15:11:00Z"/>
          <w:rFonts w:ascii="Times New Roman" w:hAnsi="Times New Roman" w:cs="Times New Roman"/>
          <w:sz w:val="24"/>
          <w:szCs w:val="24"/>
        </w:rPr>
        <w:pPrChange w:id="82" w:author="JTT" w:date="2015-01-23T16:01:00Z">
          <w:pPr>
            <w:tabs>
              <w:tab w:val="left" w:pos="360"/>
              <w:tab w:val="left" w:pos="720"/>
              <w:tab w:val="left" w:pos="8640"/>
            </w:tabs>
            <w:spacing w:after="0" w:line="480" w:lineRule="auto"/>
          </w:pPr>
        </w:pPrChange>
      </w:pPr>
      <w:moveTo w:id="83" w:author="JTT" w:date="2015-01-23T15:08:00Z">
        <w:r>
          <w:rPr>
            <w:rFonts w:ascii="Times New Roman" w:hAnsi="Times New Roman" w:cs="Times New Roman"/>
            <w:sz w:val="24"/>
            <w:szCs w:val="24"/>
          </w:rPr>
          <w:t xml:space="preserve">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coefficient of variation (c.v.) of observed growth.</w:t>
        </w:r>
      </w:moveTo>
      <w:ins w:id="84" w:author="JTT" w:date="2015-01-23T15:11:00Z">
        <w:r>
          <w:rPr>
            <w:rFonts w:ascii="Times New Roman" w:hAnsi="Times New Roman" w:cs="Times New Roman"/>
            <w:sz w:val="24"/>
            <w:szCs w:val="24"/>
          </w:rPr>
          <w:t xml:space="preserve">  </w:t>
        </w:r>
      </w:ins>
    </w:p>
    <w:moveToRangeEnd w:id="48"/>
    <w:p w14:paraId="07D6DC76" w14:textId="275E2779" w:rsidR="00FD7A35" w:rsidDel="00AA1E34" w:rsidRDefault="00726AF6">
      <w:pPr>
        <w:tabs>
          <w:tab w:val="left" w:pos="360"/>
          <w:tab w:val="left" w:pos="720"/>
          <w:tab w:val="left" w:pos="8640"/>
        </w:tabs>
        <w:spacing w:after="0" w:line="480" w:lineRule="auto"/>
        <w:jc w:val="both"/>
        <w:rPr>
          <w:del w:id="85" w:author="JTT" w:date="2015-01-23T15:28:00Z"/>
          <w:rFonts w:ascii="Times New Roman" w:hAnsi="Times New Roman" w:cs="Times New Roman"/>
          <w:sz w:val="24"/>
          <w:szCs w:val="24"/>
        </w:rPr>
      </w:pPr>
      <w:del w:id="86" w:author="JTT" w:date="2015-01-23T15:28:00Z">
        <w:r w:rsidDel="00AA1E34">
          <w:rPr>
            <w:rFonts w:ascii="Times New Roman" w:hAnsi="Times New Roman" w:cs="Times New Roman"/>
            <w:sz w:val="24"/>
            <w:szCs w:val="24"/>
          </w:rPr>
          <w:delText xml:space="preserve">The </w:delText>
        </w:r>
      </w:del>
      <w:del w:id="87" w:author="JTT" w:date="2015-01-23T15:11:00Z">
        <w:r w:rsidR="008E1438" w:rsidDel="0010212C">
          <w:rPr>
            <w:rFonts w:ascii="Times New Roman" w:hAnsi="Times New Roman" w:cs="Times New Roman"/>
            <w:sz w:val="24"/>
            <w:szCs w:val="24"/>
          </w:rPr>
          <w:delText xml:space="preserve">average </w:delText>
        </w:r>
      </w:del>
      <w:del w:id="88" w:author="JTT" w:date="2015-01-23T15:28:00Z">
        <w:r w:rsidR="008E1438" w:rsidDel="00AA1E34">
          <w:rPr>
            <w:rFonts w:ascii="Times New Roman" w:hAnsi="Times New Roman" w:cs="Times New Roman"/>
            <w:sz w:val="24"/>
            <w:szCs w:val="24"/>
          </w:rPr>
          <w:delText xml:space="preserve">asymptotic </w:delText>
        </w:r>
        <w:r w:rsidDel="00AA1E34">
          <w:rPr>
            <w:rFonts w:ascii="Times New Roman" w:hAnsi="Times New Roman" w:cs="Times New Roman"/>
            <w:sz w:val="24"/>
            <w:szCs w:val="24"/>
          </w:rPr>
          <w:delText xml:space="preserve">length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sidDel="00AA1E34">
          <w:rPr>
            <w:rFonts w:ascii="Times New Roman" w:hAnsi="Times New Roman" w:cs="Times New Roman"/>
            <w:sz w:val="24"/>
            <w:szCs w:val="24"/>
          </w:rPr>
          <w:delText xml:space="preserve"> </w:delText>
        </w:r>
        <w:r w:rsidR="008E1438" w:rsidDel="00AA1E34">
          <w:rPr>
            <w:rFonts w:ascii="Times New Roman" w:hAnsi="Times New Roman" w:cs="Times New Roman"/>
            <w:sz w:val="24"/>
            <w:szCs w:val="24"/>
          </w:rPr>
          <w:delText xml:space="preserve">for individuals in the population </w:delText>
        </w:r>
        <w:r w:rsidR="00D9718B" w:rsidDel="00AA1E34">
          <w:rPr>
            <w:rFonts w:ascii="Times New Roman" w:hAnsi="Times New Roman" w:cs="Times New Roman"/>
            <w:sz w:val="24"/>
            <w:szCs w:val="24"/>
          </w:rPr>
          <w:delText>can be found by setting Eqn. 1</w:delText>
        </w:r>
        <w:r w:rsidR="00FD7A35" w:rsidDel="00AA1E34">
          <w:rPr>
            <w:rFonts w:ascii="Times New Roman" w:hAnsi="Times New Roman" w:cs="Times New Roman"/>
            <w:sz w:val="24"/>
            <w:szCs w:val="24"/>
          </w:rPr>
          <w:delText xml:space="preserve"> equal to zero</w:delText>
        </w:r>
        <w:r w:rsidR="00606B2E" w:rsidDel="00AA1E34">
          <w:rPr>
            <w:rFonts w:ascii="Times New Roman" w:hAnsi="Times New Roman" w:cs="Times New Roman"/>
            <w:sz w:val="24"/>
            <w:szCs w:val="24"/>
          </w:rPr>
          <w:delText>, substituting in Eqn. 3</w:delText>
        </w:r>
        <w:r w:rsidR="00C06676" w:rsidDel="00AA1E34">
          <w:rPr>
            <w:rFonts w:ascii="Times New Roman" w:hAnsi="Times New Roman" w:cs="Times New Roman"/>
            <w:sz w:val="24"/>
            <w:szCs w:val="24"/>
          </w:rPr>
          <w:delText>,</w:delText>
        </w:r>
        <w:r w:rsidR="00FD7A35" w:rsidDel="00AA1E34">
          <w:rPr>
            <w:rFonts w:ascii="Times New Roman" w:hAnsi="Times New Roman" w:cs="Times New Roman"/>
            <w:sz w:val="24"/>
            <w:szCs w:val="24"/>
          </w:rPr>
          <w:delText xml:space="preserve"> and rearranging:</w:delText>
        </w:r>
      </w:del>
    </w:p>
    <w:p w14:paraId="58D4414E" w14:textId="02236076" w:rsidR="00932F28" w:rsidDel="00AA1E34" w:rsidRDefault="00E22BF5">
      <w:pPr>
        <w:tabs>
          <w:tab w:val="left" w:pos="360"/>
          <w:tab w:val="left" w:pos="720"/>
          <w:tab w:val="left" w:pos="8640"/>
        </w:tabs>
        <w:spacing w:after="0" w:line="480" w:lineRule="auto"/>
        <w:jc w:val="both"/>
        <w:rPr>
          <w:del w:id="89" w:author="JTT" w:date="2015-01-23T15:28:00Z"/>
          <w:rFonts w:ascii="Times New Roman" w:hAnsi="Times New Roman" w:cs="Times New Roman"/>
          <w:sz w:val="24"/>
          <w:szCs w:val="24"/>
        </w:rPr>
      </w:pPr>
      <m:oMath>
        <m:sSub>
          <m:sSubPr>
            <m:ctrlPr>
              <w:del w:id="90" w:author="JTT" w:date="2015-01-23T15:28:00Z">
                <w:rPr>
                  <w:rFonts w:ascii="Cambria Math" w:hAnsi="Cambria Math" w:cs="Times New Roman"/>
                  <w:i/>
                  <w:sz w:val="24"/>
                  <w:szCs w:val="24"/>
                </w:rPr>
              </w:del>
            </m:ctrlPr>
          </m:sSubPr>
          <m:e>
            <m:r>
              <w:del w:id="91" w:author="JTT" w:date="2015-01-23T15:28:00Z">
                <w:rPr>
                  <w:rFonts w:ascii="Cambria Math" w:hAnsi="Cambria Math" w:cs="Times New Roman"/>
                  <w:sz w:val="24"/>
                  <w:szCs w:val="24"/>
                </w:rPr>
                <m:t>μ</m:t>
              </w:del>
            </m:r>
          </m:e>
          <m:sub>
            <m:r>
              <w:del w:id="92" w:author="JTT" w:date="2015-01-23T15:28:00Z">
                <w:rPr>
                  <w:rFonts w:ascii="Cambria Math" w:hAnsi="Cambria Math" w:cs="Times New Roman"/>
                  <w:sz w:val="24"/>
                  <w:szCs w:val="24"/>
                </w:rPr>
                <m:t>L∞</m:t>
              </w:del>
            </m:r>
          </m:sub>
        </m:sSub>
        <m:r>
          <w:del w:id="93" w:author="JTT" w:date="2015-01-23T15:28:00Z">
            <w:rPr>
              <w:rFonts w:ascii="Cambria Math" w:hAnsi="Cambria Math" w:cs="Times New Roman"/>
              <w:sz w:val="24"/>
              <w:szCs w:val="24"/>
            </w:rPr>
            <m:t>=γ</m:t>
          </w:del>
        </m:r>
        <m:sSubSup>
          <m:sSubSupPr>
            <m:ctrlPr>
              <w:del w:id="94" w:author="JTT" w:date="2015-01-23T15:28:00Z">
                <w:rPr>
                  <w:rFonts w:ascii="Cambria Math" w:hAnsi="Cambria Math" w:cs="Times New Roman"/>
                  <w:i/>
                  <w:sz w:val="24"/>
                  <w:szCs w:val="24"/>
                </w:rPr>
              </w:del>
            </m:ctrlPr>
          </m:sSubSupPr>
          <m:e>
            <m:r>
              <w:del w:id="95" w:author="JTT" w:date="2015-01-23T15:28:00Z">
                <w:rPr>
                  <w:rFonts w:ascii="Cambria Math" w:hAnsi="Cambria Math" w:cs="Times New Roman"/>
                  <w:sz w:val="24"/>
                  <w:szCs w:val="24"/>
                </w:rPr>
                <m:t>μ</m:t>
              </w:del>
            </m:r>
          </m:e>
          <m:sub>
            <m:r>
              <w:del w:id="96" w:author="JTT" w:date="2015-01-23T15:28:00Z">
                <m:rPr>
                  <m:sty m:val="p"/>
                </m:rPr>
                <w:rPr>
                  <w:rFonts w:ascii="Cambria Math" w:hAnsi="Cambria Math" w:cs="Times New Roman"/>
                  <w:sz w:val="24"/>
                  <w:szCs w:val="24"/>
                </w:rPr>
                <m:t>log⁡</m:t>
              </w:del>
            </m:r>
            <m:r>
              <w:del w:id="97" w:author="JTT" w:date="2015-01-23T15:28:00Z">
                <w:rPr>
                  <w:rFonts w:ascii="Cambria Math" w:hAnsi="Cambria Math" w:cs="Times New Roman"/>
                  <w:sz w:val="24"/>
                  <w:szCs w:val="24"/>
                </w:rPr>
                <m:t>(k)</m:t>
              </w:del>
            </m:r>
          </m:sub>
          <m:sup>
            <m:r>
              <w:del w:id="98" w:author="JTT" w:date="2015-01-23T15:28:00Z">
                <w:rPr>
                  <w:rFonts w:ascii="Cambria Math" w:hAnsi="Cambria Math" w:cs="Times New Roman"/>
                  <w:sz w:val="24"/>
                  <w:szCs w:val="24"/>
                </w:rPr>
                <m:t>Ψ-1</m:t>
              </w:del>
            </m:r>
          </m:sup>
        </m:sSubSup>
      </m:oMath>
      <w:del w:id="99" w:author="JTT" w:date="2015-01-23T15:28:00Z">
        <w:r w:rsidR="000D469E" w:rsidDel="00AA1E34">
          <w:rPr>
            <w:rFonts w:ascii="Times New Roman" w:hAnsi="Times New Roman" w:cs="Times New Roman"/>
            <w:sz w:val="24"/>
            <w:szCs w:val="24"/>
          </w:rPr>
          <w:delText xml:space="preserve"> </w:delText>
        </w:r>
        <w:r w:rsidR="000D469E" w:rsidDel="00AA1E34">
          <w:rPr>
            <w:rFonts w:ascii="Times New Roman" w:hAnsi="Times New Roman" w:cs="Times New Roman"/>
            <w:sz w:val="24"/>
            <w:szCs w:val="24"/>
          </w:rPr>
          <w:tab/>
          <w:delText>(</w:delText>
        </w:r>
      </w:del>
      <w:del w:id="100" w:author="JTT" w:date="2015-01-23T15:11:00Z">
        <w:r w:rsidR="000D469E" w:rsidDel="00C03356">
          <w:rPr>
            <w:rFonts w:ascii="Times New Roman" w:hAnsi="Times New Roman" w:cs="Times New Roman"/>
            <w:sz w:val="24"/>
            <w:szCs w:val="24"/>
          </w:rPr>
          <w:delText>5</w:delText>
        </w:r>
        <w:r w:rsidR="00DB5DB4" w:rsidDel="00C03356">
          <w:rPr>
            <w:rFonts w:ascii="Times New Roman" w:hAnsi="Times New Roman" w:cs="Times New Roman"/>
            <w:sz w:val="24"/>
            <w:szCs w:val="24"/>
          </w:rPr>
          <w:delText>)</w:delText>
        </w:r>
      </w:del>
    </w:p>
    <w:p w14:paraId="61DA2E24" w14:textId="4FE751AA" w:rsidR="007A7191" w:rsidDel="00C03356" w:rsidRDefault="003B1F46">
      <w:pPr>
        <w:tabs>
          <w:tab w:val="left" w:pos="360"/>
          <w:tab w:val="left" w:pos="720"/>
          <w:tab w:val="left" w:pos="8640"/>
        </w:tabs>
        <w:spacing w:after="0" w:line="480" w:lineRule="auto"/>
        <w:jc w:val="both"/>
        <w:rPr>
          <w:del w:id="101" w:author="JTT" w:date="2015-01-23T15:12:00Z"/>
          <w:rFonts w:ascii="Times New Roman" w:hAnsi="Times New Roman" w:cs="Times New Roman"/>
          <w:sz w:val="24"/>
          <w:szCs w:val="24"/>
        </w:rPr>
      </w:pPr>
      <w:del w:id="102" w:author="JTT" w:date="2015-01-23T15:28:00Z">
        <w:r w:rsidRPr="009C37AB" w:rsidDel="00AA1E34">
          <w:rPr>
            <w:rFonts w:ascii="Times New Roman" w:hAnsi="Times New Roman" w:cs="Times New Roman"/>
            <w:sz w:val="24"/>
            <w:szCs w:val="24"/>
          </w:rPr>
          <w:delText xml:space="preserve">Readers are referred to Shelton et al. (2013) for an expanded model that </w:delText>
        </w:r>
        <w:r w:rsidR="008E1438" w:rsidDel="00AA1E34">
          <w:rPr>
            <w:rFonts w:ascii="Times New Roman" w:hAnsi="Times New Roman" w:cs="Times New Roman"/>
            <w:sz w:val="24"/>
            <w:szCs w:val="24"/>
          </w:rPr>
          <w:delText xml:space="preserve">also </w:delText>
        </w:r>
        <w:r w:rsidRPr="009C37AB" w:rsidDel="00AA1E34">
          <w:rPr>
            <w:rFonts w:ascii="Times New Roman" w:hAnsi="Times New Roman" w:cs="Times New Roman"/>
            <w:sz w:val="24"/>
            <w:szCs w:val="24"/>
          </w:rPr>
          <w:delText xml:space="preserve">incorporates variability in </w:delText>
        </w:r>
      </w:del>
      <w:del w:id="103" w:author="JTT" w:date="2015-01-23T15:11:00Z">
        <w:r w:rsidRPr="00C10767" w:rsidDel="00C10767">
          <w:rPr>
            <w:rFonts w:ascii="Times New Roman" w:hAnsi="Times New Roman" w:cs="Times New Roman"/>
            <w:sz w:val="24"/>
            <w:szCs w:val="24"/>
            <w:rPrChange w:id="104" w:author="JTT" w:date="2015-01-23T15:11:00Z">
              <w:rPr>
                <w:rFonts w:ascii="Times New Roman" w:hAnsi="Times New Roman" w:cs="Times New Roman"/>
                <w:i/>
                <w:sz w:val="24"/>
                <w:szCs w:val="24"/>
              </w:rPr>
            </w:rPrChange>
          </w:rPr>
          <w:delText>γ</w:delText>
        </w:r>
        <w:r w:rsidR="00BF2E13" w:rsidRPr="00C10767" w:rsidDel="00C10767">
          <w:rPr>
            <w:rFonts w:ascii="Times New Roman" w:hAnsi="Times New Roman" w:cs="Times New Roman"/>
            <w:sz w:val="24"/>
            <w:szCs w:val="24"/>
          </w:rPr>
          <w:delText xml:space="preserve"> over</w:delText>
        </w:r>
        <w:r w:rsidR="00BF2E13" w:rsidDel="00C10767">
          <w:rPr>
            <w:rFonts w:ascii="Times New Roman" w:hAnsi="Times New Roman" w:cs="Times New Roman"/>
            <w:sz w:val="24"/>
            <w:szCs w:val="24"/>
          </w:rPr>
          <w:delText xml:space="preserve"> time</w:delText>
        </w:r>
      </w:del>
      <w:del w:id="105" w:author="JTT" w:date="2015-01-23T15:28:00Z">
        <w:r w:rsidR="00BF2E13" w:rsidDel="00AA1E34">
          <w:rPr>
            <w:rFonts w:ascii="Times New Roman" w:hAnsi="Times New Roman" w:cs="Times New Roman"/>
            <w:sz w:val="24"/>
            <w:szCs w:val="24"/>
          </w:rPr>
          <w:delText>.</w:delText>
        </w:r>
        <w:r w:rsidRPr="009C37AB" w:rsidDel="00AA1E34">
          <w:rPr>
            <w:rFonts w:ascii="Times New Roman" w:hAnsi="Times New Roman" w:cs="Times New Roman"/>
            <w:sz w:val="24"/>
            <w:szCs w:val="24"/>
          </w:rPr>
          <w:delText xml:space="preserve"> </w:delText>
        </w:r>
      </w:del>
      <w:del w:id="106" w:author="JTT" w:date="2015-01-23T15:12:00Z">
        <w:r w:rsidR="00BF2E13" w:rsidDel="00C03356">
          <w:rPr>
            <w:rFonts w:ascii="Times New Roman" w:hAnsi="Times New Roman" w:cs="Times New Roman"/>
            <w:sz w:val="24"/>
            <w:szCs w:val="24"/>
          </w:rPr>
          <w:delText xml:space="preserve"> </w:delText>
        </w:r>
      </w:del>
    </w:p>
    <w:p w14:paraId="0A290EFF" w14:textId="77777777" w:rsidR="00FC052D" w:rsidRPr="009C37AB" w:rsidRDefault="00FC052D">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2F4B5E48"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del w:id="107" w:author="JTT" w:date="2015-01-23T15:12:00Z">
        <w:r w:rsidRPr="009C37AB" w:rsidDel="00C03356">
          <w:rPr>
            <w:rFonts w:ascii="Times New Roman" w:hAnsi="Times New Roman" w:cs="Times New Roman"/>
            <w:sz w:val="24"/>
            <w:szCs w:val="24"/>
          </w:rPr>
          <w:delText xml:space="preserve">implement </w:delText>
        </w:r>
      </w:del>
      <w:ins w:id="108" w:author="JTT" w:date="2015-01-23T15:12:00Z">
        <w:r w:rsidR="00C03356">
          <w:rPr>
            <w:rFonts w:ascii="Times New Roman" w:hAnsi="Times New Roman" w:cs="Times New Roman"/>
            <w:sz w:val="24"/>
            <w:szCs w:val="24"/>
          </w:rPr>
          <w:t>estimate the value of fixed effects in this model (</w:t>
        </w:r>
      </w:ins>
      <m:oMath>
        <m:sSub>
          <m:sSubPr>
            <m:ctrlPr>
              <w:ins w:id="109" w:author="JTT" w:date="2015-01-23T15:14:00Z">
                <w:rPr>
                  <w:rFonts w:ascii="Cambria Math" w:hAnsi="Cambria Math" w:cs="Times New Roman"/>
                  <w:i/>
                  <w:sz w:val="24"/>
                  <w:szCs w:val="24"/>
                </w:rPr>
              </w:ins>
            </m:ctrlPr>
          </m:sSubPr>
          <m:e>
            <m:r>
              <w:ins w:id="110" w:author="JTT" w:date="2015-01-23T15:14:00Z">
                <w:rPr>
                  <w:rFonts w:ascii="Cambria Math" w:hAnsi="Cambria Math" w:cs="Times New Roman"/>
                  <w:sz w:val="24"/>
                  <w:szCs w:val="24"/>
                </w:rPr>
                <m:t>μ</m:t>
              </w:ins>
            </m:r>
          </m:e>
          <m:sub>
            <m:r>
              <w:ins w:id="111" w:author="JTT" w:date="2015-01-23T15:14:00Z">
                <w:rPr>
                  <w:rFonts w:ascii="Cambria Math" w:hAnsi="Cambria Math" w:cs="Times New Roman"/>
                  <w:sz w:val="24"/>
                  <w:szCs w:val="24"/>
                </w:rPr>
                <m:t>k</m:t>
              </w:ins>
            </m:r>
          </m:sub>
        </m:sSub>
      </m:oMath>
      <w:ins w:id="112" w:author="JTT" w:date="2015-01-23T15:14:00Z">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w:t>
        </w:r>
        <w:del w:id="113" w:author="darcy" w:date="2015-01-24T14:24:00Z">
          <w:r w:rsidR="00C03356" w:rsidDel="000B3664">
            <w:rPr>
              <w:rFonts w:ascii="Times New Roman" w:hAnsi="Times New Roman" w:cs="Times New Roman"/>
              <w:sz w:val="24"/>
              <w:szCs w:val="24"/>
            </w:rPr>
            <w:delText xml:space="preserve"> </w:delText>
          </w:r>
          <m:oMath>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oMath>
        </w:del>
      </w:ins>
      <m:oMath>
        <m:sSub>
          <m:sSubPr>
            <m:ctrlPr>
              <w:ins w:id="114" w:author="darcy" w:date="2015-01-24T14:25:00Z">
                <w:rPr>
                  <w:rFonts w:ascii="Cambria Math" w:hAnsi="Cambria Math" w:cs="Times New Roman"/>
                  <w:i/>
                  <w:iCs/>
                  <w:sz w:val="24"/>
                  <w:szCs w:val="24"/>
                </w:rPr>
              </w:ins>
            </m:ctrlPr>
          </m:sSubPr>
          <m:e>
            <m:r>
              <w:ins w:id="115" w:author="darcy" w:date="2015-01-24T14:25:00Z">
                <w:rPr>
                  <w:rFonts w:ascii="Cambria Math" w:hAnsi="Cambria Math" w:cs="Times New Roman"/>
                  <w:sz w:val="24"/>
                  <w:szCs w:val="24"/>
                </w:rPr>
                <m:t>c</m:t>
              </w:ins>
            </m:r>
          </m:e>
          <m:sub>
            <m:r>
              <w:ins w:id="116" w:author="darcy" w:date="2015-01-24T14:25:00Z">
                <w:rPr>
                  <w:rFonts w:ascii="Cambria Math" w:hAnsi="Cambria Math" w:cs="Times New Roman"/>
                  <w:sz w:val="24"/>
                  <w:szCs w:val="24"/>
                </w:rPr>
                <m:t>obs</m:t>
              </w:ins>
            </m:r>
          </m:sub>
        </m:sSub>
      </m:oMath>
      <w:ins w:id="117" w:author="JTT" w:date="2015-01-23T15:12:00Z">
        <w:r w:rsidR="00C03356">
          <w:rPr>
            <w:rFonts w:ascii="Times New Roman" w:hAnsi="Times New Roman" w:cs="Times New Roman"/>
            <w:sz w:val="24"/>
            <w:szCs w:val="24"/>
          </w:rPr>
          <w:t>) using maximum marginal likelihood</w:t>
        </w:r>
      </w:ins>
      <w:ins w:id="118" w:author="JTT" w:date="2015-01-23T15:13:00Z">
        <w:r w:rsidR="00C03356">
          <w:rPr>
            <w:rFonts w:ascii="Times New Roman" w:hAnsi="Times New Roman" w:cs="Times New Roman"/>
            <w:sz w:val="24"/>
            <w:szCs w:val="24"/>
          </w:rPr>
          <w:t xml:space="preserve"> while marginalizing across the probability of all random variables </w:t>
        </w:r>
        <w:r w:rsidR="00C03356">
          <w:rPr>
            <w:rFonts w:ascii="Times New Roman" w:hAnsi="Times New Roman" w:cs="Times New Roman"/>
            <w:sz w:val="24"/>
            <w:szCs w:val="24"/>
          </w:rPr>
          <w:lastRenderedPageBreak/>
          <w:t>representing variation among individuals and over time</w:t>
        </w:r>
      </w:ins>
      <w:ins w:id="119" w:author="JTT" w:date="2015-01-23T15:12:00Z">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w:t>
        </w:r>
      </w:ins>
      <w:ins w:id="120" w:author="JTT" w:date="2015-01-23T15:15:00Z">
        <w:r w:rsidR="00C03356">
          <w:rPr>
            <w:rFonts w:ascii="Times New Roman" w:hAnsi="Times New Roman" w:cs="Times New Roman"/>
            <w:sz w:val="24"/>
            <w:szCs w:val="24"/>
          </w:rPr>
          <w:t xml:space="preserve">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w:t>
        </w:r>
      </w:ins>
      <w:ins w:id="121" w:author="JTT" w:date="2015-01-23T15:16:00Z">
        <w:r w:rsidR="00C03356">
          <w:rPr>
            <w:rFonts w:ascii="Times New Roman" w:hAnsi="Times New Roman" w:cs="Times New Roman"/>
            <w:i/>
            <w:sz w:val="24"/>
            <w:szCs w:val="24"/>
          </w:rPr>
          <w:t>=0</w:t>
        </w:r>
        <w:r w:rsidR="00C03356">
          <w:rPr>
            <w:rFonts w:ascii="Times New Roman" w:hAnsi="Times New Roman" w:cs="Times New Roman"/>
            <w:sz w:val="24"/>
            <w:szCs w:val="24"/>
          </w:rPr>
          <w:t xml:space="preserve">. </w:t>
        </w:r>
      </w:ins>
      <w:ins w:id="122" w:author="JTT" w:date="2015-01-23T15:15:00Z">
        <w:r w:rsidR="00C03356">
          <w:rPr>
            <w:rFonts w:ascii="Times New Roman" w:hAnsi="Times New Roman" w:cs="Times New Roman"/>
            <w:sz w:val="24"/>
            <w:szCs w:val="24"/>
          </w:rPr>
          <w:t xml:space="preserve"> </w:t>
        </w:r>
      </w:ins>
      <w:ins w:id="123" w:author="JTT" w:date="2015-01-23T15:12:00Z">
        <w:r w:rsidR="00C03356">
          <w:rPr>
            <w:rFonts w:ascii="Times New Roman" w:hAnsi="Times New Roman" w:cs="Times New Roman"/>
            <w:sz w:val="24"/>
            <w:szCs w:val="24"/>
          </w:rPr>
          <w:t xml:space="preserve">Parameter estimation is conducted </w:t>
        </w:r>
      </w:ins>
      <w:del w:id="124" w:author="JTT" w:date="2015-01-23T15:12:00Z">
        <w:r w:rsidRPr="009C37AB" w:rsidDel="00C03356">
          <w:rPr>
            <w:rFonts w:ascii="Times New Roman" w:hAnsi="Times New Roman" w:cs="Times New Roman"/>
            <w:sz w:val="24"/>
            <w:szCs w:val="24"/>
          </w:rPr>
          <w:delText xml:space="preserve">this model </w:delText>
        </w:r>
      </w:del>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ins w:id="125" w:author="JTT" w:date="2015-01-23T15:12:00Z">
        <w:r w:rsidR="00C03356">
          <w:rPr>
            <w:rFonts w:ascii="Times New Roman" w:hAnsi="Times New Roman" w:cs="Times New Roman"/>
            <w:sz w:val="24"/>
            <w:szCs w:val="24"/>
          </w:rPr>
          <w:t>TMB;</w:t>
        </w:r>
      </w:ins>
      <w:ins w:id="126" w:author="JTT" w:date="2015-01-23T15:13:00Z">
        <w:r w:rsidR="00C03356">
          <w:rPr>
            <w:rFonts w:ascii="Times New Roman" w:hAnsi="Times New Roman" w:cs="Times New Roman"/>
            <w:sz w:val="24"/>
            <w:szCs w:val="24"/>
          </w:rPr>
          <w:t xml:space="preserve"> Kristensen</w:t>
        </w:r>
      </w:ins>
      <w:ins w:id="127" w:author="JTT" w:date="2015-01-23T15:12:00Z">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ins>
      <w:ins w:id="128" w:author="JTT" w:date="2015-01-23T15:13:00Z">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ins>
      <w:r w:rsidR="00C03356">
        <w:rPr>
          <w:rFonts w:ascii="Times New Roman" w:hAnsi="Times New Roman" w:cs="Times New Roman"/>
          <w:sz w:val="24"/>
          <w:szCs w:val="24"/>
        </w:rPr>
        <w:fldChar w:fldCharType="separate"/>
      </w:r>
      <w:ins w:id="129" w:author="JTT" w:date="2015-01-23T15:13:00Z">
        <w:r w:rsidR="00C03356" w:rsidRPr="00C03356">
          <w:rPr>
            <w:rFonts w:ascii="Times New Roman" w:hAnsi="Times New Roman" w:cs="Times New Roman"/>
            <w:sz w:val="24"/>
            <w:rPrChange w:id="130" w:author="JTT" w:date="2015-01-23T15:13:00Z">
              <w:rPr/>
            </w:rPrChange>
          </w:rPr>
          <w:t>(2014)</w:t>
        </w:r>
      </w:ins>
      <w:ins w:id="131" w:author="JTT" w:date="2015-01-23T15:12:00Z">
        <w:r w:rsidR="00C03356">
          <w:rPr>
            <w:rFonts w:ascii="Times New Roman" w:hAnsi="Times New Roman" w:cs="Times New Roman"/>
            <w:sz w:val="24"/>
            <w:szCs w:val="24"/>
          </w:rPr>
          <w:fldChar w:fldCharType="end"/>
        </w:r>
      </w:ins>
      <w:del w:id="132" w:author="JTT" w:date="2015-01-23T15:12:00Z">
        <w:r w:rsidRPr="00DF4D0D" w:rsidDel="00C03356">
          <w:rPr>
            <w:rFonts w:ascii="Times New Roman" w:hAnsi="Times New Roman" w:cs="Times New Roman"/>
            <w:sz w:val="24"/>
            <w:szCs w:val="24"/>
          </w:rPr>
          <w:delText>TMB</w:delText>
        </w:r>
      </w:del>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ins w:id="133" w:author="JTT" w:date="2015-01-23T15:13:00Z">
        <w:r w:rsidR="00C03356">
          <w:rPr>
            <w:rFonts w:ascii="Times New Roman" w:hAnsi="Times New Roman" w:cs="Times New Roman"/>
            <w:sz w:val="24"/>
            <w:szCs w:val="24"/>
          </w:rPr>
          <w:t>(</w:t>
        </w:r>
      </w:ins>
      <w:del w:id="134" w:author="JTT" w:date="2015-01-23T15:13:00Z">
        <w:r w:rsidDel="00C03356">
          <w:rPr>
            <w:rFonts w:ascii="Times New Roman" w:hAnsi="Times New Roman" w:cs="Times New Roman"/>
            <w:sz w:val="24"/>
            <w:szCs w:val="24"/>
          </w:rPr>
          <w:delText>(</w:delText>
        </w:r>
      </w:del>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Appendix A</w:t>
      </w:r>
      <w:r w:rsidRPr="009C37AB">
        <w:rPr>
          <w:rFonts w:ascii="Times New Roman" w:hAnsi="Times New Roman" w:cs="Times New Roman"/>
          <w:sz w:val="24"/>
          <w:szCs w:val="24"/>
        </w:rPr>
        <w:t xml:space="preserve">).  </w:t>
      </w:r>
      <w:r>
        <w:rPr>
          <w:rFonts w:ascii="Times New Roman" w:hAnsi="Times New Roman" w:cs="Times New Roman"/>
          <w:sz w:val="24"/>
          <w:szCs w:val="24"/>
        </w:rPr>
        <w:t>Estimation was conducted</w:t>
      </w:r>
      <w:del w:id="135" w:author="JTT" w:date="2015-01-23T15:12:00Z">
        <w:r w:rsidDel="00C03356">
          <w:rPr>
            <w:rFonts w:ascii="Times New Roman" w:hAnsi="Times New Roman" w:cs="Times New Roman"/>
            <w:sz w:val="24"/>
            <w:szCs w:val="24"/>
          </w:rPr>
          <w:delText xml:space="preserve"> using maximum marginal likelihood </w:delText>
        </w:r>
        <w:r w:rsidDel="00C03356">
          <w:rPr>
            <w:rFonts w:ascii="Times New Roman" w:hAnsi="Times New Roman" w:cs="Times New Roman"/>
            <w:sz w:val="24"/>
            <w:szCs w:val="24"/>
          </w:rPr>
          <w:fldChar w:fldCharType="begin"/>
        </w:r>
        <w:r w:rsidDel="00C03356">
          <w:rPr>
            <w:rFonts w:ascii="Times New Roman" w:hAnsi="Times New Roman" w:cs="Times New Roman"/>
            <w:sz w:val="24"/>
            <w:szCs w:val="24"/>
          </w:rPr>
          <w:del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delInstrText>
        </w:r>
        <w:r w:rsidDel="00C03356">
          <w:rPr>
            <w:rFonts w:ascii="Times New Roman" w:hAnsi="Times New Roman" w:cs="Times New Roman"/>
            <w:sz w:val="24"/>
            <w:szCs w:val="24"/>
          </w:rPr>
          <w:fldChar w:fldCharType="separate"/>
        </w:r>
        <w:r w:rsidRPr="00284FCE" w:rsidDel="00C03356">
          <w:rPr>
            <w:rFonts w:ascii="Times New Roman" w:hAnsi="Times New Roman" w:cs="Times New Roman"/>
            <w:sz w:val="24"/>
          </w:rPr>
          <w:delText>(Thorson and Minto In press)</w:delText>
        </w:r>
        <w:r w:rsidDel="00C03356">
          <w:rPr>
            <w:rFonts w:ascii="Times New Roman" w:hAnsi="Times New Roman" w:cs="Times New Roman"/>
            <w:sz w:val="24"/>
            <w:szCs w:val="24"/>
          </w:rPr>
          <w:fldChar w:fldCharType="end"/>
        </w:r>
      </w:del>
      <w:del w:id="136" w:author="JTT" w:date="2015-01-23T15:13:00Z">
        <w:r w:rsidDel="00C03356">
          <w:rPr>
            <w:rFonts w:ascii="Times New Roman" w:hAnsi="Times New Roman" w:cs="Times New Roman"/>
            <w:sz w:val="24"/>
            <w:szCs w:val="24"/>
          </w:rPr>
          <w:delText>, while marginalizing across the probability of all random variables representing variation among individuals and over time</w:delText>
        </w:r>
      </w:del>
      <w:r>
        <w:rPr>
          <w:rFonts w:ascii="Times New Roman" w:hAnsi="Times New Roman" w:cs="Times New Roman"/>
          <w:sz w:val="24"/>
          <w:szCs w:val="24"/>
        </w:rPr>
        <w:t>.</w:t>
      </w:r>
      <w:ins w:id="137" w:author="JTT" w:date="2015-01-23T15:07:00Z">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ins>
    </w:p>
    <w:p w14:paraId="5BAD4CE4" w14:textId="754213AE" w:rsidR="00347984" w:rsidRPr="00347984" w:rsidDel="00AA1E34" w:rsidRDefault="00347984">
      <w:pPr>
        <w:tabs>
          <w:tab w:val="left" w:pos="360"/>
          <w:tab w:val="left" w:pos="720"/>
          <w:tab w:val="left" w:pos="8640"/>
        </w:tabs>
        <w:spacing w:after="0" w:line="480" w:lineRule="auto"/>
        <w:rPr>
          <w:del w:id="138" w:author="JTT" w:date="2015-01-23T15:28:00Z"/>
          <w:rFonts w:ascii="Times New Roman" w:hAnsi="Times New Roman" w:cs="Times New Roman"/>
          <w:sz w:val="24"/>
          <w:szCs w:val="24"/>
        </w:rPr>
      </w:pPr>
      <w:moveFromRangeStart w:id="139" w:author="JTT" w:date="2015-01-23T15:08:00Z" w:name="move409789036"/>
      <w:moveFrom w:id="140" w:author="JTT" w:date="2015-01-23T15:08:00Z">
        <w:r w:rsidDel="0010212C">
          <w:rPr>
            <w:rFonts w:ascii="Times New Roman" w:hAnsi="Times New Roman" w:cs="Times New Roman"/>
            <w:sz w:val="24"/>
            <w:szCs w:val="24"/>
          </w:rPr>
          <w:tab/>
          <w:t xml:space="preserve">The probabilistic relationship between the observed length at time </w:t>
        </w:r>
        <w:r w:rsidRPr="00347984" w:rsidDel="0010212C">
          <w:rPr>
            <w:rFonts w:ascii="Times New Roman" w:hAnsi="Times New Roman" w:cs="Times New Roman"/>
            <w:i/>
            <w:sz w:val="24"/>
            <w:szCs w:val="24"/>
          </w:rPr>
          <w:t>L</w:t>
        </w:r>
        <w:r w:rsidRPr="00347984" w:rsidDel="0010212C">
          <w:rPr>
            <w:rFonts w:ascii="Times New Roman" w:hAnsi="Times New Roman" w:cs="Times New Roman"/>
            <w:i/>
            <w:sz w:val="24"/>
            <w:szCs w:val="24"/>
            <w:vertAlign w:val="subscript"/>
          </w:rPr>
          <w:t>obs</w:t>
        </w:r>
        <w:r w:rsidRPr="00347984" w:rsidDel="0010212C">
          <w:rPr>
            <w:rFonts w:ascii="Times New Roman" w:hAnsi="Times New Roman" w:cs="Times New Roman"/>
            <w:i/>
            <w:sz w:val="24"/>
            <w:szCs w:val="24"/>
          </w:rPr>
          <w:t>(t)</w:t>
        </w:r>
        <w:r w:rsidDel="0010212C">
          <w:rPr>
            <w:rFonts w:ascii="Times New Roman" w:hAnsi="Times New Roman" w:cs="Times New Roman"/>
            <w:sz w:val="24"/>
            <w:szCs w:val="24"/>
          </w:rPr>
          <w:t xml:space="preserve"> and expected length at time </w:t>
        </w:r>
        <w:r w:rsidRPr="00347984" w:rsidDel="0010212C">
          <w:rPr>
            <w:rFonts w:ascii="Times New Roman" w:hAnsi="Times New Roman" w:cs="Times New Roman"/>
            <w:i/>
            <w:sz w:val="24"/>
            <w:szCs w:val="24"/>
          </w:rPr>
          <w:t>L(t)</w:t>
        </w:r>
        <w:r w:rsidDel="0010212C">
          <w:rPr>
            <w:rFonts w:ascii="Times New Roman" w:hAnsi="Times New Roman" w:cs="Times New Roman"/>
            <w:sz w:val="24"/>
            <w:szCs w:val="24"/>
          </w:rPr>
          <w:t xml:space="preserve"> is</w:t>
        </w:r>
        <w:r w:rsidR="00F073E4" w:rsidDel="0010212C">
          <w:rPr>
            <w:rFonts w:ascii="Times New Roman" w:hAnsi="Times New Roman" w:cs="Times New Roman"/>
            <w:sz w:val="24"/>
            <w:szCs w:val="24"/>
          </w:rPr>
          <w:t xml:space="preserve"> assumed to be</w:t>
        </w:r>
        <w:r w:rsidDel="0010212C">
          <w:rPr>
            <w:rFonts w:ascii="Times New Roman" w:hAnsi="Times New Roman" w:cs="Times New Roman"/>
            <w:sz w:val="24"/>
            <w:szCs w:val="24"/>
          </w:rPr>
          <w:t>:</w:t>
        </w:r>
      </w:moveFrom>
    </w:p>
    <w:p w14:paraId="3418E323" w14:textId="53654C3A" w:rsidR="00606B2E" w:rsidDel="00AA1E34" w:rsidRDefault="00E22BF5">
      <w:pPr>
        <w:tabs>
          <w:tab w:val="left" w:pos="360"/>
          <w:tab w:val="left" w:pos="720"/>
          <w:tab w:val="left" w:pos="8640"/>
        </w:tabs>
        <w:spacing w:after="0" w:line="480" w:lineRule="auto"/>
        <w:rPr>
          <w:del w:id="141" w:author="JTT" w:date="2015-01-23T15:28:00Z"/>
          <w:rFonts w:ascii="Times New Roman" w:hAnsi="Times New Roman" w:cs="Times New Roman"/>
          <w:sz w:val="24"/>
          <w:szCs w:val="24"/>
        </w:rPr>
        <w:pPrChange w:id="142" w:author="JTT" w:date="2015-01-23T16:01:00Z">
          <w:pPr>
            <w:tabs>
              <w:tab w:val="left" w:pos="360"/>
              <w:tab w:val="left" w:pos="720"/>
              <w:tab w:val="left" w:pos="8640"/>
            </w:tabs>
            <w:spacing w:after="0" w:line="480" w:lineRule="auto"/>
            <w:jc w:val="both"/>
          </w:pPr>
        </w:pPrChange>
      </w:pPr>
      <m:oMath>
        <m:sSub>
          <m:sSubPr>
            <m:ctrlPr>
              <w:del w:id="143" w:author="JTT" w:date="2015-01-23T15:28:00Z">
                <w:rPr>
                  <w:rFonts w:ascii="Cambria Math" w:hAnsi="Cambria Math" w:cs="Times New Roman"/>
                  <w:i/>
                  <w:iCs/>
                  <w:sz w:val="24"/>
                  <w:szCs w:val="24"/>
                </w:rPr>
              </w:del>
            </m:ctrlPr>
          </m:sSubPr>
          <m:e>
            <m:r>
              <w:del w:id="144" w:author="JTT" w:date="2015-01-23T15:28:00Z">
                <w:rPr>
                  <w:rFonts w:ascii="Cambria Math" w:hAnsi="Cambria Math" w:cs="Times New Roman"/>
                  <w:sz w:val="24"/>
                  <w:szCs w:val="24"/>
                </w:rPr>
                <m:t>L</m:t>
              </w:del>
            </m:r>
          </m:e>
          <m:sub>
            <m:r>
              <w:del w:id="145" w:author="JTT" w:date="2015-01-23T15:28:00Z">
                <w:rPr>
                  <w:rFonts w:ascii="Cambria Math" w:hAnsi="Cambria Math" w:cs="Times New Roman"/>
                  <w:sz w:val="24"/>
                  <w:szCs w:val="24"/>
                </w:rPr>
                <m:t>obs</m:t>
              </w:del>
            </m:r>
          </m:sub>
        </m:sSub>
        <m:d>
          <m:dPr>
            <m:ctrlPr>
              <w:del w:id="146" w:author="JTT" w:date="2015-01-23T15:28:00Z">
                <w:rPr>
                  <w:rFonts w:ascii="Cambria Math" w:hAnsi="Cambria Math" w:cs="Times New Roman"/>
                  <w:i/>
                  <w:iCs/>
                  <w:sz w:val="24"/>
                  <w:szCs w:val="24"/>
                </w:rPr>
              </w:del>
            </m:ctrlPr>
          </m:dPr>
          <m:e>
            <m:r>
              <w:del w:id="147" w:author="JTT" w:date="2015-01-23T15:28:00Z">
                <w:rPr>
                  <w:rFonts w:ascii="Cambria Math" w:hAnsi="Cambria Math" w:cs="Times New Roman"/>
                  <w:sz w:val="24"/>
                  <w:szCs w:val="24"/>
                </w:rPr>
                <m:t>t</m:t>
              </w:del>
            </m:r>
          </m:e>
        </m:d>
        <m:r>
          <w:del w:id="148" w:author="JTT" w:date="2015-01-23T15:28:00Z">
            <m:rPr>
              <m:scr m:val="script"/>
            </m:rPr>
            <w:rPr>
              <w:rFonts w:ascii="Cambria Math" w:hAnsi="Cambria Math" w:cs="Times New Roman"/>
              <w:sz w:val="24"/>
              <w:szCs w:val="24"/>
            </w:rPr>
            <m:t>~N</m:t>
          </w:del>
        </m:r>
        <m:d>
          <m:dPr>
            <m:ctrlPr>
              <w:del w:id="149" w:author="JTT" w:date="2015-01-23T15:28:00Z">
                <w:rPr>
                  <w:rFonts w:ascii="Cambria Math" w:hAnsi="Cambria Math" w:cs="Times New Roman"/>
                  <w:i/>
                  <w:iCs/>
                  <w:sz w:val="24"/>
                  <w:szCs w:val="24"/>
                </w:rPr>
              </w:del>
            </m:ctrlPr>
          </m:dPr>
          <m:e>
            <m:r>
              <w:del w:id="150" w:author="JTT" w:date="2015-01-23T15:28:00Z">
                <w:rPr>
                  <w:rFonts w:ascii="Cambria Math" w:hAnsi="Cambria Math" w:cs="Times New Roman"/>
                  <w:sz w:val="24"/>
                  <w:szCs w:val="24"/>
                </w:rPr>
                <m:t>L</m:t>
              </w:del>
            </m:r>
            <m:d>
              <m:dPr>
                <m:ctrlPr>
                  <w:del w:id="151" w:author="JTT" w:date="2015-01-23T15:28:00Z">
                    <w:rPr>
                      <w:rFonts w:ascii="Cambria Math" w:hAnsi="Cambria Math" w:cs="Times New Roman"/>
                      <w:i/>
                      <w:iCs/>
                      <w:sz w:val="24"/>
                      <w:szCs w:val="24"/>
                    </w:rPr>
                  </w:del>
                </m:ctrlPr>
              </m:dPr>
              <m:e>
                <m:r>
                  <w:del w:id="152" w:author="JTT" w:date="2015-01-23T15:28:00Z">
                    <w:rPr>
                      <w:rFonts w:ascii="Cambria Math" w:hAnsi="Cambria Math" w:cs="Times New Roman"/>
                      <w:sz w:val="24"/>
                      <w:szCs w:val="24"/>
                    </w:rPr>
                    <m:t>t</m:t>
                  </w:del>
                </m:r>
              </m:e>
            </m:d>
            <m:r>
              <w:del w:id="153" w:author="JTT" w:date="2015-01-23T15:28:00Z">
                <w:rPr>
                  <w:rFonts w:ascii="Cambria Math" w:hAnsi="Cambria Math" w:cs="Times New Roman"/>
                  <w:sz w:val="24"/>
                  <w:szCs w:val="24"/>
                </w:rPr>
                <m:t>,</m:t>
              </w:del>
            </m:r>
            <m:sSubSup>
              <m:sSubSupPr>
                <m:ctrlPr>
                  <w:del w:id="154" w:author="JTT" w:date="2015-01-23T15:28:00Z">
                    <w:rPr>
                      <w:rFonts w:ascii="Cambria Math" w:hAnsi="Cambria Math" w:cs="Times New Roman"/>
                      <w:i/>
                      <w:iCs/>
                      <w:sz w:val="24"/>
                      <w:szCs w:val="24"/>
                    </w:rPr>
                  </w:del>
                </m:ctrlPr>
              </m:sSubSupPr>
              <m:e>
                <m:r>
                  <w:del w:id="155" w:author="JTT" w:date="2015-01-23T15:28:00Z">
                    <w:rPr>
                      <w:rFonts w:ascii="Cambria Math" w:hAnsi="Cambria Math" w:cs="Times New Roman"/>
                      <w:sz w:val="24"/>
                      <w:szCs w:val="24"/>
                    </w:rPr>
                    <m:t>σ</m:t>
                  </w:del>
                </m:r>
              </m:e>
              <m:sub>
                <m:r>
                  <w:del w:id="156" w:author="JTT" w:date="2015-01-23T15:28:00Z">
                    <w:rPr>
                      <w:rFonts w:ascii="Cambria Math" w:hAnsi="Cambria Math" w:cs="Times New Roman"/>
                      <w:sz w:val="24"/>
                      <w:szCs w:val="24"/>
                    </w:rPr>
                    <m:t>obs</m:t>
                  </w:del>
                </m:r>
              </m:sub>
              <m:sup>
                <m:r>
                  <w:del w:id="157" w:author="JTT" w:date="2015-01-23T15:28:00Z">
                    <w:rPr>
                      <w:rFonts w:ascii="Cambria Math" w:hAnsi="Cambria Math" w:cs="Times New Roman"/>
                      <w:sz w:val="24"/>
                      <w:szCs w:val="24"/>
                    </w:rPr>
                    <m:t>2</m:t>
                  </w:del>
                </m:r>
              </m:sup>
            </m:sSubSup>
          </m:e>
        </m:d>
      </m:oMath>
      <w:moveFrom w:id="158" w:author="JTT" w:date="2015-01-23T15:08:00Z">
        <w:del w:id="159" w:author="JTT" w:date="2015-01-23T15:28:00Z">
          <w:r w:rsidR="00347984" w:rsidDel="00AA1E34">
            <w:rPr>
              <w:rFonts w:ascii="Times New Roman" w:hAnsi="Times New Roman" w:cs="Times New Roman"/>
              <w:iCs/>
              <w:sz w:val="24"/>
              <w:szCs w:val="24"/>
            </w:rPr>
            <w:delText xml:space="preserve"> where </w:delTex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sidR="00347984" w:rsidDel="00AA1E34">
            <w:rPr>
              <w:rFonts w:ascii="Times New Roman" w:hAnsi="Times New Roman" w:cs="Times New Roman"/>
              <w:iCs/>
              <w:sz w:val="24"/>
              <w:szCs w:val="24"/>
            </w:rPr>
            <w:tab/>
            <w:delText>(6)</w:delText>
          </w:r>
        </w:del>
      </w:moveFrom>
    </w:p>
    <w:p w14:paraId="65BFA2C0" w14:textId="658AA67E" w:rsidR="00FC052D" w:rsidDel="00AA1E34" w:rsidRDefault="00D34870">
      <w:pPr>
        <w:tabs>
          <w:tab w:val="left" w:pos="360"/>
          <w:tab w:val="left" w:pos="720"/>
          <w:tab w:val="left" w:pos="8640"/>
        </w:tabs>
        <w:spacing w:after="0" w:line="480" w:lineRule="auto"/>
        <w:rPr>
          <w:del w:id="160" w:author="JTT" w:date="2015-01-23T15:28:00Z"/>
          <w:rFonts w:ascii="Times New Roman" w:hAnsi="Times New Roman" w:cs="Times New Roman"/>
          <w:sz w:val="24"/>
          <w:szCs w:val="24"/>
        </w:rPr>
      </w:pPr>
      <w:moveFrom w:id="161" w:author="JTT" w:date="2015-01-23T15:08:00Z">
        <w:del w:id="162" w:author="JTT" w:date="2015-01-23T15:28:00Z">
          <w:r w:rsidDel="00AA1E34">
            <w:rPr>
              <w:rFonts w:ascii="Times New Roman" w:hAnsi="Times New Roman" w:cs="Times New Roman"/>
              <w:sz w:val="24"/>
              <w:szCs w:val="24"/>
            </w:rPr>
            <w:delText>a</w:delText>
          </w:r>
          <w:r w:rsidR="00347984" w:rsidDel="00AA1E34">
            <w:rPr>
              <w:rFonts w:ascii="Times New Roman" w:hAnsi="Times New Roman" w:cs="Times New Roman"/>
              <w:sz w:val="24"/>
              <w:szCs w:val="24"/>
            </w:rPr>
            <w:delText xml:space="preserve">nd </w:delText>
          </w:r>
          <w:r w:rsidR="00347984" w:rsidRPr="00D34870" w:rsidDel="00AA1E34">
            <w:rPr>
              <w:rFonts w:ascii="Times New Roman" w:hAnsi="Times New Roman" w:cs="Times New Roman"/>
              <w:i/>
              <w:sz w:val="24"/>
              <w:szCs w:val="24"/>
            </w:rPr>
            <w:delText>c</w:delText>
          </w:r>
          <w:r w:rsidR="00347984" w:rsidRPr="00D34870" w:rsidDel="00AA1E34">
            <w:rPr>
              <w:rFonts w:ascii="Times New Roman" w:hAnsi="Times New Roman" w:cs="Times New Roman"/>
              <w:i/>
              <w:sz w:val="24"/>
              <w:szCs w:val="24"/>
              <w:vertAlign w:val="subscript"/>
            </w:rPr>
            <w:delText>obs</w:delText>
          </w:r>
          <w:r w:rsidR="00347984" w:rsidDel="00AA1E34">
            <w:rPr>
              <w:rFonts w:ascii="Times New Roman" w:hAnsi="Times New Roman" w:cs="Times New Roman"/>
              <w:sz w:val="24"/>
              <w:szCs w:val="24"/>
            </w:rPr>
            <w:delText xml:space="preserve"> is the coefficient of variation</w:delText>
          </w:r>
          <w:r w:rsidR="00E32B44" w:rsidDel="00AA1E34">
            <w:rPr>
              <w:rFonts w:ascii="Times New Roman" w:hAnsi="Times New Roman" w:cs="Times New Roman"/>
              <w:sz w:val="24"/>
              <w:szCs w:val="24"/>
            </w:rPr>
            <w:delText xml:space="preserve"> (c.v.)</w:delText>
          </w:r>
          <w:r w:rsidR="00347984" w:rsidDel="00AA1E34">
            <w:rPr>
              <w:rFonts w:ascii="Times New Roman" w:hAnsi="Times New Roman" w:cs="Times New Roman"/>
              <w:sz w:val="24"/>
              <w:szCs w:val="24"/>
            </w:rPr>
            <w:delText xml:space="preserve"> of observed growth.</w:delText>
          </w:r>
        </w:del>
      </w:moveFrom>
    </w:p>
    <w:moveFromRangeEnd w:id="139"/>
    <w:p w14:paraId="1CD32443" w14:textId="0123D25C" w:rsidR="00AA1E34" w:rsidRDefault="00AA1E34">
      <w:pPr>
        <w:tabs>
          <w:tab w:val="left" w:pos="360"/>
          <w:tab w:val="left" w:pos="720"/>
          <w:tab w:val="left" w:pos="8640"/>
        </w:tabs>
        <w:spacing w:after="0" w:line="480" w:lineRule="auto"/>
        <w:jc w:val="both"/>
        <w:rPr>
          <w:ins w:id="163" w:author="JTT" w:date="2015-01-23T15:28:00Z"/>
          <w:rFonts w:ascii="Times New Roman" w:hAnsi="Times New Roman" w:cs="Times New Roman"/>
          <w:sz w:val="24"/>
          <w:szCs w:val="24"/>
        </w:rPr>
      </w:pPr>
      <w:ins w:id="164" w:author="JTT" w:date="2015-01-23T15:28:00Z">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ins>
    </w:p>
    <w:p w14:paraId="6B22E67E" w14:textId="77777777" w:rsidR="00AA1E34" w:rsidRDefault="00E22BF5">
      <w:pPr>
        <w:tabs>
          <w:tab w:val="left" w:pos="360"/>
          <w:tab w:val="left" w:pos="720"/>
          <w:tab w:val="left" w:pos="8640"/>
        </w:tabs>
        <w:spacing w:after="0" w:line="480" w:lineRule="auto"/>
        <w:jc w:val="both"/>
        <w:rPr>
          <w:ins w:id="165" w:author="JTT" w:date="2015-01-23T15:28:00Z"/>
          <w:rFonts w:ascii="Times New Roman" w:hAnsi="Times New Roman" w:cs="Times New Roman"/>
          <w:sz w:val="24"/>
          <w:szCs w:val="24"/>
        </w:rPr>
      </w:pPr>
      <m:oMath>
        <m:sSub>
          <m:sSubPr>
            <m:ctrlPr>
              <w:ins w:id="166" w:author="JTT" w:date="2015-01-23T15:28:00Z">
                <w:rPr>
                  <w:rFonts w:ascii="Cambria Math" w:hAnsi="Cambria Math" w:cs="Times New Roman"/>
                  <w:i/>
                  <w:sz w:val="24"/>
                  <w:szCs w:val="24"/>
                </w:rPr>
              </w:ins>
            </m:ctrlPr>
          </m:sSubPr>
          <m:e>
            <m:r>
              <w:ins w:id="167" w:author="JTT" w:date="2015-01-23T15:28:00Z">
                <w:rPr>
                  <w:rFonts w:ascii="Cambria Math" w:hAnsi="Cambria Math" w:cs="Times New Roman"/>
                  <w:sz w:val="24"/>
                  <w:szCs w:val="24"/>
                </w:rPr>
                <m:t>μ</m:t>
              </w:ins>
            </m:r>
          </m:e>
          <m:sub>
            <m:r>
              <w:ins w:id="168" w:author="JTT" w:date="2015-01-23T15:28:00Z">
                <w:rPr>
                  <w:rFonts w:ascii="Cambria Math" w:hAnsi="Cambria Math" w:cs="Times New Roman"/>
                  <w:sz w:val="24"/>
                  <w:szCs w:val="24"/>
                </w:rPr>
                <m:t>L∞</m:t>
              </w:ins>
            </m:r>
          </m:sub>
        </m:sSub>
        <m:r>
          <w:ins w:id="169" w:author="JTT" w:date="2015-01-23T15:28:00Z">
            <w:rPr>
              <w:rFonts w:ascii="Cambria Math" w:hAnsi="Cambria Math" w:cs="Times New Roman"/>
              <w:sz w:val="24"/>
              <w:szCs w:val="24"/>
            </w:rPr>
            <m:t>=γ</m:t>
          </w:ins>
        </m:r>
        <m:sSubSup>
          <m:sSubSupPr>
            <m:ctrlPr>
              <w:ins w:id="170" w:author="JTT" w:date="2015-01-23T15:28:00Z">
                <w:rPr>
                  <w:rFonts w:ascii="Cambria Math" w:hAnsi="Cambria Math" w:cs="Times New Roman"/>
                  <w:i/>
                  <w:sz w:val="24"/>
                  <w:szCs w:val="24"/>
                </w:rPr>
              </w:ins>
            </m:ctrlPr>
          </m:sSubSupPr>
          <m:e>
            <m:r>
              <w:ins w:id="171" w:author="JTT" w:date="2015-01-23T15:28:00Z">
                <w:rPr>
                  <w:rFonts w:ascii="Cambria Math" w:hAnsi="Cambria Math" w:cs="Times New Roman"/>
                  <w:sz w:val="24"/>
                  <w:szCs w:val="24"/>
                </w:rPr>
                <m:t>μ</m:t>
              </w:ins>
            </m:r>
          </m:e>
          <m:sub>
            <m:r>
              <w:ins w:id="172" w:author="JTT" w:date="2015-01-23T15:28:00Z">
                <w:rPr>
                  <w:rFonts w:ascii="Cambria Math" w:hAnsi="Cambria Math" w:cs="Times New Roman"/>
                  <w:sz w:val="24"/>
                  <w:szCs w:val="24"/>
                </w:rPr>
                <m:t>k</m:t>
              </w:ins>
            </m:r>
          </m:sub>
          <m:sup>
            <m:r>
              <w:ins w:id="173" w:author="JTT" w:date="2015-01-23T15:28:00Z">
                <w:rPr>
                  <w:rFonts w:ascii="Cambria Math" w:hAnsi="Cambria Math" w:cs="Times New Roman"/>
                  <w:sz w:val="24"/>
                  <w:szCs w:val="24"/>
                </w:rPr>
                <m:t>Ψ-1</m:t>
              </w:ins>
            </m:r>
          </m:sup>
        </m:sSubSup>
      </m:oMath>
      <w:ins w:id="174" w:author="JTT" w:date="2015-01-23T15:28:00Z">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ins>
    </w:p>
    <w:p w14:paraId="6319023A" w14:textId="4CD0DC0D" w:rsidR="00347984" w:rsidRDefault="00B675AC">
      <w:pPr>
        <w:tabs>
          <w:tab w:val="left" w:pos="360"/>
          <w:tab w:val="left" w:pos="720"/>
          <w:tab w:val="left" w:pos="8640"/>
        </w:tabs>
        <w:spacing w:after="0" w:line="480" w:lineRule="auto"/>
        <w:jc w:val="both"/>
        <w:rPr>
          <w:ins w:id="175" w:author="darcy" w:date="2015-01-24T14:17:00Z"/>
          <w:rFonts w:ascii="Times New Roman" w:hAnsi="Times New Roman" w:cs="Times New Roman"/>
          <w:sz w:val="24"/>
          <w:szCs w:val="24"/>
        </w:rPr>
        <w:pPrChange w:id="176" w:author="JTT" w:date="2015-01-23T16:01:00Z">
          <w:pPr>
            <w:tabs>
              <w:tab w:val="left" w:pos="360"/>
              <w:tab w:val="left" w:pos="720"/>
              <w:tab w:val="left" w:pos="8640"/>
            </w:tabs>
            <w:spacing w:after="0" w:line="480" w:lineRule="auto"/>
          </w:pPr>
        </w:pPrChange>
      </w:pPr>
      <w:ins w:id="177" w:author="JTT" w:date="2015-01-23T15:28:00Z">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 for all individuals in a given time period.</w:t>
        </w:r>
      </w:ins>
    </w:p>
    <w:p w14:paraId="4BB44952" w14:textId="77777777" w:rsidR="004C4757" w:rsidRDefault="004C4757">
      <w:pPr>
        <w:tabs>
          <w:tab w:val="left" w:pos="360"/>
          <w:tab w:val="left" w:pos="720"/>
          <w:tab w:val="left" w:pos="8640"/>
        </w:tabs>
        <w:spacing w:after="0" w:line="480" w:lineRule="auto"/>
        <w:jc w:val="both"/>
        <w:rPr>
          <w:rFonts w:ascii="Times New Roman" w:hAnsi="Times New Roman" w:cs="Times New Roman"/>
          <w:sz w:val="24"/>
          <w:szCs w:val="24"/>
        </w:rPr>
        <w:pPrChange w:id="178" w:author="JTT" w:date="2015-01-23T16:01:00Z">
          <w:pPr>
            <w:tabs>
              <w:tab w:val="left" w:pos="360"/>
              <w:tab w:val="left" w:pos="720"/>
              <w:tab w:val="left" w:pos="8640"/>
            </w:tabs>
            <w:spacing w:after="0" w:line="480" w:lineRule="auto"/>
          </w:pPr>
        </w:pPrChange>
      </w:pPr>
    </w:p>
    <w:p w14:paraId="03D393F8" w14:textId="4B3A3538"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DF4D0D">
        <w:rPr>
          <w:rFonts w:ascii="Times New Roman" w:hAnsi="Times New Roman" w:cs="Times New Roman"/>
          <w:b/>
          <w:sz w:val="24"/>
          <w:szCs w:val="24"/>
        </w:rPr>
        <w:t xml:space="preserve">  Case study application</w:t>
      </w:r>
    </w:p>
    <w:p w14:paraId="3671353A" w14:textId="167F2B5B"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arctic to</w:t>
      </w:r>
      <w:r w:rsidR="007C3CFB">
        <w:rPr>
          <w:rFonts w:ascii="Times New Roman" w:hAnsi="Times New Roman" w:cs="Times New Roman"/>
          <w:sz w:val="24"/>
          <w:szCs w:val="24"/>
        </w:rPr>
        <w:t>othfish are large Nototheniids</w:t>
      </w:r>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7C3CFB">
        <w:rPr>
          <w:rFonts w:ascii="Times New Roman" w:hAnsi="Times New Roman" w:cs="Times New Roman"/>
          <w:sz w:val="24"/>
          <w:szCs w:val="24"/>
        </w:rPr>
        <w:t xml:space="preserve"> more than 2 m in length, </w:t>
      </w:r>
      <w:r w:rsidR="003A2EDF">
        <w:rPr>
          <w:rFonts w:ascii="Times New Roman" w:hAnsi="Times New Roman" w:cs="Times New Roman"/>
          <w:sz w:val="24"/>
          <w:szCs w:val="24"/>
        </w:rPr>
        <w:t xml:space="preserve">weighing </w:t>
      </w:r>
      <w:r w:rsidR="007C3CFB">
        <w:rPr>
          <w:rFonts w:ascii="Times New Roman" w:hAnsi="Times New Roman" w:cs="Times New Roman"/>
          <w:sz w:val="24"/>
          <w:szCs w:val="24"/>
        </w:rPr>
        <w:t>over 100 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toothfish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 xml:space="preserve">Since </w:t>
      </w:r>
      <w:r w:rsidR="00247B5D">
        <w:rPr>
          <w:rFonts w:ascii="Times New Roman" w:hAnsi="Times New Roman" w:cs="Times New Roman"/>
          <w:sz w:val="24"/>
          <w:szCs w:val="24"/>
        </w:rPr>
        <w:lastRenderedPageBreak/>
        <w:t>then</w:t>
      </w:r>
      <w:r w:rsidR="00EA21F1">
        <w:rPr>
          <w:rFonts w:ascii="Times New Roman" w:hAnsi="Times New Roman" w:cs="Times New Roman"/>
          <w:sz w:val="24"/>
          <w:szCs w:val="24"/>
        </w:rPr>
        <w:t xml:space="preserve"> the fishery has increased to about 3000 t</w:t>
      </w:r>
      <w:ins w:id="179" w:author="JTT" w:date="2015-01-23T15:29:00Z">
        <w:r w:rsidR="00B675AC">
          <w:rPr>
            <w:rFonts w:ascii="Times New Roman" w:hAnsi="Times New Roman" w:cs="Times New Roman"/>
            <w:sz w:val="24"/>
            <w:szCs w:val="24"/>
          </w:rPr>
          <w:t>onnes</w:t>
        </w:r>
      </w:ins>
      <w:r w:rsidR="00EA21F1">
        <w:rPr>
          <w:rFonts w:ascii="Times New Roman" w:hAnsi="Times New Roman" w:cs="Times New Roman"/>
          <w:sz w:val="24"/>
          <w:szCs w:val="24"/>
        </w:rPr>
        <w:t xml:space="preserve"> per </w:t>
      </w:r>
      <w:del w:id="180" w:author="JTT" w:date="2015-01-23T15:29:00Z">
        <w:r w:rsidR="00EA21F1" w:rsidDel="00311ECD">
          <w:rPr>
            <w:rFonts w:ascii="Times New Roman" w:hAnsi="Times New Roman" w:cs="Times New Roman"/>
            <w:sz w:val="24"/>
            <w:szCs w:val="24"/>
          </w:rPr>
          <w:delText>annum</w:delText>
        </w:r>
      </w:del>
      <w:ins w:id="181" w:author="JTT" w:date="2015-01-23T15:29:00Z">
        <w:r w:rsidR="00311ECD">
          <w:rPr>
            <w:rFonts w:ascii="Times New Roman" w:hAnsi="Times New Roman" w:cs="Times New Roman"/>
            <w:sz w:val="24"/>
            <w:szCs w:val="24"/>
          </w:rPr>
          <w:t>year</w:t>
        </w:r>
      </w:ins>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The Antarctic toothfish tagging programm</w:t>
      </w:r>
      <w:r w:rsidR="00133C54">
        <w:rPr>
          <w:rFonts w:ascii="Times New Roman" w:hAnsi="Times New Roman" w:cs="Times New Roman"/>
          <w:sz w:val="24"/>
          <w:szCs w:val="24"/>
        </w:rPr>
        <w:t xml:space="preserve">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toothfish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programme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and 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24ADC454" w:rsidR="003F7199" w:rsidRDefault="0085301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p>
    <w:p w14:paraId="23C7A199" w14:textId="21724C13"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2FD05E98"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r w:rsidR="00A5207A">
        <w:rPr>
          <w:rFonts w:ascii="Times New Roman" w:hAnsi="Times New Roman" w:cs="Times New Roman"/>
          <w:sz w:val="24"/>
          <w:szCs w:val="24"/>
        </w:rPr>
        <w:t>log(</w:t>
      </w:r>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A5207A">
        <w:rPr>
          <w:rFonts w:ascii="Times New Roman" w:hAnsi="Times New Roman" w:cs="Times New Roman"/>
          <w:sz w:val="24"/>
          <w:szCs w:val="24"/>
        </w:rPr>
        <w:t>)</w:t>
      </w:r>
      <w:r w:rsidR="006D7AFB">
        <w:rPr>
          <w:rFonts w:ascii="Times New Roman" w:hAnsi="Times New Roman" w:cs="Times New Roman"/>
          <w:sz w:val="24"/>
          <w:szCs w:val="24"/>
        </w:rPr>
        <w:t>)</w:t>
      </w:r>
    </w:p>
    <w:p w14:paraId="5A58A46C" w14:textId="2B5B2A05" w:rsidR="00285C62" w:rsidRDefault="006D7AF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r>
        <w:rPr>
          <w:rFonts w:ascii="Times New Roman" w:hAnsi="Times New Roman" w:cs="Times New Roman"/>
          <w:sz w:val="24"/>
          <w:szCs w:val="24"/>
        </w:rPr>
        <w:t>)</w:t>
      </w:r>
    </w:p>
    <w:p w14:paraId="0445A38B" w14:textId="28812AE1" w:rsidR="00247B5D"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D7AFB">
        <w:rPr>
          <w:rFonts w:ascii="Times New Roman" w:hAnsi="Times New Roman" w:cs="Times New Roman"/>
          <w:sz w:val="24"/>
          <w:szCs w:val="24"/>
        </w:rPr>
        <w:t>effects for upkeep costs (log(</w:t>
      </w:r>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6D7AFB">
        <w:rPr>
          <w:rFonts w:ascii="Times New Roman" w:hAnsi="Times New Roman" w:cs="Times New Roman"/>
          <w:sz w:val="24"/>
          <w:szCs w:val="24"/>
        </w:rPr>
        <w:t xml:space="preserve">) and </w:t>
      </w:r>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r w:rsidR="006D7AFB">
        <w:rPr>
          <w:rFonts w:ascii="Times New Roman" w:hAnsi="Times New Roman" w:cs="Times New Roman"/>
          <w:sz w:val="24"/>
          <w:szCs w:val="24"/>
        </w:rPr>
        <w:t>)</w:t>
      </w:r>
    </w:p>
    <w:p w14:paraId="2A41E755" w14:textId="50D97CE9" w:rsidR="008C612C" w:rsidRPr="00247B5D" w:rsidRDefault="008C612C">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Same as 4 above but include </w:t>
      </w:r>
      <w:r w:rsidR="00EC021A">
        <w:rPr>
          <w:rFonts w:ascii="Times New Roman" w:hAnsi="Times New Roman" w:cs="Times New Roman"/>
          <w:sz w:val="24"/>
          <w:szCs w:val="24"/>
        </w:rPr>
        <w:t>fishing</w:t>
      </w:r>
      <w:r>
        <w:rPr>
          <w:rFonts w:ascii="Times New Roman" w:hAnsi="Times New Roman" w:cs="Times New Roman"/>
          <w:sz w:val="24"/>
          <w:szCs w:val="24"/>
        </w:rPr>
        <w:t xml:space="preserve"> year effect</w:t>
      </w:r>
    </w:p>
    <w:p w14:paraId="36A8474B" w14:textId="542EB036" w:rsidR="00E0608F" w:rsidRDefault="00247B5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D34D60">
        <w:rPr>
          <w:rFonts w:ascii="Times New Roman" w:hAnsi="Times New Roman" w:cs="Times New Roman"/>
          <w:sz w:val="24"/>
          <w:szCs w:val="24"/>
        </w:rPr>
        <w:t xml:space="preserve">We also </w:t>
      </w:r>
      <w:r w:rsidR="005025EE">
        <w:rPr>
          <w:rFonts w:ascii="Times New Roman" w:hAnsi="Times New Roman" w:cs="Times New Roman"/>
          <w:sz w:val="24"/>
          <w:szCs w:val="24"/>
        </w:rPr>
        <w:t>fit a</w:t>
      </w:r>
      <w:r w:rsidR="00D34D60">
        <w:rPr>
          <w:rFonts w:ascii="Times New Roman" w:hAnsi="Times New Roman" w:cs="Times New Roman"/>
          <w:sz w:val="24"/>
          <w:szCs w:val="24"/>
        </w:rPr>
        <w:t xml:space="preserve"> model where </w:t>
      </w:r>
      <w:r w:rsidR="00EC021A">
        <w:rPr>
          <w:rFonts w:ascii="Times New Roman" w:hAnsi="Times New Roman" w:cs="Times New Roman"/>
          <w:sz w:val="24"/>
          <w:szCs w:val="24"/>
        </w:rPr>
        <w:t>fishing</w:t>
      </w:r>
      <w:r w:rsidR="00D34D60">
        <w:rPr>
          <w:rFonts w:ascii="Times New Roman" w:hAnsi="Times New Roman" w:cs="Times New Roman"/>
          <w:sz w:val="24"/>
          <w:szCs w:val="24"/>
        </w:rPr>
        <w:t xml:space="preserve"> year</w:t>
      </w:r>
      <w:r w:rsidR="001B751D">
        <w:rPr>
          <w:rFonts w:ascii="Times New Roman" w:hAnsi="Times New Roman" w:cs="Times New Roman"/>
          <w:sz w:val="24"/>
          <w:szCs w:val="24"/>
        </w:rPr>
        <w:t xml:space="preserve"> </w:t>
      </w:r>
      <w:r w:rsidR="001B751D" w:rsidRPr="001B751D">
        <w:rPr>
          <w:rFonts w:ascii="Times New Roman" w:hAnsi="Times New Roman" w:cs="Times New Roman"/>
          <w:i/>
          <w:sz w:val="24"/>
          <w:szCs w:val="24"/>
        </w:rPr>
        <w:t>y</w:t>
      </w:r>
      <w:r w:rsidR="00D34D60">
        <w:rPr>
          <w:rFonts w:ascii="Times New Roman" w:hAnsi="Times New Roman" w:cs="Times New Roman"/>
          <w:sz w:val="24"/>
          <w:szCs w:val="24"/>
        </w:rPr>
        <w:t xml:space="preserve"> </w:t>
      </w:r>
      <w:r w:rsidR="00D10D2B">
        <w:rPr>
          <w:rFonts w:ascii="Times New Roman" w:hAnsi="Times New Roman" w:cs="Times New Roman"/>
          <w:sz w:val="24"/>
          <w:szCs w:val="24"/>
        </w:rPr>
        <w:t>(a fishing year was defined as 1 Nov. to 31 Oct.</w:t>
      </w:r>
      <w:r w:rsidR="001C1FF3">
        <w:rPr>
          <w:rFonts w:ascii="Times New Roman" w:hAnsi="Times New Roman" w:cs="Times New Roman"/>
          <w:sz w:val="24"/>
          <w:szCs w:val="24"/>
        </w:rPr>
        <w:t xml:space="preserve">, </w:t>
      </w:r>
      <w:r w:rsidR="001C1FF3" w:rsidRPr="001C1FF3">
        <w:rPr>
          <w:rFonts w:ascii="Times New Roman" w:hAnsi="Times New Roman" w:cs="Times New Roman"/>
          <w:i/>
          <w:sz w:val="24"/>
          <w:szCs w:val="24"/>
        </w:rPr>
        <w:t>t</w:t>
      </w:r>
      <w:r w:rsidR="001C1FF3">
        <w:rPr>
          <w:rFonts w:ascii="Times New Roman" w:hAnsi="Times New Roman" w:cs="Times New Roman"/>
          <w:sz w:val="24"/>
          <w:szCs w:val="24"/>
        </w:rPr>
        <w:t xml:space="preserve"> </w:t>
      </w:r>
      <w:r w:rsidR="0003571C" w:rsidRPr="0003571C">
        <w:rPr>
          <w:rFonts w:ascii="Cambria Math" w:hAnsi="Cambria Math" w:cs="Cambria Math"/>
          <w:sz w:val="24"/>
          <w:szCs w:val="24"/>
        </w:rPr>
        <w:t>⊆</w:t>
      </w:r>
      <w:r w:rsidR="0003571C" w:rsidRPr="0003571C">
        <w:rPr>
          <w:rFonts w:ascii="Times New Roman" w:hAnsi="Times New Roman" w:cs="Times New Roman"/>
          <w:sz w:val="24"/>
          <w:szCs w:val="24"/>
        </w:rPr>
        <w:t xml:space="preserve"> </w:t>
      </w:r>
      <w:r w:rsidR="001C1FF3" w:rsidRPr="001C1FF3">
        <w:rPr>
          <w:rFonts w:ascii="Times New Roman" w:hAnsi="Times New Roman" w:cs="Times New Roman"/>
          <w:i/>
          <w:sz w:val="24"/>
          <w:szCs w:val="24"/>
        </w:rPr>
        <w:t>y</w:t>
      </w:r>
      <w:r w:rsidR="00497E1D" w:rsidRPr="00D10D2B">
        <w:rPr>
          <w:rFonts w:ascii="Times New Roman" w:hAnsi="Times New Roman" w:cs="Times New Roman"/>
          <w:sz w:val="24"/>
          <w:szCs w:val="24"/>
        </w:rPr>
        <w:t>)</w:t>
      </w:r>
      <w:r w:rsidR="00497E1D">
        <w:rPr>
          <w:rFonts w:ascii="Times New Roman" w:hAnsi="Times New Roman" w:cs="Times New Roman"/>
          <w:sz w:val="24"/>
          <w:szCs w:val="24"/>
        </w:rPr>
        <w:t xml:space="preserve"> </w:t>
      </w:r>
      <w:r w:rsidR="00D34D60">
        <w:rPr>
          <w:rFonts w:ascii="Times New Roman" w:hAnsi="Times New Roman" w:cs="Times New Roman"/>
          <w:sz w:val="24"/>
          <w:szCs w:val="24"/>
        </w:rPr>
        <w:t xml:space="preserve">is incorporated </w:t>
      </w:r>
      <w:r w:rsidR="00B3704B">
        <w:rPr>
          <w:rFonts w:ascii="Times New Roman" w:hAnsi="Times New Roman" w:cs="Times New Roman"/>
          <w:sz w:val="24"/>
          <w:szCs w:val="24"/>
        </w:rPr>
        <w:t>as a random-</w:t>
      </w:r>
      <w:r w:rsidR="00D34D60">
        <w:rPr>
          <w:rFonts w:ascii="Times New Roman" w:hAnsi="Times New Roman" w:cs="Times New Roman"/>
          <w:sz w:val="24"/>
          <w:szCs w:val="24"/>
        </w:rPr>
        <w:t>effect</w:t>
      </w:r>
      <w:r w:rsidR="00B3704B">
        <w:rPr>
          <w:rFonts w:ascii="Times New Roman" w:hAnsi="Times New Roman" w:cs="Times New Roman"/>
          <w:sz w:val="24"/>
          <w:szCs w:val="24"/>
        </w:rPr>
        <w:t xml:space="preserve"> applied to the average energy acquisition rate parameter </w:t>
      </w:r>
      <w:r w:rsidR="00B3704B" w:rsidRPr="009C37AB">
        <w:rPr>
          <w:rFonts w:ascii="Times New Roman" w:hAnsi="Times New Roman" w:cs="Times New Roman"/>
          <w:i/>
          <w:sz w:val="24"/>
          <w:szCs w:val="24"/>
        </w:rPr>
        <w:t>γ</w:t>
      </w:r>
      <w:r w:rsidR="00497E1D">
        <w:rPr>
          <w:rFonts w:ascii="Times New Roman" w:hAnsi="Times New Roman" w:cs="Times New Roman"/>
          <w:sz w:val="24"/>
          <w:szCs w:val="24"/>
        </w:rPr>
        <w:t>, t</w:t>
      </w:r>
      <w:r w:rsidR="00A51456">
        <w:rPr>
          <w:rFonts w:ascii="Times New Roman" w:hAnsi="Times New Roman" w:cs="Times New Roman"/>
          <w:sz w:val="24"/>
          <w:szCs w:val="24"/>
        </w:rPr>
        <w:t>hus we have:</w:t>
      </w:r>
    </w:p>
    <w:p w14:paraId="52AFE175" w14:textId="16B00D07" w:rsidR="00E0608F" w:rsidRDefault="00E22BF5">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m:t>
        </m:r>
      </m:oMath>
      <w:r w:rsidR="00E0608F">
        <w:rPr>
          <w:rFonts w:ascii="Times New Roman" w:hAnsi="Times New Roman" w:cs="Times New Roman"/>
          <w:sz w:val="24"/>
          <w:szCs w:val="24"/>
        </w:rPr>
        <w:t xml:space="preserve"> 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 xml:space="preserve">~N(0,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oMath>
      <w:r w:rsidR="001A3A8E">
        <w:rPr>
          <w:rFonts w:ascii="Times New Roman" w:hAnsi="Times New Roman" w:cs="Times New Roman"/>
          <w:sz w:val="24"/>
          <w:szCs w:val="24"/>
        </w:rPr>
        <w:tab/>
        <w:t>(6)</w:t>
      </w:r>
    </w:p>
    <w:p w14:paraId="21CE4C24" w14:textId="5636E294" w:rsidR="002E7AC8" w:rsidDel="00772E4B" w:rsidRDefault="004C5532">
      <w:pPr>
        <w:tabs>
          <w:tab w:val="left" w:pos="360"/>
          <w:tab w:val="left" w:pos="720"/>
          <w:tab w:val="left" w:pos="8640"/>
        </w:tabs>
        <w:spacing w:after="0" w:line="480" w:lineRule="auto"/>
        <w:jc w:val="both"/>
        <w:rPr>
          <w:del w:id="182" w:author="JTT" w:date="2015-01-23T15:31:00Z"/>
          <w:rFonts w:ascii="Times New Roman" w:hAnsi="Times New Roman" w:cs="Times New Roman"/>
          <w:sz w:val="24"/>
          <w:szCs w:val="24"/>
        </w:rPr>
      </w:pPr>
      <w:r>
        <w:rPr>
          <w:rFonts w:ascii="Times New Roman" w:hAnsi="Times New Roman" w:cs="Times New Roman"/>
          <w:sz w:val="24"/>
          <w:szCs w:val="24"/>
        </w:rPr>
        <w:t>This requires the estimation of</w:t>
      </w:r>
      <w:r w:rsidR="00B4376C">
        <w:rPr>
          <w:rFonts w:ascii="Times New Roman" w:hAnsi="Times New Roman" w:cs="Times New Roman"/>
          <w:sz w:val="24"/>
          <w:szCs w:val="24"/>
        </w:rPr>
        <w:t xml:space="preserve"> the </w:t>
      </w:r>
      <w:del w:id="183" w:author="JTT" w:date="2015-01-23T15:30:00Z">
        <w:r w:rsidR="00B4376C" w:rsidDel="007773A0">
          <w:rPr>
            <w:rFonts w:ascii="Times New Roman" w:hAnsi="Times New Roman" w:cs="Times New Roman"/>
            <w:sz w:val="24"/>
            <w:szCs w:val="24"/>
          </w:rPr>
          <w:delText xml:space="preserve">mean </w:delText>
        </w:r>
      </w:del>
      <w:ins w:id="184" w:author="JTT" w:date="2015-01-23T15:30:00Z">
        <w:r w:rsidR="007773A0">
          <w:rPr>
            <w:rFonts w:ascii="Times New Roman" w:hAnsi="Times New Roman" w:cs="Times New Roman"/>
            <w:sz w:val="24"/>
            <w:szCs w:val="24"/>
          </w:rPr>
          <w:t xml:space="preserve">median </w:t>
        </w:r>
      </w:ins>
      <w:r w:rsidR="00B4376C">
        <w:rPr>
          <w:rFonts w:ascii="Times New Roman" w:hAnsi="Times New Roman" w:cs="Times New Roman"/>
          <w:sz w:val="24"/>
          <w:szCs w:val="24"/>
        </w:rPr>
        <w:t xml:space="preserve">energy acquisition rate parameter </w:t>
      </w:r>
      <w:r w:rsidR="00741AEA" w:rsidRPr="0024242D">
        <w:rPr>
          <w:rFonts w:ascii="Times New Roman" w:hAnsi="Times New Roman" w:cs="Times New Roman"/>
          <w:i/>
          <w:sz w:val="24"/>
          <w:szCs w:val="24"/>
        </w:rPr>
        <w:t>μ</w:t>
      </w:r>
      <w:r w:rsidR="00741AEA" w:rsidRPr="00741AEA">
        <w:rPr>
          <w:rFonts w:ascii="Times New Roman" w:hAnsi="Times New Roman" w:cs="Times New Roman"/>
          <w:i/>
          <w:sz w:val="24"/>
          <w:szCs w:val="24"/>
          <w:vertAlign w:val="subscript"/>
        </w:rPr>
        <w:t>γ</w:t>
      </w:r>
      <w:r>
        <w:rPr>
          <w:rFonts w:ascii="Times New Roman" w:hAnsi="Times New Roman" w:cs="Times New Roman"/>
          <w:sz w:val="24"/>
          <w:szCs w:val="24"/>
        </w:rPr>
        <w:t xml:space="preserve"> </w:t>
      </w:r>
      <w:r w:rsidR="00B4376C">
        <w:rPr>
          <w:rFonts w:ascii="Times New Roman" w:hAnsi="Times New Roman" w:cs="Times New Roman"/>
          <w:sz w:val="24"/>
          <w:szCs w:val="24"/>
        </w:rPr>
        <w:t xml:space="preserve">and </w:t>
      </w:r>
      <w:r>
        <w:rPr>
          <w:rFonts w:ascii="Times New Roman" w:hAnsi="Times New Roman" w:cs="Times New Roman"/>
          <w:sz w:val="24"/>
          <w:szCs w:val="24"/>
        </w:rPr>
        <w:t>a deviation parameter</w:t>
      </w:r>
      <w:r w:rsidR="003B2E6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oMath>
      <w:r>
        <w:rPr>
          <w:rFonts w:ascii="Times New Roman" w:hAnsi="Times New Roman" w:cs="Times New Roman"/>
          <w:sz w:val="24"/>
          <w:szCs w:val="24"/>
        </w:rPr>
        <w:t xml:space="preserve"> from the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the first fish was born</w:t>
      </w:r>
      <w:r w:rsidR="00B4376C">
        <w:rPr>
          <w:rFonts w:ascii="Times New Roman" w:hAnsi="Times New Roman" w:cs="Times New Roman"/>
          <w:sz w:val="24"/>
          <w:szCs w:val="24"/>
        </w:rPr>
        <w:t xml:space="preserve"> (1972)</w:t>
      </w:r>
      <w:r>
        <w:rPr>
          <w:rFonts w:ascii="Times New Roman" w:hAnsi="Times New Roman" w:cs="Times New Roman"/>
          <w:sz w:val="24"/>
          <w:szCs w:val="24"/>
        </w:rPr>
        <w:t xml:space="preserve"> until the most recent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a fish was recaptured</w:t>
      </w:r>
      <w:r w:rsidR="00B4376C">
        <w:rPr>
          <w:rFonts w:ascii="Times New Roman" w:hAnsi="Times New Roman" w:cs="Times New Roman"/>
          <w:sz w:val="24"/>
          <w:szCs w:val="24"/>
        </w:rPr>
        <w:t xml:space="preserve"> (</w:t>
      </w:r>
      <w:r w:rsidR="00B4376C" w:rsidRPr="006D0BF6">
        <w:rPr>
          <w:rFonts w:ascii="Times New Roman" w:hAnsi="Times New Roman" w:cs="Times New Roman"/>
          <w:sz w:val="24"/>
          <w:szCs w:val="24"/>
        </w:rPr>
        <w:t>20</w:t>
      </w:r>
      <w:r w:rsidR="004C4757" w:rsidRPr="006D0BF6">
        <w:rPr>
          <w:rFonts w:ascii="Times New Roman" w:hAnsi="Times New Roman" w:cs="Times New Roman"/>
          <w:sz w:val="24"/>
          <w:szCs w:val="24"/>
        </w:rPr>
        <w:t>11</w:t>
      </w:r>
      <w:r w:rsidR="00B4376C">
        <w:rPr>
          <w:rFonts w:ascii="Times New Roman" w:hAnsi="Times New Roman" w:cs="Times New Roman"/>
          <w:sz w:val="24"/>
          <w:szCs w:val="24"/>
        </w:rPr>
        <w:t>)</w:t>
      </w:r>
      <w:r>
        <w:rPr>
          <w:rFonts w:ascii="Times New Roman" w:hAnsi="Times New Roman" w:cs="Times New Roman"/>
          <w:sz w:val="24"/>
          <w:szCs w:val="24"/>
        </w:rPr>
        <w:t>.</w:t>
      </w:r>
      <w:r w:rsidR="00831FF0">
        <w:rPr>
          <w:rFonts w:ascii="Times New Roman" w:hAnsi="Times New Roman" w:cs="Times New Roman"/>
          <w:sz w:val="24"/>
          <w:szCs w:val="24"/>
        </w:rPr>
        <w:t xml:space="preserve">  </w:t>
      </w:r>
      <w:del w:id="185" w:author="JTT" w:date="2015-01-23T15:30:00Z">
        <w:r w:rsidR="00A6397F" w:rsidDel="00772E4B">
          <w:rPr>
            <w:rFonts w:ascii="Times New Roman" w:hAnsi="Times New Roman" w:cs="Times New Roman"/>
            <w:sz w:val="24"/>
            <w:szCs w:val="24"/>
          </w:rPr>
          <w:delText xml:space="preserve">The effect of seasonality on growth rates could not be </w:delText>
        </w:r>
        <w:r w:rsidR="00684E7C" w:rsidDel="00772E4B">
          <w:rPr>
            <w:rFonts w:ascii="Times New Roman" w:hAnsi="Times New Roman" w:cs="Times New Roman"/>
            <w:sz w:val="24"/>
            <w:szCs w:val="24"/>
          </w:rPr>
          <w:delText>investigated</w:delText>
        </w:r>
        <w:r w:rsidR="00A6397F" w:rsidDel="00772E4B">
          <w:rPr>
            <w:rFonts w:ascii="Times New Roman" w:hAnsi="Times New Roman" w:cs="Times New Roman"/>
            <w:sz w:val="24"/>
            <w:szCs w:val="24"/>
          </w:rPr>
          <w:delText xml:space="preserve"> because of the timing of the fishery (i.e.</w:delText>
        </w:r>
        <w:r w:rsidR="001B751D" w:rsidDel="00772E4B">
          <w:rPr>
            <w:rFonts w:ascii="Times New Roman" w:hAnsi="Times New Roman" w:cs="Times New Roman"/>
            <w:sz w:val="24"/>
            <w:szCs w:val="24"/>
          </w:rPr>
          <w:delText>,</w:delText>
        </w:r>
        <w:r w:rsidR="00A6397F" w:rsidDel="00772E4B">
          <w:rPr>
            <w:rFonts w:ascii="Times New Roman" w:hAnsi="Times New Roman" w:cs="Times New Roman"/>
            <w:sz w:val="24"/>
            <w:szCs w:val="24"/>
          </w:rPr>
          <w:delText xml:space="preserve"> fishing only occurs during the summer months).</w:delText>
        </w:r>
      </w:del>
      <w:ins w:id="186" w:author="JTT" w:date="2015-01-23T15:30:00Z">
        <w:r w:rsidR="00772E4B">
          <w:rPr>
            <w:rFonts w:ascii="Times New Roman" w:hAnsi="Times New Roman" w:cs="Times New Roman"/>
            <w:sz w:val="24"/>
            <w:szCs w:val="24"/>
          </w:rPr>
          <w:t xml:space="preserve">Preliminary exploration indicated that seasonal </w:t>
        </w:r>
        <w:r w:rsidR="00772E4B">
          <w:rPr>
            <w:rFonts w:ascii="Times New Roman" w:hAnsi="Times New Roman" w:cs="Times New Roman"/>
            <w:sz w:val="24"/>
            <w:szCs w:val="24"/>
          </w:rPr>
          <w:lastRenderedPageBreak/>
          <w:t>effects could not be explored because all recaptures are observed during a few months (</w:t>
        </w:r>
        <w:r w:rsidR="00772E4B" w:rsidRPr="00772E4B">
          <w:rPr>
            <w:rFonts w:ascii="Times New Roman" w:hAnsi="Times New Roman" w:cs="Times New Roman"/>
            <w:sz w:val="24"/>
            <w:szCs w:val="24"/>
            <w:highlight w:val="yellow"/>
            <w:rPrChange w:id="187" w:author="JTT" w:date="2015-01-23T15:31:00Z">
              <w:rPr>
                <w:rFonts w:ascii="Times New Roman" w:hAnsi="Times New Roman" w:cs="Times New Roman"/>
                <w:sz w:val="24"/>
                <w:szCs w:val="24"/>
              </w:rPr>
            </w:rPrChange>
          </w:rPr>
          <w:t>X-Y</w:t>
        </w:r>
        <w:r w:rsidR="00772E4B">
          <w:rPr>
            <w:rFonts w:ascii="Times New Roman" w:hAnsi="Times New Roman" w:cs="Times New Roman"/>
            <w:sz w:val="24"/>
            <w:szCs w:val="24"/>
          </w:rPr>
          <w:t>)</w:t>
        </w:r>
      </w:ins>
      <w:ins w:id="188" w:author="JTT" w:date="2015-01-23T15:31:00Z">
        <w:r w:rsidR="00772E4B">
          <w:rPr>
            <w:rFonts w:ascii="Times New Roman" w:hAnsi="Times New Roman" w:cs="Times New Roman"/>
            <w:sz w:val="24"/>
            <w:szCs w:val="24"/>
          </w:rPr>
          <w:t xml:space="preserve"> and hence seasonal and annual effects are confounded.</w:t>
        </w:r>
      </w:ins>
    </w:p>
    <w:p w14:paraId="395A83E0" w14:textId="77777777" w:rsidR="00C0584E" w:rsidRDefault="00C0584E">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1E0DA338"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del w:id="189" w:author="JTT" w:date="2015-01-23T15:31:00Z">
        <w:r w:rsidR="00427A8C" w:rsidRPr="00C15D05" w:rsidDel="001C6BAD">
          <w:rPr>
            <w:rFonts w:ascii="Times New Roman" w:hAnsi="Times New Roman" w:cs="Times New Roman"/>
            <w:sz w:val="24"/>
            <w:szCs w:val="24"/>
          </w:rPr>
          <w:delText>validate the model</w:delText>
        </w:r>
      </w:del>
      <w:ins w:id="190" w:author="JTT" w:date="2015-01-23T15:31:00Z">
        <w:r w:rsidR="001C6BAD">
          <w:rPr>
            <w:rFonts w:ascii="Times New Roman" w:hAnsi="Times New Roman" w:cs="Times New Roman"/>
            <w:sz w:val="24"/>
            <w:szCs w:val="24"/>
          </w:rPr>
          <w:t>ensure that the model could generate estimates of growth rates that are unbiased and reasonably precise</w:t>
        </w:r>
      </w:ins>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460E50">
        <w:rPr>
          <w:rFonts w:ascii="Times New Roman" w:hAnsi="Times New Roman" w:cs="Times New Roman"/>
          <w:sz w:val="24"/>
          <w:szCs w:val="24"/>
        </w:rPr>
        <w:t xml:space="preserve"> 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only, and random-effects for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460E50">
        <w:rPr>
          <w:rFonts w:ascii="Times New Roman" w:hAnsi="Times New Roman" w:cs="Times New Roman"/>
          <w:sz w:val="24"/>
          <w:szCs w:val="24"/>
        </w:rPr>
        <w:t xml:space="preserve"> and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A power analysis was done for each of the four scenarios where</w:t>
      </w:r>
      <w:ins w:id="191" w:author="JTT" w:date="2015-01-23T15:32:00Z">
        <w:r w:rsidR="004471DE">
          <w:rPr>
            <w:rFonts w:ascii="Times New Roman" w:hAnsi="Times New Roman" w:cs="Times New Roman"/>
            <w:sz w:val="24"/>
            <w:szCs w:val="24"/>
          </w:rPr>
          <w:t xml:space="preserve"> data was available for</w:t>
        </w:r>
      </w:ins>
      <w:r w:rsidR="00460E50">
        <w:rPr>
          <w:rFonts w:ascii="Times New Roman" w:hAnsi="Times New Roman" w:cs="Times New Roman"/>
          <w:sz w:val="24"/>
          <w:szCs w:val="24"/>
        </w:rPr>
        <w:t xml:space="preserve"> 50, 100, 250 and 500 </w:t>
      </w:r>
      <w:ins w:id="192" w:author="JTT" w:date="2015-01-23T15:32:00Z">
        <w:r w:rsidR="004471DE">
          <w:rPr>
            <w:rFonts w:ascii="Times New Roman" w:hAnsi="Times New Roman" w:cs="Times New Roman"/>
            <w:sz w:val="24"/>
            <w:szCs w:val="24"/>
          </w:rPr>
          <w:t xml:space="preserve">simulated </w:t>
        </w:r>
      </w:ins>
      <w:r w:rsidR="00460E50">
        <w:rPr>
          <w:rFonts w:ascii="Times New Roman" w:hAnsi="Times New Roman" w:cs="Times New Roman"/>
          <w:sz w:val="24"/>
          <w:szCs w:val="24"/>
        </w:rPr>
        <w:t>individuals</w:t>
      </w:r>
      <w:del w:id="193" w:author="JTT" w:date="2015-01-23T15:32:00Z">
        <w:r w:rsidR="00460E50" w:rsidDel="004471DE">
          <w:rPr>
            <w:rFonts w:ascii="Times New Roman" w:hAnsi="Times New Roman" w:cs="Times New Roman"/>
            <w:sz w:val="24"/>
            <w:szCs w:val="24"/>
          </w:rPr>
          <w:delText xml:space="preserve"> were </w:delText>
        </w:r>
        <w:r w:rsidR="00D87F9B" w:rsidDel="004471DE">
          <w:rPr>
            <w:rFonts w:ascii="Times New Roman" w:hAnsi="Times New Roman" w:cs="Times New Roman"/>
            <w:sz w:val="24"/>
            <w:szCs w:val="24"/>
          </w:rPr>
          <w:delText>simulated</w:delText>
        </w:r>
      </w:del>
      <w:r w:rsidR="00460E50">
        <w:rPr>
          <w:rFonts w:ascii="Times New Roman" w:hAnsi="Times New Roman" w:cs="Times New Roman"/>
          <w:sz w:val="24"/>
          <w:szCs w:val="24"/>
        </w:rPr>
        <w:t xml:space="preserve">.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ins w:id="194" w:author="JTT" w:date="2015-01-23T15:32:00Z">
        <w:r w:rsidR="004471DE">
          <w:rPr>
            <w:rFonts w:ascii="Times New Roman" w:hAnsi="Times New Roman" w:cs="Times New Roman"/>
            <w:sz w:val="24"/>
            <w:szCs w:val="24"/>
          </w:rPr>
          <w:t xml:space="preserve">16 </w:t>
        </w:r>
      </w:ins>
      <w:del w:id="195" w:author="JTT" w:date="2015-01-23T15:32:00Z">
        <w:r w:rsidR="00FD1B8A" w:rsidDel="004471DE">
          <w:rPr>
            <w:rFonts w:ascii="Times New Roman" w:hAnsi="Times New Roman" w:cs="Times New Roman"/>
            <w:sz w:val="24"/>
            <w:szCs w:val="24"/>
          </w:rPr>
          <w:delText>scenario/</w:delText>
        </w:r>
        <w:r w:rsidR="00EB0C11" w:rsidDel="004471DE">
          <w:rPr>
            <w:rFonts w:ascii="Times New Roman" w:hAnsi="Times New Roman" w:cs="Times New Roman"/>
            <w:sz w:val="24"/>
            <w:szCs w:val="24"/>
          </w:rPr>
          <w:delText xml:space="preserve">power </w:delText>
        </w:r>
      </w:del>
      <w:r w:rsidR="00EB0C11">
        <w:rPr>
          <w:rFonts w:ascii="Times New Roman" w:hAnsi="Times New Roman" w:cs="Times New Roman"/>
          <w:sz w:val="24"/>
          <w:szCs w:val="24"/>
        </w:rPr>
        <w:t>combination</w:t>
      </w:r>
      <w:ins w:id="196" w:author="JTT" w:date="2015-01-23T15:32:00Z">
        <w:r w:rsidR="004471DE">
          <w:rPr>
            <w:rFonts w:ascii="Times New Roman" w:hAnsi="Times New Roman" w:cs="Times New Roman"/>
            <w:sz w:val="24"/>
            <w:szCs w:val="24"/>
          </w:rPr>
          <w:t xml:space="preserve"> of scenario and sample size</w:t>
        </w:r>
      </w:ins>
      <w:del w:id="197" w:author="JTT" w:date="2015-01-23T15:32:00Z">
        <w:r w:rsidR="00EB0C11" w:rsidDel="004471DE">
          <w:rPr>
            <w:rFonts w:ascii="Times New Roman" w:hAnsi="Times New Roman" w:cs="Times New Roman"/>
            <w:sz w:val="24"/>
            <w:szCs w:val="24"/>
          </w:rPr>
          <w:delText>s</w:delText>
        </w:r>
      </w:del>
      <w:r w:rsidR="00EB0C11">
        <w:rPr>
          <w:rFonts w:ascii="Times New Roman" w:hAnsi="Times New Roman" w:cs="Times New Roman"/>
          <w:sz w:val="24"/>
          <w:szCs w:val="24"/>
        </w:rPr>
        <w:t>.</w:t>
      </w:r>
    </w:p>
    <w:p w14:paraId="39093BA6" w14:textId="1029FEAE"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55AF">
        <w:rPr>
          <w:rFonts w:ascii="Times New Roman" w:hAnsi="Times New Roman" w:cs="Times New Roman"/>
          <w:sz w:val="24"/>
          <w:szCs w:val="24"/>
        </w:rPr>
        <w:t xml:space="preserve">, </w:t>
      </w:r>
      <w:r w:rsidR="000855AF" w:rsidRPr="0095033F">
        <w:rPr>
          <w:rFonts w:ascii="Times New Roman" w:hAnsi="Times New Roman" w:cs="Times New Roman"/>
          <w:i/>
          <w:sz w:val="24"/>
          <w:szCs w:val="24"/>
        </w:rPr>
        <w:t>k</w:t>
      </w:r>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55AF">
        <w:rPr>
          <w:rFonts w:ascii="Times New Roman" w:hAnsi="Times New Roman" w:cs="Times New Roman"/>
          <w:sz w:val="24"/>
          <w:szCs w:val="24"/>
        </w:rPr>
        <w:t xml:space="preserve"> and the </w:t>
      </w:r>
      <w:commentRangeStart w:id="198"/>
      <w:commentRangeStart w:id="199"/>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198"/>
      <w:r w:rsidR="004471DE">
        <w:rPr>
          <w:rStyle w:val="CommentReference"/>
        </w:rPr>
        <w:commentReference w:id="198"/>
      </w:r>
      <w:commentRangeEnd w:id="199"/>
      <w:r w:rsidR="006D0BF6">
        <w:rPr>
          <w:rStyle w:val="CommentReference"/>
        </w:rPr>
        <w:commentReference w:id="199"/>
      </w:r>
      <w:r w:rsidR="000855AF">
        <w:rPr>
          <w:rFonts w:ascii="Times New Roman" w:hAnsi="Times New Roman" w:cs="Times New Roman"/>
          <w:sz w:val="24"/>
          <w:szCs w:val="24"/>
        </w:rPr>
        <w:t xml:space="preserve">of growth were taken from Dunn et al. (2006) and used to derive the values </w:t>
      </w:r>
      <w:r w:rsidR="00932F28">
        <w:rPr>
          <w:rFonts w:ascii="Times New Roman" w:hAnsi="Times New Roman" w:cs="Times New Roman"/>
          <w:sz w:val="24"/>
          <w:szCs w:val="24"/>
        </w:rPr>
        <w:t xml:space="preserve">of </w:t>
      </w:r>
      <w:r w:rsidR="00170526">
        <w:rPr>
          <w:rFonts w:ascii="Times New Roman" w:hAnsi="Times New Roman" w:cs="Times New Roman"/>
          <w:sz w:val="24"/>
          <w:szCs w:val="24"/>
        </w:rPr>
        <w:t>several</w:t>
      </w:r>
      <w:r w:rsidR="000855AF">
        <w:rPr>
          <w:rFonts w:ascii="Times New Roman" w:hAnsi="Times New Roman" w:cs="Times New Roman"/>
          <w:sz w:val="24"/>
          <w:szCs w:val="24"/>
        </w:rPr>
        <w:t xml:space="preserve"> parameters in the simulation study.  </w:t>
      </w:r>
      <w:commentRangeStart w:id="200"/>
      <w:r w:rsidR="000855AF">
        <w:rPr>
          <w:rFonts w:ascii="Times New Roman" w:hAnsi="Times New Roman" w:cs="Times New Roman"/>
          <w:sz w:val="24"/>
          <w:szCs w:val="24"/>
        </w:rPr>
        <w:t xml:space="preserve">Where required parameters were converted </w:t>
      </w:r>
      <w:r>
        <w:rPr>
          <w:rFonts w:ascii="Times New Roman" w:hAnsi="Times New Roman" w:cs="Times New Roman"/>
          <w:sz w:val="24"/>
          <w:szCs w:val="24"/>
        </w:rPr>
        <w:t>to have weekly units</w:t>
      </w:r>
      <w:r w:rsidR="000855AF">
        <w:rPr>
          <w:rFonts w:ascii="Times New Roman" w:hAnsi="Times New Roman" w:cs="Times New Roman"/>
          <w:sz w:val="24"/>
          <w:szCs w:val="24"/>
        </w:rPr>
        <w:t xml:space="preserve"> (i.e. </w:t>
      </w:r>
      <w:r w:rsidR="000855AF" w:rsidRPr="008A67B1">
        <w:rPr>
          <w:rFonts w:ascii="Times New Roman" w:hAnsi="Times New Roman" w:cs="Times New Roman"/>
          <w:i/>
          <w:sz w:val="24"/>
          <w:szCs w:val="24"/>
        </w:rPr>
        <w:t>k</w:t>
      </w:r>
      <w:r w:rsidR="008A67B1">
        <w:rPr>
          <w:rFonts w:ascii="Times New Roman" w:hAnsi="Times New Roman" w:cs="Times New Roman"/>
          <w:sz w:val="24"/>
          <w:szCs w:val="24"/>
        </w:rPr>
        <w:t xml:space="preserve">, </w:t>
      </w:r>
      <w:r w:rsidR="008A67B1" w:rsidRPr="008A67B1">
        <w:rPr>
          <w:rFonts w:ascii="Times New Roman" w:hAnsi="Times New Roman" w:cs="Times New Roman"/>
          <w:i/>
          <w:sz w:val="24"/>
          <w:szCs w:val="24"/>
        </w:rPr>
        <w:t>t</w:t>
      </w:r>
      <w:r w:rsidR="000855AF" w:rsidRPr="008A67B1">
        <w:rPr>
          <w:rFonts w:ascii="Times New Roman" w:hAnsi="Times New Roman" w:cs="Times New Roman"/>
          <w:i/>
          <w:sz w:val="24"/>
          <w:szCs w:val="24"/>
          <w:vertAlign w:val="subscript"/>
        </w:rPr>
        <w:t>0</w:t>
      </w:r>
      <w:r w:rsidR="000855AF">
        <w:rPr>
          <w:rFonts w:ascii="Times New Roman" w:hAnsi="Times New Roman" w:cs="Times New Roman"/>
          <w:sz w:val="24"/>
          <w:szCs w:val="24"/>
        </w:rPr>
        <w:t>, age).</w:t>
      </w:r>
      <w:r w:rsidR="008A67B1">
        <w:rPr>
          <w:rFonts w:ascii="Times New Roman" w:hAnsi="Times New Roman" w:cs="Times New Roman"/>
          <w:sz w:val="24"/>
          <w:szCs w:val="24"/>
        </w:rPr>
        <w:t xml:space="preserve">  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Pr>
          <w:rFonts w:ascii="Times New Roman" w:hAnsi="Times New Roman" w:cs="Times New Roman"/>
          <w:sz w:val="24"/>
          <w:szCs w:val="24"/>
        </w:rPr>
        <w:t xml:space="preserve"> and </w:t>
      </w:r>
      <w:r w:rsidR="002E4768" w:rsidRPr="009C37AB">
        <w:rPr>
          <w:rFonts w:ascii="Times New Roman" w:hAnsi="Times New Roman" w:cs="Times New Roman"/>
          <w:i/>
          <w:sz w:val="24"/>
          <w:szCs w:val="24"/>
        </w:rPr>
        <w:t>γ</w:t>
      </w:r>
      <w:r w:rsidR="002E4768">
        <w:rPr>
          <w:rFonts w:ascii="Times New Roman" w:hAnsi="Times New Roman" w:cs="Times New Roman"/>
          <w:sz w:val="24"/>
          <w:szCs w:val="24"/>
        </w:rPr>
        <w:t xml:space="preserv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E22BF5">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commentRangeEnd w:id="200"/>
      <w:r w:rsidR="004471DE">
        <w:rPr>
          <w:rStyle w:val="CommentReference"/>
        </w:rPr>
        <w:commentReference w:id="200"/>
      </w:r>
    </w:p>
    <w:p w14:paraId="23783DE3" w14:textId="7A89C4FF" w:rsidR="002E4768" w:rsidRDefault="00AC73C3">
      <w:pPr>
        <w:tabs>
          <w:tab w:val="left" w:pos="360"/>
          <w:tab w:val="left" w:pos="720"/>
          <w:tab w:val="left" w:pos="8640"/>
        </w:tabs>
        <w:spacing w:after="0" w:line="480" w:lineRule="auto"/>
        <w:jc w:val="both"/>
        <w:rPr>
          <w:rFonts w:ascii="Times New Roman" w:hAnsi="Times New Roman" w:cs="Times New Roman"/>
          <w:sz w:val="24"/>
          <w:szCs w:val="24"/>
        </w:rPr>
      </w:pPr>
      <w:commentRangeStart w:id="201"/>
      <w:commentRangeStart w:id="202"/>
      <w:commentRangeStart w:id="203"/>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r>
        <w:rPr>
          <w:rFonts w:ascii="Times New Roman" w:hAnsi="Times New Roman" w:cs="Times New Roman"/>
          <w:sz w:val="24"/>
          <w:szCs w:val="24"/>
        </w:rPr>
        <w:t xml:space="preserve">, </w:t>
      </w:r>
      <w:r w:rsidRPr="00AC73C3">
        <w:rPr>
          <w:rFonts w:ascii="Times New Roman" w:hAnsi="Times New Roman" w:cs="Times New Roman"/>
          <w:i/>
          <w:sz w:val="24"/>
          <w:szCs w:val="24"/>
        </w:rPr>
        <w:t>k</w:t>
      </w:r>
      <w:r>
        <w:rPr>
          <w:rFonts w:ascii="Times New Roman" w:hAnsi="Times New Roman" w:cs="Times New Roman"/>
          <w:sz w:val="24"/>
          <w:szCs w:val="24"/>
        </w:rPr>
        <w:t xml:space="preserve"> and </w:t>
      </w:r>
      <w:r w:rsidRPr="009C37AB">
        <w:rPr>
          <w:rFonts w:ascii="Times New Roman" w:hAnsi="Times New Roman" w:cs="Times New Roman"/>
          <w:i/>
          <w:sz w:val="24"/>
          <w:szCs w:val="24"/>
        </w:rPr>
        <w:t>γ</w:t>
      </w:r>
      <w:r>
        <w:rPr>
          <w:rFonts w:ascii="Times New Roman" w:hAnsi="Times New Roman" w:cs="Times New Roman"/>
          <w:sz w:val="24"/>
          <w:szCs w:val="24"/>
        </w:rPr>
        <w:t xml:space="preserve"> were all </w:t>
      </w:r>
      <w:r w:rsidR="001839A8">
        <w:rPr>
          <w:rFonts w:ascii="Times New Roman" w:hAnsi="Times New Roman" w:cs="Times New Roman"/>
          <w:sz w:val="24"/>
          <w:szCs w:val="24"/>
        </w:rPr>
        <w:t>set</w:t>
      </w:r>
      <w:r w:rsidR="009250DC">
        <w:rPr>
          <w:rFonts w:ascii="Times New Roman" w:hAnsi="Times New Roman" w:cs="Times New Roman"/>
          <w:sz w:val="24"/>
          <w:szCs w:val="24"/>
        </w:rPr>
        <w:t xml:space="preserve"> to be sex-specific (Table 2</w:t>
      </w:r>
      <w:r>
        <w:rPr>
          <w:rFonts w:ascii="Times New Roman" w:hAnsi="Times New Roman" w:cs="Times New Roman"/>
          <w:sz w:val="24"/>
          <w:szCs w:val="24"/>
        </w:rPr>
        <w:t xml:space="preserve">a).  </w:t>
      </w:r>
      <w:commentRangeEnd w:id="201"/>
      <w:r w:rsidR="004471DE">
        <w:rPr>
          <w:rStyle w:val="CommentReference"/>
        </w:rPr>
        <w:commentReference w:id="201"/>
      </w:r>
      <w:commentRangeEnd w:id="202"/>
      <w:commentRangeEnd w:id="203"/>
      <w:r w:rsidR="00EB0951">
        <w:rPr>
          <w:rStyle w:val="CommentReference"/>
        </w:rPr>
        <w:commentReference w:id="203"/>
      </w:r>
      <w:r w:rsidR="006D0BF6">
        <w:rPr>
          <w:rStyle w:val="CommentReference"/>
        </w:rPr>
        <w:commentReference w:id="202"/>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E32B44">
        <w:rPr>
          <w:rFonts w:ascii="Times New Roman" w:hAnsi="Times New Roman" w:cs="Times New Roman"/>
          <w:sz w:val="24"/>
          <w:szCs w:val="24"/>
        </w:rPr>
        <w:t>In the remaining scenarios, t</w:t>
      </w:r>
      <w:r w:rsidR="009D73B8">
        <w:rPr>
          <w:rFonts w:ascii="Times New Roman" w:hAnsi="Times New Roman" w:cs="Times New Roman"/>
          <w:sz w:val="24"/>
          <w:szCs w:val="24"/>
        </w:rPr>
        <w:t>he</w:t>
      </w:r>
      <w:r w:rsidR="00111BF5">
        <w:rPr>
          <w:rFonts w:ascii="Times New Roman" w:hAnsi="Times New Roman" w:cs="Times New Roman"/>
          <w:sz w:val="24"/>
          <w:szCs w:val="24"/>
        </w:rPr>
        <w:t xml:space="preserve"> c.v.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 xml:space="preserve">standard deviation </w:t>
      </w:r>
      <w:r w:rsidR="000E512E">
        <w:rPr>
          <w:rFonts w:ascii="Times New Roman" w:hAnsi="Times New Roman" w:cs="Times New Roman"/>
          <w:sz w:val="24"/>
          <w:szCs w:val="24"/>
        </w:rPr>
        <w:lastRenderedPageBreak/>
        <w:t>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r w:rsidR="001839A8">
        <w:rPr>
          <w:rFonts w:ascii="Times New Roman" w:hAnsi="Times New Roman" w:cs="Times New Roman"/>
          <w:sz w:val="24"/>
          <w:szCs w:val="24"/>
        </w:rPr>
        <w:t xml:space="preserve">  The parameter </w:t>
      </w:r>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k</w:t>
      </w:r>
      <w:r w:rsidR="001839A8">
        <w:rPr>
          <w:rFonts w:ascii="Times New Roman" w:hAnsi="Times New Roman" w:cs="Times New Roman"/>
          <w:sz w:val="24"/>
          <w:szCs w:val="24"/>
        </w:rPr>
        <w:t xml:space="preserve"> was set to be sex-specific, </w:t>
      </w:r>
      <w:r w:rsidR="00CF3B4C">
        <w:rPr>
          <w:rFonts w:ascii="Times New Roman" w:hAnsi="Times New Roman" w:cs="Times New Roman"/>
          <w:i/>
          <w:sz w:val="24"/>
          <w:szCs w:val="24"/>
        </w:rPr>
        <w:t>c</w:t>
      </w:r>
      <w:r w:rsidR="001839A8" w:rsidRPr="009D73B8">
        <w:rPr>
          <w:rFonts w:ascii="Times New Roman" w:hAnsi="Times New Roman" w:cs="Times New Roman"/>
          <w:sz w:val="24"/>
          <w:szCs w:val="24"/>
          <w:vertAlign w:val="subscript"/>
        </w:rPr>
        <w:t>obs</w:t>
      </w:r>
      <w:r w:rsidR="001839A8">
        <w:rPr>
          <w:rFonts w:ascii="Times New Roman" w:hAnsi="Times New Roman" w:cs="Times New Roman"/>
          <w:sz w:val="24"/>
          <w:szCs w:val="24"/>
        </w:rPr>
        <w:t xml:space="preserve"> and </w:t>
      </w:r>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z</w:t>
      </w:r>
      <w:r w:rsidR="001839A8">
        <w:rPr>
          <w:rFonts w:ascii="Times New Roman" w:hAnsi="Times New Roman" w:cs="Times New Roman"/>
          <w:sz w:val="24"/>
          <w:szCs w:val="24"/>
        </w:rPr>
        <w:t xml:space="preserve"> were not.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sex was sampled with replacement from the observed sex structure in the toothfish data set.  The age at release, age at recapture and time at liberty were sampled independently from the observed toothfish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 </w:t>
      </w:r>
      <w:r w:rsidR="00E52B9B">
        <w:rPr>
          <w:rFonts w:ascii="Times New Roman" w:hAnsi="Times New Roman" w:cs="Times New Roman"/>
          <w:noProof w:val="0"/>
          <w:sz w:val="24"/>
          <w:szCs w:val="24"/>
        </w:rPr>
        <w:t>Results</w:t>
      </w:r>
    </w:p>
    <w:p w14:paraId="69708A74" w14:textId="03669C14"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moveToRangeStart w:id="204" w:author="JTT" w:date="2015-01-23T15:38:00Z" w:name="move409790865"/>
      <w:moveTo w:id="205" w:author="JTT" w:date="2015-01-23T15:38:00Z">
        <w:r>
          <w:rPr>
            <w:rFonts w:ascii="Times New Roman" w:hAnsi="Times New Roman" w:cs="Times New Roman"/>
            <w:noProof w:val="0"/>
            <w:sz w:val="24"/>
            <w:szCs w:val="24"/>
          </w:rPr>
          <w:t>3.</w:t>
        </w:r>
      </w:moveTo>
      <w:ins w:id="206" w:author="JTT" w:date="2015-01-23T15:39:00Z">
        <w:r>
          <w:rPr>
            <w:rFonts w:ascii="Times New Roman" w:hAnsi="Times New Roman" w:cs="Times New Roman"/>
            <w:noProof w:val="0"/>
            <w:sz w:val="24"/>
            <w:szCs w:val="24"/>
          </w:rPr>
          <w:t>1</w:t>
        </w:r>
      </w:ins>
      <w:moveTo w:id="207" w:author="JTT" w:date="2015-01-23T15:38:00Z">
        <w:del w:id="208" w:author="JTT" w:date="2015-01-23T15:39:00Z">
          <w:r w:rsidDel="001E733D">
            <w:rPr>
              <w:rFonts w:ascii="Times New Roman" w:hAnsi="Times New Roman" w:cs="Times New Roman"/>
              <w:noProof w:val="0"/>
              <w:sz w:val="24"/>
              <w:szCs w:val="24"/>
            </w:rPr>
            <w:delText>2</w:delText>
          </w:r>
        </w:del>
        <w:r>
          <w:rPr>
            <w:rFonts w:ascii="Times New Roman" w:hAnsi="Times New Roman" w:cs="Times New Roman"/>
            <w:noProof w:val="0"/>
            <w:sz w:val="24"/>
            <w:szCs w:val="24"/>
          </w:rPr>
          <w:t xml:space="preserve"> Case study application</w:t>
        </w:r>
      </w:moveTo>
    </w:p>
    <w:p w14:paraId="1D7C80E6" w14:textId="77777777" w:rsidR="001E733D" w:rsidRDefault="001E733D">
      <w:pPr>
        <w:tabs>
          <w:tab w:val="left" w:pos="360"/>
          <w:tab w:val="left" w:pos="720"/>
          <w:tab w:val="left" w:pos="8640"/>
        </w:tabs>
        <w:spacing w:after="0" w:line="480" w:lineRule="auto"/>
        <w:rPr>
          <w:rFonts w:ascii="Times New Roman" w:hAnsi="Times New Roman" w:cs="Times New Roman"/>
          <w:sz w:val="24"/>
          <w:szCs w:val="24"/>
        </w:rPr>
      </w:pPr>
    </w:p>
    <w:p w14:paraId="4C69BB97" w14:textId="77777777" w:rsidR="001E733D" w:rsidRPr="008C612C" w:rsidRDefault="001E733D">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moveTo w:id="209" w:author="JTT" w:date="2015-01-23T15:38:00Z">
        <w:r>
          <w:rPr>
            <w:rFonts w:ascii="Times New Roman" w:hAnsi="Times New Roman" w:cs="Times New Roman"/>
            <w:sz w:val="24"/>
            <w:szCs w:val="24"/>
          </w:rPr>
          <w:t>Need to actually fit all of these models again, this won’t take long though.  The fishing year effect model also needs to be run.  The old runs for this seem to have gone amiss, need to hunt down these files to check how to calculate fishing year.</w:t>
        </w:r>
      </w:moveTo>
    </w:p>
    <w:moveToRangeEnd w:id="204"/>
    <w:p w14:paraId="7A64681C" w14:textId="379E251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ins w:id="210" w:author="JTT" w:date="2015-01-23T15:39:00Z">
        <w:r w:rsidR="001E733D">
          <w:rPr>
            <w:rFonts w:ascii="Times New Roman" w:hAnsi="Times New Roman" w:cs="Times New Roman"/>
            <w:noProof w:val="0"/>
            <w:sz w:val="24"/>
            <w:szCs w:val="24"/>
          </w:rPr>
          <w:t>2</w:t>
        </w:r>
      </w:ins>
      <w:del w:id="211" w:author="JTT" w:date="2015-01-23T15:39:00Z">
        <w:r w:rsidDel="001E733D">
          <w:rPr>
            <w:rFonts w:ascii="Times New Roman" w:hAnsi="Times New Roman" w:cs="Times New Roman"/>
            <w:noProof w:val="0"/>
            <w:sz w:val="24"/>
            <w:szCs w:val="24"/>
          </w:rPr>
          <w:delText>1</w:delText>
        </w:r>
      </w:del>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77777777" w:rsidR="00A12832" w:rsidRDefault="00A12832">
      <w:pPr>
        <w:tabs>
          <w:tab w:val="left" w:pos="360"/>
          <w:tab w:val="left" w:pos="720"/>
          <w:tab w:val="left" w:pos="8640"/>
        </w:tabs>
        <w:spacing w:after="0" w:line="480" w:lineRule="auto"/>
        <w:rPr>
          <w:rFonts w:ascii="Times New Roman" w:hAnsi="Times New Roman" w:cs="Times New Roman"/>
          <w:sz w:val="24"/>
          <w:szCs w:val="24"/>
        </w:rPr>
      </w:pPr>
    </w:p>
    <w:p w14:paraId="41DC6DE0" w14:textId="3F85AD5D" w:rsidR="00FA12C7" w:rsidRDefault="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Do table showing number of pdh fits for each of the 4 scenarios. Also show true par values, and mean/median of estimates.</w:t>
      </w:r>
      <w:r w:rsidR="006527AD">
        <w:rPr>
          <w:rFonts w:ascii="Times New Roman" w:hAnsi="Times New Roman" w:cs="Times New Roman"/>
          <w:sz w:val="24"/>
          <w:szCs w:val="24"/>
        </w:rPr>
        <w:t xml:space="preserve"> Discuss the numbers of pdh fits for each simulation experiment.</w:t>
      </w:r>
    </w:p>
    <w:p w14:paraId="799E2E68" w14:textId="78054A49" w:rsidR="00E7149C" w:rsidRPr="00E52B9B" w:rsidRDefault="00233B1A">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r w:rsidR="00A74C42" w:rsidRPr="0024242D">
        <w:rPr>
          <w:rFonts w:ascii="Times New Roman" w:hAnsi="Times New Roman" w:cs="Times New Roman"/>
          <w:i/>
          <w:sz w:val="24"/>
          <w:szCs w:val="24"/>
        </w:rPr>
        <w:t>μ</w:t>
      </w:r>
      <w:r w:rsidR="00A74C42" w:rsidRPr="00A74C42">
        <w:rPr>
          <w:rFonts w:ascii="Times New Roman" w:hAnsi="Times New Roman" w:cs="Times New Roman"/>
          <w:i/>
          <w:sz w:val="24"/>
          <w:szCs w:val="24"/>
          <w:vertAlign w:val="subscript"/>
        </w:rPr>
        <w:t>k</w:t>
      </w:r>
      <w:r w:rsidR="00B16741">
        <w:rPr>
          <w:rFonts w:ascii="Times New Roman" w:hAnsi="Times New Roman" w:cs="Times New Roman"/>
          <w:sz w:val="24"/>
          <w:szCs w:val="24"/>
        </w:rPr>
        <w:t xml:space="preserve">, gamma and </w:t>
      </w:r>
      <w:r w:rsidR="00B16741" w:rsidRPr="00B16741">
        <w:rPr>
          <w:rFonts w:ascii="Times New Roman" w:hAnsi="Times New Roman" w:cs="Times New Roman"/>
          <w:i/>
          <w:sz w:val="24"/>
          <w:szCs w:val="24"/>
        </w:rPr>
        <w:t>L</w:t>
      </w:r>
      <w:r w:rsidR="00B16741" w:rsidRPr="00B16741">
        <w:rPr>
          <w:rFonts w:ascii="Times New Roman" w:hAnsi="Times New Roman" w:cs="Times New Roman"/>
          <w:i/>
          <w:sz w:val="24"/>
          <w:szCs w:val="24"/>
          <w:vertAlign w:val="subscript"/>
        </w:rPr>
        <w:t>0</w:t>
      </w:r>
      <w:r>
        <w:rPr>
          <w:rFonts w:ascii="Times New Roman" w:hAnsi="Times New Roman" w:cs="Times New Roman"/>
          <w:sz w:val="24"/>
          <w:szCs w:val="24"/>
        </w:rPr>
        <w:t xml:space="preserve"> well estimated in all cases, distribution of estimates gets tighter as the power is increased from 50 to 500.</w:t>
      </w:r>
      <w:r w:rsidR="005947B5">
        <w:rPr>
          <w:rFonts w:ascii="Times New Roman" w:hAnsi="Times New Roman" w:cs="Times New Roman"/>
          <w:sz w:val="24"/>
          <w:szCs w:val="24"/>
        </w:rPr>
        <w:t xml:space="preserve"> Figure X.</w:t>
      </w:r>
    </w:p>
    <w:p w14:paraId="407004BD" w14:textId="77777777" w:rsidR="00752FAC" w:rsidRDefault="00752FAC">
      <w:pPr>
        <w:spacing w:line="480" w:lineRule="auto"/>
        <w:rPr>
          <w:rFonts w:ascii="Times New Roman" w:eastAsia="Times New Roman" w:hAnsi="Times New Roman" w:cs="Times New Roman"/>
          <w:b/>
          <w:bCs/>
          <w:sz w:val="24"/>
          <w:szCs w:val="24"/>
          <w:lang w:val="en-GB" w:eastAsia="en-GB"/>
        </w:rPr>
        <w:pPrChange w:id="212" w:author="JTT" w:date="2015-01-23T16:01:00Z">
          <w:pPr/>
        </w:pPrChange>
      </w:pPr>
      <w:r>
        <w:rPr>
          <w:rFonts w:ascii="Times New Roman" w:hAnsi="Times New Roman" w:cs="Times New Roman"/>
          <w:sz w:val="24"/>
          <w:szCs w:val="24"/>
        </w:rPr>
        <w:br w:type="page"/>
      </w:r>
    </w:p>
    <w:p w14:paraId="2472A2C0" w14:textId="6249106B" w:rsidR="00D90E0A" w:rsidRPr="009C37AB" w:rsidDel="001E733D"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moveFromRangeStart w:id="213" w:author="JTT" w:date="2015-01-23T15:38:00Z" w:name="move409790865"/>
      <w:moveFrom w:id="214" w:author="JTT" w:date="2015-01-23T15:38:00Z">
        <w:r w:rsidDel="001E733D">
          <w:rPr>
            <w:rFonts w:ascii="Times New Roman" w:hAnsi="Times New Roman" w:cs="Times New Roman"/>
            <w:noProof w:val="0"/>
            <w:sz w:val="24"/>
            <w:szCs w:val="24"/>
          </w:rPr>
          <w:lastRenderedPageBreak/>
          <w:t xml:space="preserve">3.2 </w:t>
        </w:r>
        <w:r w:rsidR="00E40C58" w:rsidDel="001E733D">
          <w:rPr>
            <w:rFonts w:ascii="Times New Roman" w:hAnsi="Times New Roman" w:cs="Times New Roman"/>
            <w:noProof w:val="0"/>
            <w:sz w:val="24"/>
            <w:szCs w:val="24"/>
          </w:rPr>
          <w:t>Case study application</w:t>
        </w:r>
      </w:moveFrom>
    </w:p>
    <w:p w14:paraId="5CDA5C4A" w14:textId="2807CE83" w:rsidR="00D90E0A" w:rsidDel="001E733D" w:rsidRDefault="00D90E0A">
      <w:pPr>
        <w:tabs>
          <w:tab w:val="left" w:pos="360"/>
          <w:tab w:val="left" w:pos="720"/>
          <w:tab w:val="left" w:pos="8640"/>
        </w:tabs>
        <w:spacing w:after="0" w:line="480" w:lineRule="auto"/>
        <w:rPr>
          <w:rFonts w:ascii="Times New Roman" w:hAnsi="Times New Roman" w:cs="Times New Roman"/>
          <w:sz w:val="24"/>
          <w:szCs w:val="24"/>
        </w:rPr>
      </w:pPr>
    </w:p>
    <w:p w14:paraId="76B36B5F" w14:textId="445C8D2E" w:rsidR="008C612C" w:rsidRPr="008C612C" w:rsidDel="001E733D" w:rsidRDefault="008C612C">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moveFrom w:id="215" w:author="JTT" w:date="2015-01-23T15:38:00Z">
        <w:r w:rsidDel="001E733D">
          <w:rPr>
            <w:rFonts w:ascii="Times New Roman" w:hAnsi="Times New Roman" w:cs="Times New Roman"/>
            <w:sz w:val="24"/>
            <w:szCs w:val="24"/>
          </w:rPr>
          <w:t>Need to actually fit all of these models again, this won’t take long though</w:t>
        </w:r>
        <w:r w:rsidR="000D48C7" w:rsidDel="001E733D">
          <w:rPr>
            <w:rFonts w:ascii="Times New Roman" w:hAnsi="Times New Roman" w:cs="Times New Roman"/>
            <w:sz w:val="24"/>
            <w:szCs w:val="24"/>
          </w:rPr>
          <w:t>.  The fishing year effect model also needs to be run.  The old runs for this seem to have gone amiss, need to hunt down these files to check how to calculate fishing year.</w:t>
        </w:r>
      </w:moveFrom>
    </w:p>
    <w:moveFromRangeEnd w:id="213"/>
    <w:p w14:paraId="40137A18" w14:textId="1567D553" w:rsidR="00DE6A76" w:rsidRDefault="00DE6A76">
      <w:pPr>
        <w:spacing w:line="480" w:lineRule="auto"/>
        <w:rPr>
          <w:rFonts w:ascii="Times New Roman" w:hAnsi="Times New Roman" w:cs="Times New Roman"/>
          <w:sz w:val="24"/>
          <w:szCs w:val="24"/>
        </w:rPr>
        <w:pPrChange w:id="216" w:author="JTT" w:date="2015-01-23T16:01:00Z">
          <w:pPr/>
        </w:pPrChange>
      </w:pPr>
      <w:del w:id="217" w:author="JTT" w:date="2015-01-23T15:38:00Z">
        <w:r w:rsidDel="001E733D">
          <w:rPr>
            <w:rFonts w:ascii="Times New Roman" w:hAnsi="Times New Roman" w:cs="Times New Roman"/>
            <w:sz w:val="24"/>
            <w:szCs w:val="24"/>
          </w:rPr>
          <w:br w:type="page"/>
        </w:r>
      </w:del>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2D2E30B3" w14:textId="7D3EEE58" w:rsidR="001E733D" w:rsidRDefault="001E733D">
      <w:pPr>
        <w:tabs>
          <w:tab w:val="left" w:pos="360"/>
          <w:tab w:val="left" w:pos="720"/>
          <w:tab w:val="left" w:pos="8640"/>
        </w:tabs>
        <w:spacing w:after="0" w:line="480" w:lineRule="auto"/>
        <w:jc w:val="both"/>
        <w:rPr>
          <w:ins w:id="218" w:author="JTT" w:date="2015-01-23T15:47:00Z"/>
          <w:rFonts w:ascii="Times New Roman" w:hAnsi="Times New Roman" w:cs="Times New Roman"/>
          <w:sz w:val="24"/>
          <w:szCs w:val="24"/>
        </w:rPr>
      </w:pPr>
      <w:ins w:id="219" w:author="JTT" w:date="2015-01-23T15:39:00Z">
        <w:r>
          <w:rPr>
            <w:rFonts w:ascii="Times New Roman" w:hAnsi="Times New Roman" w:cs="Times New Roman"/>
            <w:sz w:val="24"/>
            <w:szCs w:val="24"/>
          </w:rPr>
          <w:tab/>
          <w:t xml:space="preserve">In this study, we have used a case study application for Antarctic toothfish and a simulation experiment to demonstrate that it is feasible to simultaneously estimate variation in growth among individuals and years, between sexes, and also including residual variation in growth rates for each individual over time, in addition to measurement errors.  </w:t>
        </w:r>
      </w:ins>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ins w:id="220" w:author="JTT" w:date="2015-01-23T15:48:00Z">
        <w:r>
          <w:rPr>
            <w:rFonts w:ascii="Times New Roman" w:hAnsi="Times New Roman" w:cs="Times New Roman"/>
            <w:sz w:val="24"/>
            <w:szCs w:val="24"/>
          </w:rPr>
          <w:t>Our case study application suggests that … [something about relative size of estimated SDs]</w:t>
        </w:r>
      </w:ins>
    </w:p>
    <w:p w14:paraId="17561445" w14:textId="15BBDEBE" w:rsidR="00B827F8" w:rsidRDefault="001E733D">
      <w:pPr>
        <w:tabs>
          <w:tab w:val="left" w:pos="360"/>
          <w:tab w:val="left" w:pos="720"/>
          <w:tab w:val="left" w:pos="8640"/>
        </w:tabs>
        <w:spacing w:after="0" w:line="480" w:lineRule="auto"/>
        <w:jc w:val="both"/>
        <w:rPr>
          <w:ins w:id="221" w:author="JTT" w:date="2015-01-23T15:39:00Z"/>
          <w:rFonts w:ascii="Times New Roman" w:hAnsi="Times New Roman" w:cs="Times New Roman"/>
          <w:sz w:val="24"/>
          <w:szCs w:val="24"/>
        </w:rPr>
      </w:pPr>
      <w:ins w:id="222" w:author="JTT" w:date="2015-01-23T15:47:00Z">
        <w:r>
          <w:rPr>
            <w:rFonts w:ascii="Times New Roman" w:hAnsi="Times New Roman" w:cs="Times New Roman"/>
            <w:sz w:val="24"/>
            <w:szCs w:val="24"/>
          </w:rPr>
          <w:tab/>
        </w:r>
      </w:ins>
      <w:r w:rsidR="009334DD">
        <w:rPr>
          <w:rFonts w:ascii="Times New Roman" w:hAnsi="Times New Roman" w:cs="Times New Roman"/>
          <w:sz w:val="24"/>
          <w:szCs w:val="24"/>
        </w:rPr>
        <w:t xml:space="preserve">By estimating </w:t>
      </w:r>
      <w:ins w:id="223" w:author="JTT" w:date="2015-01-23T15:48:00Z">
        <w:r w:rsidR="009334DD">
          <w:rPr>
            <w:rFonts w:ascii="Times New Roman" w:hAnsi="Times New Roman" w:cs="Times New Roman"/>
            <w:sz w:val="24"/>
            <w:szCs w:val="24"/>
          </w:rPr>
          <w:t>va</w:t>
        </w:r>
      </w:ins>
      <w:r w:rsidR="009334DD">
        <w:rPr>
          <w:rFonts w:ascii="Times New Roman" w:hAnsi="Times New Roman" w:cs="Times New Roman"/>
          <w:sz w:val="24"/>
          <w:szCs w:val="24"/>
        </w:rPr>
        <w:t>riation</w:t>
      </w:r>
      <w:ins w:id="224" w:author="JTT" w:date="2015-01-23T15:48:00Z">
        <w:r w:rsidR="009334DD">
          <w:rPr>
            <w:rFonts w:ascii="Times New Roman" w:hAnsi="Times New Roman" w:cs="Times New Roman"/>
            <w:sz w:val="24"/>
            <w:szCs w:val="24"/>
          </w:rPr>
          <w:t xml:space="preserve"> among individuals</w:t>
        </w:r>
      </w:ins>
      <w:r w:rsidR="009334DD">
        <w:rPr>
          <w:rFonts w:ascii="Times New Roman" w:hAnsi="Times New Roman" w:cs="Times New Roman"/>
          <w:sz w:val="24"/>
          <w:szCs w:val="24"/>
        </w:rPr>
        <w:t>, over time (both shared and differing among individuals)</w:t>
      </w:r>
      <w:ins w:id="225" w:author="JTT" w:date="2015-01-23T15:48:00Z">
        <w:r w:rsidR="009334DD">
          <w:rPr>
            <w:rFonts w:ascii="Times New Roman" w:hAnsi="Times New Roman" w:cs="Times New Roman"/>
            <w:sz w:val="24"/>
            <w:szCs w:val="24"/>
          </w:rPr>
          <w:t>, and between sexes</w:t>
        </w:r>
      </w:ins>
      <w:r w:rsidR="009334DD">
        <w:rPr>
          <w:rFonts w:ascii="Times New Roman" w:hAnsi="Times New Roman" w:cs="Times New Roman"/>
          <w:sz w:val="24"/>
          <w:szCs w:val="24"/>
        </w:rPr>
        <w:t xml:space="preserve">, we have </w:t>
      </w:r>
      <w:ins w:id="226" w:author="JTT" w:date="2015-01-23T15:39:00Z">
        <w:r w:rsidR="009334DD">
          <w:rPr>
            <w:rFonts w:ascii="Times New Roman" w:hAnsi="Times New Roman" w:cs="Times New Roman"/>
            <w:sz w:val="24"/>
            <w:szCs w:val="24"/>
          </w:rPr>
          <w:t>incorporate</w:t>
        </w:r>
      </w:ins>
      <w:r w:rsidR="009334DD">
        <w:rPr>
          <w:rFonts w:ascii="Times New Roman" w:hAnsi="Times New Roman" w:cs="Times New Roman"/>
          <w:sz w:val="24"/>
          <w:szCs w:val="24"/>
        </w:rPr>
        <w:t>d</w:t>
      </w:r>
      <w:ins w:id="227" w:author="JTT" w:date="2015-01-23T15:39:00Z">
        <w:r w:rsidR="009334DD">
          <w:rPr>
            <w:rFonts w:ascii="Times New Roman" w:hAnsi="Times New Roman" w:cs="Times New Roman"/>
            <w:sz w:val="24"/>
            <w:szCs w:val="24"/>
          </w:rPr>
          <w:t xml:space="preserve"> most types of </w:t>
        </w:r>
      </w:ins>
      <w:r w:rsidR="009334DD">
        <w:rPr>
          <w:rFonts w:ascii="Times New Roman" w:hAnsi="Times New Roman" w:cs="Times New Roman"/>
          <w:sz w:val="24"/>
          <w:szCs w:val="24"/>
        </w:rPr>
        <w:t xml:space="preserve">growth </w:t>
      </w:r>
      <w:ins w:id="228" w:author="JTT" w:date="2015-01-23T15:39:00Z">
        <w:r w:rsidR="009334DD">
          <w:rPr>
            <w:rFonts w:ascii="Times New Roman" w:hAnsi="Times New Roman" w:cs="Times New Roman"/>
            <w:sz w:val="24"/>
            <w:szCs w:val="24"/>
          </w:rPr>
          <w:t xml:space="preserve">variation that would be expected in a wild population.  </w:t>
        </w:r>
      </w:ins>
      <w:r w:rsidR="009334DD">
        <w:rPr>
          <w:rFonts w:ascii="Times New Roman" w:hAnsi="Times New Roman" w:cs="Times New Roman"/>
          <w:sz w:val="24"/>
          <w:szCs w:val="24"/>
        </w:rPr>
        <w:t>However</w:t>
      </w:r>
      <w:ins w:id="229" w:author="JTT" w:date="2015-01-23T15:48:00Z">
        <w:r>
          <w:rPr>
            <w:rFonts w:ascii="Times New Roman" w:hAnsi="Times New Roman" w:cs="Times New Roman"/>
            <w:sz w:val="24"/>
            <w:szCs w:val="24"/>
          </w:rPr>
          <w:t xml:space="preserve">, we have neglected one obvious type of variation in growth rates </w:t>
        </w:r>
      </w:ins>
      <w:ins w:id="230" w:author="JTT" w:date="2015-01-23T15:49:00Z">
        <w:r>
          <w:rPr>
            <w:rFonts w:ascii="Times New Roman" w:hAnsi="Times New Roman" w:cs="Times New Roman"/>
            <w:sz w:val="24"/>
            <w:szCs w:val="24"/>
          </w:rPr>
          <w:t>–</w:t>
        </w:r>
      </w:ins>
      <w:ins w:id="231" w:author="JTT" w:date="2015-01-23T15:48:00Z">
        <w:r>
          <w:rPr>
            <w:rFonts w:ascii="Times New Roman" w:hAnsi="Times New Roman" w:cs="Times New Roman"/>
            <w:sz w:val="24"/>
            <w:szCs w:val="24"/>
          </w:rPr>
          <w:t xml:space="preserve"> variation </w:t>
        </w:r>
      </w:ins>
      <w:ins w:id="232" w:author="JTT" w:date="2015-01-23T15:49:00Z">
        <w:r>
          <w:rPr>
            <w:rFonts w:ascii="Times New Roman" w:hAnsi="Times New Roman" w:cs="Times New Roman"/>
            <w:sz w:val="24"/>
            <w:szCs w:val="24"/>
          </w:rPr>
          <w:t>over space</w:t>
        </w:r>
      </w:ins>
      <w:ins w:id="233" w:author="JTT" w:date="2015-01-23T15:40:00Z">
        <w:r>
          <w:rPr>
            <w:rFonts w:ascii="Times New Roman" w:hAnsi="Times New Roman" w:cs="Times New Roman"/>
            <w:sz w:val="24"/>
            <w:szCs w:val="24"/>
          </w:rPr>
          <w:t xml:space="preserve">.  </w:t>
        </w:r>
      </w:ins>
      <w:ins w:id="234" w:author="JTT" w:date="2015-01-23T15:42:00Z">
        <w:r>
          <w:rPr>
            <w:rFonts w:ascii="Times New Roman" w:hAnsi="Times New Roman" w:cs="Times New Roman"/>
            <w:sz w:val="24"/>
            <w:szCs w:val="24"/>
          </w:rPr>
          <w:t xml:space="preserve">Previous research has demonstrated the </w:t>
        </w:r>
        <w:bookmarkStart w:id="235" w:name="_GoBack"/>
        <w:bookmarkEnd w:id="235"/>
        <w:r>
          <w:rPr>
            <w:rFonts w:ascii="Times New Roman" w:hAnsi="Times New Roman" w:cs="Times New Roman"/>
            <w:sz w:val="24"/>
            <w:szCs w:val="24"/>
          </w:rPr>
          <w:t xml:space="preserve">prevalence of individual variation in growth </w:t>
        </w:r>
      </w:ins>
      <w:ins w:id="236" w:author="JTT" w:date="2015-01-23T15:45:00Z">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ins>
      <w:r>
        <w:rPr>
          <w:rFonts w:ascii="Times New Roman" w:hAnsi="Times New Roman" w:cs="Times New Roman"/>
          <w:sz w:val="24"/>
          <w:szCs w:val="24"/>
        </w:rPr>
        <w:fldChar w:fldCharType="separate"/>
      </w:r>
      <w:ins w:id="237" w:author="JTT" w:date="2015-01-23T15:45:00Z">
        <w:r w:rsidRPr="001E733D">
          <w:rPr>
            <w:rFonts w:ascii="Times New Roman" w:hAnsi="Times New Roman" w:cs="Times New Roman"/>
            <w:sz w:val="24"/>
            <w:rPrChange w:id="238" w:author="JTT" w:date="2015-01-23T15:45:00Z">
              <w:rPr/>
            </w:rPrChange>
          </w:rPr>
          <w:t>(Gertseva et al. 2010)</w:t>
        </w:r>
        <w:r>
          <w:rPr>
            <w:rFonts w:ascii="Times New Roman" w:hAnsi="Times New Roman" w:cs="Times New Roman"/>
            <w:sz w:val="24"/>
            <w:szCs w:val="24"/>
          </w:rPr>
          <w:fldChar w:fldCharType="end"/>
        </w:r>
      </w:ins>
      <w:ins w:id="239" w:author="JTT" w:date="2015-01-23T15:43:00Z">
        <w:r>
          <w:rPr>
            <w:rFonts w:ascii="Times New Roman" w:hAnsi="Times New Roman" w:cs="Times New Roman"/>
            <w:sz w:val="24"/>
            <w:szCs w:val="24"/>
          </w:rPr>
          <w:t xml:space="preserve"> </w:t>
        </w:r>
      </w:ins>
      <w:ins w:id="240" w:author="JTT" w:date="2015-01-23T15:42:00Z">
        <w:r>
          <w:rPr>
            <w:rFonts w:ascii="Times New Roman" w:hAnsi="Times New Roman" w:cs="Times New Roman"/>
            <w:sz w:val="24"/>
            <w:szCs w:val="24"/>
          </w:rPr>
          <w:t xml:space="preserve">and condition </w:t>
        </w:r>
        <w:r>
          <w:rPr>
            <w:rFonts w:ascii="Times New Roman" w:hAnsi="Times New Roman" w:cs="Times New Roman"/>
            <w:sz w:val="24"/>
            <w:szCs w:val="24"/>
          </w:rPr>
          <w:fldChar w:fldCharType="begin"/>
        </w:r>
      </w:ins>
      <w:ins w:id="241" w:author="JTT" w:date="2015-01-23T15:43:00Z">
        <w:r>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ins>
      <w:r>
        <w:rPr>
          <w:rFonts w:ascii="Times New Roman" w:hAnsi="Times New Roman" w:cs="Times New Roman"/>
          <w:sz w:val="24"/>
          <w:szCs w:val="24"/>
        </w:rPr>
        <w:fldChar w:fldCharType="separate"/>
      </w:r>
      <w:ins w:id="242" w:author="JTT" w:date="2015-01-23T15:43:00Z">
        <w:r w:rsidRPr="001E733D">
          <w:rPr>
            <w:rFonts w:ascii="Times New Roman" w:hAnsi="Times New Roman" w:cs="Times New Roman"/>
            <w:sz w:val="24"/>
            <w:rPrChange w:id="243" w:author="JTT" w:date="2015-01-23T15:43:00Z">
              <w:rPr/>
            </w:rPrChange>
          </w:rPr>
          <w:t>(Thorson In press)</w:t>
        </w:r>
      </w:ins>
      <w:ins w:id="244" w:author="JTT" w:date="2015-01-23T15:42:00Z">
        <w:r>
          <w:rPr>
            <w:rFonts w:ascii="Times New Roman" w:hAnsi="Times New Roman" w:cs="Times New Roman"/>
            <w:sz w:val="24"/>
            <w:szCs w:val="24"/>
          </w:rPr>
          <w:fldChar w:fldCharType="end"/>
        </w:r>
        <w:r>
          <w:rPr>
            <w:rFonts w:ascii="Times New Roman" w:hAnsi="Times New Roman" w:cs="Times New Roman"/>
            <w:sz w:val="24"/>
            <w:szCs w:val="24"/>
          </w:rPr>
          <w:t xml:space="preserve"> over space.  </w:t>
        </w:r>
      </w:ins>
      <w:ins w:id="245" w:author="JTT" w:date="2015-01-23T15:45:00Z">
        <w:r>
          <w:rPr>
            <w:rFonts w:ascii="Times New Roman" w:hAnsi="Times New Roman" w:cs="Times New Roman"/>
            <w:sz w:val="24"/>
            <w:szCs w:val="24"/>
          </w:rPr>
          <w:lastRenderedPageBreak/>
          <w:t xml:space="preserve">The </w:t>
        </w:r>
      </w:ins>
      <w:ins w:id="246" w:author="JTT" w:date="2015-01-23T15:46:00Z">
        <w:r>
          <w:rPr>
            <w:rFonts w:ascii="Times New Roman" w:hAnsi="Times New Roman" w:cs="Times New Roman"/>
            <w:sz w:val="24"/>
            <w:szCs w:val="24"/>
          </w:rPr>
          <w:t xml:space="preserve">modelling framework we present here could easily be modified to include spatial variation in growth rates, either among spatial strata or using geostatistical techniques </w:t>
        </w:r>
        <w:r>
          <w:rPr>
            <w:rFonts w:ascii="Times New Roman" w:hAnsi="Times New Roman" w:cs="Times New Roman"/>
            <w:sz w:val="24"/>
            <w:szCs w:val="24"/>
          </w:rPr>
          <w:fldChar w:fldCharType="begin"/>
        </w:r>
      </w:ins>
      <w:ins w:id="247" w:author="JTT" w:date="2015-01-23T15:47:00Z">
        <w:r>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ins>
      <w:r>
        <w:rPr>
          <w:rFonts w:ascii="Times New Roman" w:hAnsi="Times New Roman" w:cs="Times New Roman"/>
          <w:sz w:val="24"/>
          <w:szCs w:val="24"/>
        </w:rPr>
        <w:fldChar w:fldCharType="separate"/>
      </w:r>
      <w:ins w:id="248" w:author="JTT" w:date="2015-01-23T15:47:00Z">
        <w:r w:rsidRPr="001E733D">
          <w:rPr>
            <w:rFonts w:ascii="Times New Roman" w:hAnsi="Times New Roman" w:cs="Times New Roman"/>
            <w:sz w:val="24"/>
            <w:rPrChange w:id="249" w:author="JTT" w:date="2015-01-23T15:47:00Z">
              <w:rPr/>
            </w:rPrChange>
          </w:rPr>
          <w:t>(Thorson et al. In press, Shelton et al. 2014)</w:t>
        </w:r>
      </w:ins>
      <w:ins w:id="250" w:author="JTT" w:date="2015-01-23T15:46:00Z">
        <w:r>
          <w:rPr>
            <w:rFonts w:ascii="Times New Roman" w:hAnsi="Times New Roman" w:cs="Times New Roman"/>
            <w:sz w:val="24"/>
            <w:szCs w:val="24"/>
          </w:rPr>
          <w:fldChar w:fldCharType="end"/>
        </w:r>
        <w:r>
          <w:rPr>
            <w:rFonts w:ascii="Times New Roman" w:hAnsi="Times New Roman" w:cs="Times New Roman"/>
            <w:sz w:val="24"/>
            <w:szCs w:val="24"/>
          </w:rPr>
          <w:t xml:space="preserve">, but in this study we have chosen instead to focus on testing the individual, temporal, and sex-specific variation that we presented here. </w:t>
        </w:r>
      </w:ins>
      <w:ins w:id="251" w:author="JTT" w:date="2015-01-23T15:49:00Z">
        <w:r>
          <w:rPr>
            <w:rFonts w:ascii="Times New Roman" w:hAnsi="Times New Roman" w:cs="Times New Roman"/>
            <w:sz w:val="24"/>
            <w:szCs w:val="24"/>
          </w:rPr>
          <w:t xml:space="preserve"> We hypothesize that including spatial variation would decrease the magnitude of among-individual variation in growth rates, because spatial variation would explain some portion of individual-level variation.  </w:t>
        </w:r>
      </w:ins>
      <w:ins w:id="252" w:author="JTT" w:date="2015-01-23T15:46:00Z">
        <w:r>
          <w:rPr>
            <w:rFonts w:ascii="Times New Roman" w:hAnsi="Times New Roman" w:cs="Times New Roman"/>
            <w:sz w:val="24"/>
            <w:szCs w:val="24"/>
          </w:rPr>
          <w:t xml:space="preserve"> </w:t>
        </w:r>
      </w:ins>
      <w:ins w:id="253" w:author="JTT" w:date="2015-01-23T15:40:00Z">
        <w:r>
          <w:rPr>
            <w:rFonts w:ascii="Times New Roman" w:hAnsi="Times New Roman" w:cs="Times New Roman"/>
            <w:sz w:val="24"/>
            <w:szCs w:val="24"/>
          </w:rPr>
          <w:t xml:space="preserve"> </w:t>
        </w:r>
      </w:ins>
    </w:p>
    <w:p w14:paraId="7558BEA5" w14:textId="3ECED703"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ins w:id="254" w:author="JTT" w:date="2015-01-23T15:50:00Z">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w:t>
        </w:r>
      </w:ins>
      <w:ins w:id="255" w:author="JTT" w:date="2015-01-23T15:51:00Z">
        <w:r w:rsidR="00840BBD">
          <w:rPr>
            <w:rFonts w:ascii="Times New Roman" w:hAnsi="Times New Roman" w:cs="Times New Roman"/>
            <w:sz w:val="24"/>
            <w:szCs w:val="24"/>
          </w:rPr>
          <w:t>forms</w:t>
        </w:r>
      </w:ins>
      <w:ins w:id="256" w:author="JTT" w:date="2015-01-23T15:50:00Z">
        <w:r w:rsidR="00840BBD">
          <w:rPr>
            <w:rFonts w:ascii="Times New Roman" w:hAnsi="Times New Roman" w:cs="Times New Roman"/>
            <w:sz w:val="24"/>
            <w:szCs w:val="24"/>
          </w:rPr>
          <w:t xml:space="preserve"> of variation in growth.  This information is important for at least two reasons.  First, stock assessment models and fisheries management strategies are routinely evaluated using simulation experiments (termed </w:t>
        </w:r>
      </w:ins>
      <w:ins w:id="257" w:author="JTT" w:date="2015-01-23T15:52:00Z">
        <w:r w:rsidR="00840BBD">
          <w:rPr>
            <w:rFonts w:ascii="Times New Roman" w:hAnsi="Times New Roman" w:cs="Times New Roman"/>
            <w:sz w:val="24"/>
            <w:szCs w:val="24"/>
          </w:rPr>
          <w:t xml:space="preserve">“management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ins>
      <w:r w:rsidR="00840BBD">
        <w:rPr>
          <w:rFonts w:ascii="Times New Roman" w:hAnsi="Times New Roman" w:cs="Times New Roman"/>
          <w:sz w:val="24"/>
          <w:szCs w:val="24"/>
        </w:rPr>
        <w:fldChar w:fldCharType="separate"/>
      </w:r>
      <w:ins w:id="258" w:author="JTT" w:date="2015-01-23T15:52:00Z">
        <w:r w:rsidR="00840BBD" w:rsidRPr="00840BBD">
          <w:rPr>
            <w:rFonts w:ascii="Times New Roman" w:hAnsi="Times New Roman" w:cs="Times New Roman"/>
            <w:sz w:val="24"/>
            <w:rPrChange w:id="259" w:author="JTT" w:date="2015-01-23T15:52:00Z">
              <w:rPr/>
            </w:rPrChange>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However, simulation experiments depend upon having information regarding plausible states-of-nature, which are used to simulate available data</w:t>
        </w:r>
      </w:ins>
      <w:ins w:id="260" w:author="JTT" w:date="2015-01-23T15:53:00Z">
        <w:r w:rsidR="00840BBD">
          <w:rPr>
            <w:rFonts w:ascii="Times New Roman" w:hAnsi="Times New Roman" w:cs="Times New Roman"/>
            <w:sz w:val="24"/>
            <w:szCs w:val="24"/>
          </w:rPr>
          <w:t xml:space="preserve">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ins>
      <w:r w:rsidR="00840BBD">
        <w:rPr>
          <w:rFonts w:ascii="Times New Roman" w:hAnsi="Times New Roman" w:cs="Times New Roman"/>
          <w:sz w:val="24"/>
          <w:szCs w:val="24"/>
        </w:rPr>
        <w:fldChar w:fldCharType="separate"/>
      </w:r>
      <w:ins w:id="261" w:author="JTT" w:date="2015-01-23T15:53:00Z">
        <w:r w:rsidR="00840BBD" w:rsidRPr="00840BBD">
          <w:rPr>
            <w:rFonts w:ascii="Times New Roman" w:hAnsi="Times New Roman" w:cs="Times New Roman"/>
            <w:sz w:val="24"/>
            <w:rPrChange w:id="262" w:author="JTT" w:date="2015-01-23T15:53:00Z">
              <w:rPr/>
            </w:rPrChange>
          </w:rPr>
          <w:t>(Punt 2008)</w:t>
        </w:r>
        <w:r w:rsidR="00840BBD">
          <w:rPr>
            <w:rFonts w:ascii="Times New Roman" w:hAnsi="Times New Roman" w:cs="Times New Roman"/>
            <w:sz w:val="24"/>
            <w:szCs w:val="24"/>
          </w:rPr>
          <w:fldChar w:fldCharType="end"/>
        </w:r>
      </w:ins>
      <w:ins w:id="263" w:author="JTT" w:date="2015-01-23T15:52:00Z">
        <w:r w:rsidR="00840BBD">
          <w:rPr>
            <w:rFonts w:ascii="Times New Roman" w:hAnsi="Times New Roman" w:cs="Times New Roman"/>
            <w:sz w:val="24"/>
            <w:szCs w:val="24"/>
          </w:rPr>
          <w:t xml:space="preserve">.  Models </w:t>
        </w:r>
      </w:ins>
      <w:ins w:id="264" w:author="JTT" w:date="2015-01-23T15:59:00Z">
        <w:r w:rsidR="00840BBD">
          <w:rPr>
            <w:rFonts w:ascii="Times New Roman" w:hAnsi="Times New Roman" w:cs="Times New Roman"/>
            <w:sz w:val="24"/>
            <w:szCs w:val="24"/>
          </w:rPr>
          <w:t>estimating time-</w:t>
        </w:r>
      </w:ins>
      <w:ins w:id="265" w:author="JTT" w:date="2015-01-23T15:52:00Z">
        <w:r w:rsidR="00840BBD">
          <w:rPr>
            <w:rFonts w:ascii="Times New Roman" w:hAnsi="Times New Roman" w:cs="Times New Roman"/>
            <w:sz w:val="24"/>
            <w:szCs w:val="24"/>
          </w:rPr>
          <w:t xml:space="preserve">variation in growth can be used to </w:t>
        </w:r>
      </w:ins>
      <w:ins w:id="266" w:author="JTT" w:date="2015-01-23T15:59:00Z">
        <w:r w:rsidR="00840BBD">
          <w:rPr>
            <w:rFonts w:ascii="Times New Roman" w:hAnsi="Times New Roman" w:cs="Times New Roman"/>
            <w:sz w:val="24"/>
            <w:szCs w:val="24"/>
          </w:rPr>
          <w:t>simulate</w:t>
        </w:r>
      </w:ins>
      <w:ins w:id="267" w:author="JTT" w:date="2015-01-23T15:52:00Z">
        <w:r w:rsidR="00840BBD">
          <w:rPr>
            <w:rFonts w:ascii="Times New Roman" w:hAnsi="Times New Roman" w:cs="Times New Roman"/>
            <w:sz w:val="24"/>
            <w:szCs w:val="24"/>
          </w:rPr>
          <w:t xml:space="preserve"> more plausible data for use in testing assessment methods.  </w:t>
        </w:r>
      </w:ins>
      <w:ins w:id="268" w:author="JTT" w:date="2015-01-23T15:53:00Z">
        <w:r w:rsidR="00840BBD">
          <w:rPr>
            <w:rFonts w:ascii="Times New Roman" w:hAnsi="Times New Roman" w:cs="Times New Roman"/>
            <w:sz w:val="24"/>
            <w:szCs w:val="24"/>
          </w:rPr>
          <w:t>Second, previous research has indicated that growth estimates are biased when variation when estimated via models that do not account for variation in growth</w:t>
        </w:r>
      </w:ins>
      <w:ins w:id="269" w:author="JTT" w:date="2015-01-23T15:54:00Z">
        <w:r w:rsidR="00840BBD">
          <w:rPr>
            <w:rFonts w:ascii="Times New Roman" w:hAnsi="Times New Roman" w:cs="Times New Roman"/>
            <w:sz w:val="24"/>
            <w:szCs w:val="24"/>
          </w:rPr>
          <w:t xml:space="preserve">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ins>
      <w:r w:rsidR="00840BBD">
        <w:rPr>
          <w:rFonts w:ascii="Times New Roman" w:hAnsi="Times New Roman" w:cs="Times New Roman"/>
          <w:sz w:val="24"/>
          <w:szCs w:val="24"/>
        </w:rPr>
        <w:fldChar w:fldCharType="separate"/>
      </w:r>
      <w:ins w:id="270" w:author="JTT" w:date="2015-01-23T15:54:00Z">
        <w:r w:rsidR="00840BBD" w:rsidRPr="00840BBD">
          <w:rPr>
            <w:rFonts w:ascii="Times New Roman" w:hAnsi="Times New Roman" w:cs="Times New Roman"/>
            <w:sz w:val="24"/>
            <w:rPrChange w:id="271" w:author="JTT" w:date="2015-01-23T15:54:00Z">
              <w:rPr/>
            </w:rPrChange>
          </w:rPr>
          <w:t>(Sainsbury 1980)</w:t>
        </w:r>
        <w:r w:rsidR="00840BBD">
          <w:rPr>
            <w:rFonts w:ascii="Times New Roman" w:hAnsi="Times New Roman" w:cs="Times New Roman"/>
            <w:sz w:val="24"/>
            <w:szCs w:val="24"/>
          </w:rPr>
          <w:fldChar w:fldCharType="end"/>
        </w:r>
      </w:ins>
      <w:ins w:id="272" w:author="JTT" w:date="2015-01-23T15:58:00Z">
        <w:r w:rsidR="00840BBD">
          <w:rPr>
            <w:rFonts w:ascii="Times New Roman" w:hAnsi="Times New Roman" w:cs="Times New Roman"/>
            <w:sz w:val="24"/>
            <w:szCs w:val="24"/>
          </w:rPr>
          <w:t xml:space="preserve">, and that these biases can in turn result in biased estimates of stock status and productivity </w:t>
        </w:r>
      </w:ins>
      <w:ins w:id="273" w:author="JTT" w:date="2015-01-23T15:59:00Z">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ins>
      <w:r w:rsidR="00840BBD">
        <w:rPr>
          <w:rFonts w:ascii="Times New Roman" w:hAnsi="Times New Roman" w:cs="Times New Roman"/>
          <w:sz w:val="24"/>
          <w:szCs w:val="24"/>
        </w:rPr>
        <w:fldChar w:fldCharType="separate"/>
      </w:r>
      <w:ins w:id="274" w:author="JTT" w:date="2015-01-23T15:59:00Z">
        <w:r w:rsidR="00840BBD" w:rsidRPr="00840BBD">
          <w:rPr>
            <w:rFonts w:ascii="Times New Roman" w:hAnsi="Times New Roman" w:cs="Times New Roman"/>
            <w:sz w:val="24"/>
            <w:rPrChange w:id="275" w:author="JTT" w:date="2015-01-23T15:59:00Z">
              <w:rPr/>
            </w:rPrChange>
          </w:rPr>
          <w:t>(Punt et al. In review)</w:t>
        </w:r>
        <w:r w:rsidR="00840BBD">
          <w:rPr>
            <w:rFonts w:ascii="Times New Roman" w:hAnsi="Times New Roman" w:cs="Times New Roman"/>
            <w:sz w:val="24"/>
            <w:szCs w:val="24"/>
          </w:rPr>
          <w:fldChar w:fldCharType="end"/>
        </w:r>
      </w:ins>
      <w:ins w:id="276" w:author="JTT" w:date="2015-01-23T15:53:00Z">
        <w:r w:rsidR="00840BBD">
          <w:rPr>
            <w:rFonts w:ascii="Times New Roman" w:hAnsi="Times New Roman" w:cs="Times New Roman"/>
            <w:sz w:val="24"/>
            <w:szCs w:val="24"/>
          </w:rPr>
          <w:t xml:space="preserve">.  </w:t>
        </w:r>
      </w:ins>
      <w:ins w:id="277" w:author="JTT" w:date="2015-01-23T15:50:00Z">
        <w:r w:rsidR="00840BBD">
          <w:rPr>
            <w:rFonts w:ascii="Times New Roman" w:hAnsi="Times New Roman" w:cs="Times New Roman"/>
            <w:sz w:val="24"/>
            <w:szCs w:val="24"/>
          </w:rPr>
          <w:t xml:space="preserve">  </w:t>
        </w:r>
      </w:ins>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Snapper may also have some data like this.</w:t>
      </w:r>
    </w:p>
    <w:p w14:paraId="38F0A2DC" w14:textId="174E905A" w:rsidR="00DA192C" w:rsidRPr="00B827F8"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ins w:id="278" w:author="JTT" w:date="2015-01-23T15:59:00Z">
        <w:r w:rsidR="00840BBD">
          <w:rPr>
            <w:rFonts w:ascii="Times New Roman" w:hAnsi="Times New Roman" w:cs="Times New Roman"/>
            <w:sz w:val="24"/>
            <w:szCs w:val="24"/>
          </w:rPr>
          <w:t xml:space="preserve"> </w:t>
        </w:r>
      </w:ins>
    </w:p>
    <w:p w14:paraId="68BEF472" w14:textId="45B24596" w:rsidR="00840BBD" w:rsidRPr="00840BBD" w:rsidRDefault="00840BBD">
      <w:pPr>
        <w:spacing w:line="480" w:lineRule="auto"/>
        <w:rPr>
          <w:ins w:id="279" w:author="JTT" w:date="2015-01-23T16:00:00Z"/>
          <w:rFonts w:ascii="Times New Roman" w:hAnsi="Times New Roman" w:cs="Times New Roman"/>
          <w:b/>
          <w:sz w:val="24"/>
          <w:szCs w:val="24"/>
          <w:rPrChange w:id="280" w:author="JTT" w:date="2015-01-23T16:00:00Z">
            <w:rPr>
              <w:ins w:id="281" w:author="JTT" w:date="2015-01-23T16:00:00Z"/>
              <w:rFonts w:ascii="Times New Roman" w:hAnsi="Times New Roman" w:cs="Times New Roman"/>
              <w:sz w:val="24"/>
              <w:szCs w:val="24"/>
            </w:rPr>
          </w:rPrChange>
        </w:rPr>
        <w:pPrChange w:id="282" w:author="JTT" w:date="2015-01-23T16:01:00Z">
          <w:pPr/>
        </w:pPrChange>
      </w:pPr>
      <w:ins w:id="283" w:author="JTT" w:date="2015-01-23T16:00:00Z">
        <w:r>
          <w:rPr>
            <w:rFonts w:ascii="Times New Roman" w:hAnsi="Times New Roman" w:cs="Times New Roman"/>
            <w:b/>
            <w:sz w:val="24"/>
            <w:szCs w:val="24"/>
          </w:rPr>
          <w:t>Acknowledgements</w:t>
        </w:r>
      </w:ins>
    </w:p>
    <w:p w14:paraId="02A4A971" w14:textId="3F829A12" w:rsidR="003C0181" w:rsidRDefault="00840BBD">
      <w:pPr>
        <w:spacing w:line="480" w:lineRule="auto"/>
        <w:rPr>
          <w:rFonts w:ascii="Times New Roman" w:eastAsia="Times New Roman" w:hAnsi="Times New Roman" w:cs="Times New Roman"/>
          <w:b/>
          <w:bCs/>
          <w:sz w:val="24"/>
          <w:szCs w:val="24"/>
          <w:lang w:val="en-GB" w:eastAsia="en-GB"/>
        </w:rPr>
        <w:pPrChange w:id="284" w:author="JTT" w:date="2015-01-23T16:01:00Z">
          <w:pPr/>
        </w:pPrChange>
      </w:pPr>
      <w:ins w:id="285" w:author="JTT" w:date="2015-01-23T16:00:00Z">
        <w:r>
          <w:rPr>
            <w:rFonts w:ascii="Times New Roman" w:hAnsi="Times New Roman" w:cs="Times New Roman"/>
            <w:sz w:val="24"/>
            <w:szCs w:val="24"/>
          </w:rPr>
          <w:t>We thank in particular O. Shelton for developing and discussing the model for variation in growth that was used here.  We also thank K. Kristensen and H. Skaug for developing and maintaining the Template Model Builder software</w:t>
        </w:r>
      </w:ins>
      <w:ins w:id="286" w:author="JTT" w:date="2015-01-23T16:01:00Z">
        <w:r>
          <w:rPr>
            <w:rFonts w:ascii="Times New Roman" w:hAnsi="Times New Roman" w:cs="Times New Roman"/>
            <w:sz w:val="24"/>
            <w:szCs w:val="24"/>
          </w:rPr>
          <w:t>, which</w:t>
        </w:r>
      </w:ins>
      <w:ins w:id="287" w:author="JTT" w:date="2015-01-23T16:00:00Z">
        <w:r>
          <w:rPr>
            <w:rFonts w:ascii="Times New Roman" w:hAnsi="Times New Roman" w:cs="Times New Roman"/>
            <w:sz w:val="24"/>
            <w:szCs w:val="24"/>
          </w:rPr>
          <w:t xml:space="preserve"> facili</w:t>
        </w:r>
      </w:ins>
      <w:ins w:id="288" w:author="JTT" w:date="2015-01-23T16:01:00Z">
        <w:r>
          <w:rPr>
            <w:rFonts w:ascii="Times New Roman" w:hAnsi="Times New Roman" w:cs="Times New Roman"/>
            <w:sz w:val="24"/>
            <w:szCs w:val="24"/>
          </w:rPr>
          <w:t>tates this study and many others.</w:t>
        </w:r>
      </w:ins>
      <w:r w:rsidR="003C0181">
        <w:rPr>
          <w:rFonts w:ascii="Times New Roman" w:hAnsi="Times New Roman" w:cs="Times New Roman"/>
          <w:sz w:val="24"/>
          <w:szCs w:val="24"/>
        </w:rPr>
        <w:br w:type="page"/>
      </w:r>
    </w:p>
    <w:p w14:paraId="02050D86" w14:textId="21723F97" w:rsidR="00F35846" w:rsidRPr="009C37AB" w:rsidDel="001E733D" w:rsidRDefault="00F35846">
      <w:pPr>
        <w:pStyle w:val="Heading2"/>
        <w:widowControl/>
        <w:tabs>
          <w:tab w:val="left" w:pos="360"/>
          <w:tab w:val="left" w:pos="8640"/>
        </w:tabs>
        <w:spacing w:before="0" w:after="0" w:line="480" w:lineRule="auto"/>
        <w:rPr>
          <w:del w:id="289" w:author="JTT" w:date="2015-01-23T15:39:00Z"/>
          <w:rFonts w:ascii="Times New Roman" w:hAnsi="Times New Roman" w:cs="Times New Roman"/>
          <w:noProof w:val="0"/>
          <w:sz w:val="24"/>
          <w:szCs w:val="24"/>
        </w:rPr>
      </w:pPr>
      <w:del w:id="290" w:author="JTT" w:date="2015-01-23T15:39:00Z">
        <w:r w:rsidDel="001E733D">
          <w:rPr>
            <w:rFonts w:ascii="Times New Roman" w:hAnsi="Times New Roman" w:cs="Times New Roman"/>
            <w:noProof w:val="0"/>
            <w:sz w:val="24"/>
            <w:szCs w:val="24"/>
          </w:rPr>
          <w:lastRenderedPageBreak/>
          <w:delText>5 Conclusions</w:delText>
        </w:r>
      </w:del>
    </w:p>
    <w:p w14:paraId="16E48D60" w14:textId="36FE5886" w:rsidR="00F35846" w:rsidDel="001E733D" w:rsidRDefault="00F35846">
      <w:pPr>
        <w:tabs>
          <w:tab w:val="left" w:pos="360"/>
          <w:tab w:val="left" w:pos="720"/>
          <w:tab w:val="left" w:pos="8640"/>
        </w:tabs>
        <w:spacing w:after="0" w:line="480" w:lineRule="auto"/>
        <w:rPr>
          <w:del w:id="291" w:author="JTT" w:date="2015-01-23T15:39:00Z"/>
          <w:rFonts w:ascii="Times New Roman" w:hAnsi="Times New Roman" w:cs="Times New Roman"/>
          <w:sz w:val="24"/>
          <w:szCs w:val="24"/>
        </w:rPr>
      </w:pPr>
    </w:p>
    <w:p w14:paraId="59104F1F" w14:textId="77777777" w:rsidR="005F4D7C" w:rsidRPr="009C37AB" w:rsidRDefault="005F4D7C">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Bibliography</w:t>
      </w:r>
    </w:p>
    <w:p w14:paraId="51BB07F5" w14:textId="77777777" w:rsidR="009334DD" w:rsidRPr="009334DD" w:rsidRDefault="00AB2A7D" w:rsidP="009334DD">
      <w:pPr>
        <w:pStyle w:val="Bibliography"/>
        <w:rPr>
          <w:rFonts w:ascii="Times New Roman" w:hAnsi="Times New Roman" w:cs="Times New Roman"/>
          <w:sz w:val="24"/>
        </w:rPr>
      </w:pPr>
      <w:r w:rsidRPr="009C37AB">
        <w:fldChar w:fldCharType="begin"/>
      </w:r>
      <w:ins w:id="292" w:author="JTT" w:date="2015-01-23T15:13:00Z">
        <w:r w:rsidR="00C03356">
          <w:instrText xml:space="preserve"> ADDIN ZOTERO_BIBL {"custom":[]} CSL_BIBLIOGRAPHY </w:instrText>
        </w:r>
      </w:ins>
      <w:del w:id="293" w:author="JTT" w:date="2015-01-23T15:13:00Z">
        <w:r w:rsidR="00D018E5" w:rsidDel="00C03356">
          <w:delInstrText xml:space="preserve"> ADDIN ZOTERO_BIBL {"custom":[]} CSL_BIBLIOGRAPHY </w:delInstrText>
        </w:r>
      </w:del>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lastRenderedPageBreak/>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608DAD84" w14:textId="77777777" w:rsidR="00D27F19" w:rsidRDefault="00D27F19" w:rsidP="0015758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br w:type="page"/>
      </w:r>
    </w:p>
    <w:p w14:paraId="364679D2" w14:textId="0EBF0DC0" w:rsidR="00F02008"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77777777"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77777777"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3770C657"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p>
        </w:tc>
        <w:tc>
          <w:tcPr>
            <w:tcW w:w="1964" w:type="dxa"/>
          </w:tcPr>
          <w:p w14:paraId="1F862847"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4FD70EB5" w14:textId="77777777" w:rsidR="005104DC" w:rsidRDefault="005104DC" w:rsidP="00157581">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94CA1DC" w14:textId="7F2A6370" w:rsidR="00652704"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4FDE853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70F1FAE"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z</w:t>
            </w:r>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7B95AF1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w:r w:rsidRPr="0029591B">
              <w:rPr>
                <w:rFonts w:ascii="Times New Roman" w:hAnsi="Times New Roman" w:cs="Times New Roman"/>
                <w:i/>
                <w:sz w:val="24"/>
                <w:szCs w:val="24"/>
              </w:rPr>
              <w:t>z</w:t>
            </w:r>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7C489D2D"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55B2392C" w14:textId="77777777" w:rsidR="00F02008" w:rsidRDefault="00F02008">
      <w:pPr>
        <w:spacing w:line="480" w:lineRule="auto"/>
        <w:rPr>
          <w:rFonts w:ascii="Times New Roman" w:hAnsi="Times New Roman" w:cs="Times New Roman"/>
          <w:sz w:val="24"/>
          <w:szCs w:val="24"/>
        </w:rPr>
        <w:pPrChange w:id="294" w:author="JTT" w:date="2015-01-23T16:01:00Z">
          <w:pPr/>
        </w:pPrChange>
      </w:pPr>
      <w:r>
        <w:rPr>
          <w:rFonts w:ascii="Times New Roman" w:hAnsi="Times New Roman" w:cs="Times New Roman"/>
          <w:sz w:val="24"/>
          <w:szCs w:val="24"/>
        </w:rPr>
        <w:br w:type="page"/>
      </w:r>
    </w:p>
    <w:p w14:paraId="31483D4E" w14:textId="4F9E8421" w:rsidR="003819DE" w:rsidRDefault="00E76581">
      <w:pPr>
        <w:spacing w:line="480" w:lineRule="auto"/>
        <w:rPr>
          <w:rFonts w:ascii="Times New Roman" w:hAnsi="Times New Roman" w:cs="Times New Roman"/>
          <w:sz w:val="24"/>
          <w:szCs w:val="24"/>
        </w:rPr>
        <w:pPrChange w:id="295" w:author="JTT" w:date="2015-01-23T16:01:00Z">
          <w:pPr/>
        </w:pPrChange>
      </w:pPr>
      <w:commentRangeStart w:id="296"/>
      <w:r>
        <w:rPr>
          <w:rFonts w:ascii="Times New Roman" w:hAnsi="Times New Roman" w:cs="Times New Roman"/>
          <w:sz w:val="24"/>
          <w:szCs w:val="24"/>
        </w:rPr>
        <w:lastRenderedPageBreak/>
        <w:t>Table</w:t>
      </w:r>
      <w:r w:rsidR="00B06918">
        <w:rPr>
          <w:rFonts w:ascii="Times New Roman" w:hAnsi="Times New Roman" w:cs="Times New Roman"/>
          <w:sz w:val="24"/>
          <w:szCs w:val="24"/>
        </w:rPr>
        <w:t xml:space="preserve"> 1</w:t>
      </w:r>
      <w:r w:rsidR="008374FC">
        <w:rPr>
          <w:rFonts w:ascii="Times New Roman" w:hAnsi="Times New Roman" w:cs="Times New Roman"/>
          <w:sz w:val="24"/>
          <w:szCs w:val="24"/>
        </w:rPr>
        <w:t xml:space="preserve"> –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3"/>
        <w:gridCol w:w="1085"/>
        <w:gridCol w:w="1070"/>
      </w:tblGrid>
      <w:tr w:rsidR="00652704" w14:paraId="343748A9" w14:textId="77777777" w:rsidTr="0098629A">
        <w:tc>
          <w:tcPr>
            <w:tcW w:w="6035" w:type="dxa"/>
            <w:tcBorders>
              <w:top w:val="single" w:sz="4" w:space="0" w:color="auto"/>
              <w:bottom w:val="single" w:sz="4" w:space="0" w:color="auto"/>
            </w:tcBorders>
          </w:tcPr>
          <w:p w14:paraId="3B649787"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083" w:type="dxa"/>
            <w:tcBorders>
              <w:top w:val="single" w:sz="4" w:space="0" w:color="auto"/>
              <w:bottom w:val="single" w:sz="4" w:space="0" w:color="auto"/>
            </w:tcBorders>
          </w:tcPr>
          <w:p w14:paraId="1D15E6BE"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6C41D28C"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commentRangeEnd w:id="296"/>
      <w:tr w:rsidR="00652704" w14:paraId="69B1D2AC" w14:textId="77777777" w:rsidTr="0098629A">
        <w:tc>
          <w:tcPr>
            <w:tcW w:w="6035" w:type="dxa"/>
          </w:tcPr>
          <w:p w14:paraId="47EB425A" w14:textId="46F0694B" w:rsidR="00652704" w:rsidRDefault="00652704">
            <w:pPr>
              <w:tabs>
                <w:tab w:val="left" w:pos="360"/>
                <w:tab w:val="left" w:pos="720"/>
                <w:tab w:val="left" w:pos="8640"/>
              </w:tabs>
              <w:spacing w:line="480" w:lineRule="auto"/>
              <w:rPr>
                <w:rFonts w:ascii="Times New Roman" w:hAnsi="Times New Roman" w:cs="Times New Roman"/>
                <w:sz w:val="24"/>
                <w:szCs w:val="24"/>
              </w:rPr>
            </w:pPr>
            <w:r>
              <w:rPr>
                <w:rStyle w:val="CommentReference"/>
              </w:rPr>
              <w:commentReference w:id="296"/>
            </w:r>
            <w:r>
              <w:rPr>
                <w:rFonts w:ascii="Times New Roman" w:hAnsi="Times New Roman" w:cs="Times New Roman"/>
                <w:sz w:val="24"/>
                <w:szCs w:val="24"/>
              </w:rPr>
              <w:t xml:space="preserve">The </w:t>
            </w:r>
            <w:r w:rsidR="00D8471F">
              <w:rPr>
                <w:rFonts w:ascii="Times New Roman" w:hAnsi="Times New Roman" w:cs="Times New Roman"/>
                <w:sz w:val="24"/>
                <w:szCs w:val="24"/>
              </w:rPr>
              <w:t>number of time periods</w:t>
            </w:r>
            <w:r w:rsidR="005F533B">
              <w:rPr>
                <w:rFonts w:ascii="Times New Roman" w:hAnsi="Times New Roman" w:cs="Times New Roman"/>
                <w:sz w:val="24"/>
                <w:szCs w:val="24"/>
              </w:rPr>
              <w:t xml:space="preserve"> per year</w:t>
            </w:r>
          </w:p>
        </w:tc>
        <w:tc>
          <w:tcPr>
            <w:tcW w:w="1083" w:type="dxa"/>
          </w:tcPr>
          <w:p w14:paraId="275D5110" w14:textId="3E8B834E" w:rsidR="00652704" w:rsidRDefault="00E22BF5">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70" w:type="dxa"/>
          </w:tcPr>
          <w:p w14:paraId="41FB8889" w14:textId="51AA8181" w:rsidR="00652704"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D8471F" w14:paraId="36C5A8D0" w14:textId="77777777" w:rsidTr="008E7432">
        <w:tc>
          <w:tcPr>
            <w:tcW w:w="6035" w:type="dxa"/>
          </w:tcPr>
          <w:p w14:paraId="149D3AFE" w14:textId="7EEBF21A" w:rsidR="00D8471F"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hypothetical length at</w:t>
            </w:r>
            <w:r w:rsidR="005F533B">
              <w:rPr>
                <w:rFonts w:ascii="Times New Roman" w:hAnsi="Times New Roman" w:cs="Times New Roman"/>
                <w:sz w:val="24"/>
                <w:szCs w:val="24"/>
              </w:rPr>
              <w:t xml:space="preserve"> </w:t>
            </w:r>
            <w:r w:rsidR="00FB1785">
              <w:rPr>
                <w:rFonts w:ascii="Times New Roman" w:hAnsi="Times New Roman" w:cs="Times New Roman"/>
                <w:sz w:val="24"/>
                <w:szCs w:val="24"/>
              </w:rPr>
              <w:t xml:space="preserve">which </w:t>
            </w:r>
            <w:r w:rsidR="005F533B">
              <w:rPr>
                <w:rFonts w:ascii="Times New Roman" w:hAnsi="Times New Roman" w:cs="Times New Roman"/>
                <w:sz w:val="24"/>
                <w:szCs w:val="24"/>
              </w:rPr>
              <w:t>time</w:t>
            </w:r>
            <w:r>
              <w:rPr>
                <w:rFonts w:ascii="Times New Roman" w:hAnsi="Times New Roman" w:cs="Times New Roman"/>
                <w:sz w:val="24"/>
                <w:szCs w:val="24"/>
              </w:rPr>
              <w:t xml:space="preserve"> </w:t>
            </w:r>
            <m:oMath>
              <m:r>
                <w:rPr>
                  <w:rFonts w:ascii="Cambria Math" w:hAnsi="Cambria Math" w:cs="Times New Roman"/>
                  <w:sz w:val="24"/>
                  <w:szCs w:val="24"/>
                </w:rPr>
                <m:t>t=0</m:t>
              </m:r>
            </m:oMath>
          </w:p>
        </w:tc>
        <w:tc>
          <w:tcPr>
            <w:tcW w:w="1083" w:type="dxa"/>
          </w:tcPr>
          <w:p w14:paraId="6EECDF43" w14:textId="678BFE81" w:rsidR="00D8471F" w:rsidRPr="001C4ABE" w:rsidRDefault="001C4ABE">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p>
        </w:tc>
        <w:tc>
          <w:tcPr>
            <w:tcW w:w="1070" w:type="dxa"/>
          </w:tcPr>
          <w:p w14:paraId="103E0800" w14:textId="77777777" w:rsidR="00D8471F"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361D76B5" w14:textId="77777777" w:rsidTr="0098629A">
        <w:tc>
          <w:tcPr>
            <w:tcW w:w="6035" w:type="dxa"/>
          </w:tcPr>
          <w:p w14:paraId="65EC07B1"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083" w:type="dxa"/>
          </w:tcPr>
          <w:p w14:paraId="2AF01121" w14:textId="2B78EEED" w:rsidR="00652704" w:rsidRPr="00D05E15" w:rsidRDefault="0087348C">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p>
        </w:tc>
        <w:tc>
          <w:tcPr>
            <w:tcW w:w="1070" w:type="dxa"/>
          </w:tcPr>
          <w:p w14:paraId="56CDF42E"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p>
        </w:tc>
      </w:tr>
      <w:tr w:rsidR="00652704" w14:paraId="681ACD12" w14:textId="77777777" w:rsidTr="0098629A">
        <w:tc>
          <w:tcPr>
            <w:tcW w:w="6035" w:type="dxa"/>
          </w:tcPr>
          <w:p w14:paraId="235FCA1C"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083" w:type="dxa"/>
          </w:tcPr>
          <w:p w14:paraId="2CD94B2C" w14:textId="6B5B7B24" w:rsidR="00652704" w:rsidRDefault="00B8752F">
            <w:pPr>
              <w:tabs>
                <w:tab w:val="left" w:pos="360"/>
                <w:tab w:val="left" w:pos="720"/>
                <w:tab w:val="left" w:pos="8640"/>
              </w:tabs>
              <w:spacing w:line="480" w:lineRule="auto"/>
              <w:jc w:val="center"/>
              <w:rPr>
                <w:rFonts w:ascii="Times New Roman" w:eastAsia="SimSun" w:hAnsi="Times New Roman" w:cs="Times New Roman"/>
                <w:sz w:val="24"/>
                <w:szCs w:val="24"/>
              </w:rPr>
            </w:pPr>
            <w:r w:rsidRPr="00A74C42">
              <w:rPr>
                <w:rFonts w:ascii="Times New Roman" w:eastAsia="SimSun" w:hAnsi="Times New Roman" w:cs="Times New Roman"/>
                <w:i/>
                <w:sz w:val="24"/>
                <w:szCs w:val="24"/>
              </w:rPr>
              <w:t>k</w:t>
            </w:r>
            <w:r w:rsidRPr="00A74C42">
              <w:rPr>
                <w:rFonts w:ascii="Times New Roman" w:eastAsia="SimSun" w:hAnsi="Times New Roman" w:cs="Times New Roman"/>
                <w:i/>
                <w:sz w:val="24"/>
                <w:szCs w:val="24"/>
                <w:vertAlign w:val="subscript"/>
              </w:rPr>
              <w:t>i</w:t>
            </w:r>
            <w:r>
              <w:rPr>
                <w:rFonts w:ascii="Times New Roman" w:eastAsia="SimSun" w:hAnsi="Times New Roman" w:cs="Times New Roman"/>
                <w:sz w:val="24"/>
                <w:szCs w:val="24"/>
              </w:rPr>
              <w:t xml:space="preserve">, </w:t>
            </w:r>
            <w:r w:rsidR="00A74C42"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p>
        </w:tc>
        <w:tc>
          <w:tcPr>
            <w:tcW w:w="1070" w:type="dxa"/>
          </w:tcPr>
          <w:p w14:paraId="272596E6" w14:textId="65C9AA24" w:rsidR="00652704"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0098629A" w:rsidRPr="0098629A">
              <w:rPr>
                <w:rFonts w:ascii="Times New Roman" w:hAnsi="Times New Roman" w:cs="Times New Roman"/>
                <w:sz w:val="24"/>
                <w:szCs w:val="24"/>
                <w:vertAlign w:val="superscript"/>
              </w:rPr>
              <w:t>-1</w:t>
            </w:r>
          </w:p>
        </w:tc>
      </w:tr>
      <w:tr w:rsidR="00652704" w14:paraId="314F2EB8" w14:textId="77777777" w:rsidTr="0098629A">
        <w:tc>
          <w:tcPr>
            <w:tcW w:w="6035" w:type="dxa"/>
          </w:tcPr>
          <w:p w14:paraId="673A0B5F"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083" w:type="dxa"/>
          </w:tcPr>
          <w:p w14:paraId="38D32191" w14:textId="3AD59AAA" w:rsidR="00652704" w:rsidRDefault="006B598A">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sidR="00613C92">
              <w:rPr>
                <w:rFonts w:ascii="Times New Roman" w:hAnsi="Times New Roman" w:cs="Times New Roman"/>
                <w:i/>
                <w:sz w:val="24"/>
                <w:szCs w:val="24"/>
              </w:rPr>
              <w:t xml:space="preserve">, </w:t>
            </w:r>
            <w:r w:rsidR="00613C92" w:rsidRPr="009C37AB">
              <w:rPr>
                <w:rFonts w:ascii="Times New Roman" w:hAnsi="Times New Roman" w:cs="Times New Roman"/>
                <w:i/>
                <w:sz w:val="24"/>
                <w:szCs w:val="24"/>
              </w:rPr>
              <w:t>γ</w:t>
            </w:r>
            <w:r w:rsidR="00613C92" w:rsidRPr="00613C92">
              <w:rPr>
                <w:rFonts w:ascii="Times New Roman" w:hAnsi="Times New Roman" w:cs="Times New Roman"/>
                <w:i/>
                <w:sz w:val="24"/>
                <w:szCs w:val="24"/>
                <w:vertAlign w:val="subscript"/>
              </w:rPr>
              <w:t>y</w:t>
            </w:r>
            <w:r w:rsidR="001C4ABE">
              <w:rPr>
                <w:rFonts w:ascii="Times New Roman" w:eastAsia="SimSun" w:hAnsi="Times New Roman" w:cs="Times New Roman"/>
                <w:sz w:val="24"/>
                <w:szCs w:val="24"/>
              </w:rPr>
              <w:t xml:space="preserve">, </w:t>
            </w:r>
            <w:r w:rsidR="001C4ABE" w:rsidRPr="0024242D">
              <w:rPr>
                <w:rFonts w:ascii="Times New Roman" w:hAnsi="Times New Roman" w:cs="Times New Roman"/>
                <w:i/>
                <w:sz w:val="24"/>
                <w:szCs w:val="24"/>
              </w:rPr>
              <w:t>μ</w:t>
            </w:r>
            <w:r w:rsidRPr="006B598A">
              <w:rPr>
                <w:rFonts w:ascii="Times New Roman" w:hAnsi="Times New Roman" w:cs="Times New Roman"/>
                <w:i/>
                <w:sz w:val="24"/>
                <w:szCs w:val="24"/>
                <w:vertAlign w:val="subscript"/>
              </w:rPr>
              <w:t>γ</w:t>
            </w:r>
          </w:p>
        </w:tc>
        <w:tc>
          <w:tcPr>
            <w:tcW w:w="1070" w:type="dxa"/>
          </w:tcPr>
          <w:p w14:paraId="16BB7A4A"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p>
        </w:tc>
      </w:tr>
      <w:tr w:rsidR="00652704" w14:paraId="67C19749" w14:textId="77777777" w:rsidTr="0098629A">
        <w:tc>
          <w:tcPr>
            <w:tcW w:w="6035" w:type="dxa"/>
          </w:tcPr>
          <w:p w14:paraId="45C00769"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Allometric scaling of anabolism and energy expenditure</w:t>
            </w:r>
          </w:p>
        </w:tc>
        <w:tc>
          <w:tcPr>
            <w:tcW w:w="1083" w:type="dxa"/>
          </w:tcPr>
          <w:p w14:paraId="72E91451" w14:textId="6ADB516C" w:rsidR="00652704" w:rsidRDefault="006B598A">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70" w:type="dxa"/>
          </w:tcPr>
          <w:p w14:paraId="72BD6B12"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p>
        </w:tc>
      </w:tr>
      <w:tr w:rsidR="00652704" w14:paraId="0B8A4E54" w14:textId="77777777" w:rsidTr="0098629A">
        <w:tc>
          <w:tcPr>
            <w:tcW w:w="6035" w:type="dxa"/>
          </w:tcPr>
          <w:p w14:paraId="08D5AE34"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083" w:type="dxa"/>
          </w:tcPr>
          <w:p w14:paraId="0888BCD6" w14:textId="5771793A" w:rsidR="00652704" w:rsidRPr="00D05E15" w:rsidRDefault="00FB1785">
            <w:pPr>
              <w:tabs>
                <w:tab w:val="left" w:pos="360"/>
                <w:tab w:val="left" w:pos="720"/>
                <w:tab w:val="left" w:pos="8640"/>
              </w:tabs>
              <w:spacing w:line="480" w:lineRule="auto"/>
              <w:jc w:val="center"/>
              <w:rPr>
                <w:rFonts w:ascii="Times New Roman" w:eastAsia="SimSun" w:hAnsi="Times New Roman" w:cs="Times New Roman"/>
                <w:i/>
                <w:sz w:val="24"/>
                <w:szCs w:val="24"/>
              </w:rPr>
            </w:pPr>
            <w:r>
              <w:rPr>
                <w:rFonts w:ascii="Times New Roman" w:eastAsia="SimSun" w:hAnsi="Times New Roman" w:cs="Times New Roman"/>
                <w:i/>
                <w:sz w:val="24"/>
                <w:szCs w:val="24"/>
              </w:rPr>
              <w:t>z</w:t>
            </w:r>
          </w:p>
        </w:tc>
        <w:tc>
          <w:tcPr>
            <w:tcW w:w="1070" w:type="dxa"/>
          </w:tcPr>
          <w:p w14:paraId="00C11D36" w14:textId="67705420" w:rsidR="00652704" w:rsidRDefault="00075C75">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3EEE52A" w14:textId="77777777" w:rsidTr="0098629A">
        <w:tc>
          <w:tcPr>
            <w:tcW w:w="6035" w:type="dxa"/>
          </w:tcPr>
          <w:p w14:paraId="53EB9859"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083" w:type="dxa"/>
          </w:tcPr>
          <w:p w14:paraId="10407DA4" w14:textId="2E5CB4A5" w:rsidR="00652704" w:rsidRPr="00626350" w:rsidRDefault="00E22BF5">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sub>
                </m:sSub>
              </m:oMath>
            </m:oMathPara>
          </w:p>
        </w:tc>
        <w:tc>
          <w:tcPr>
            <w:tcW w:w="1070" w:type="dxa"/>
          </w:tcPr>
          <w:p w14:paraId="1520BC92"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022DF57" w14:textId="77777777" w:rsidTr="0098629A">
        <w:tc>
          <w:tcPr>
            <w:tcW w:w="6035" w:type="dxa"/>
          </w:tcPr>
          <w:p w14:paraId="1EDA319C"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w:p>
        </w:tc>
        <w:tc>
          <w:tcPr>
            <w:tcW w:w="1083" w:type="dxa"/>
          </w:tcPr>
          <w:p w14:paraId="33ADEDBD" w14:textId="6B56D59E" w:rsidR="00652704" w:rsidRPr="001C4ABE" w:rsidRDefault="001C4ABE">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p>
        </w:tc>
        <w:tc>
          <w:tcPr>
            <w:tcW w:w="1070" w:type="dxa"/>
          </w:tcPr>
          <w:p w14:paraId="32862AC0" w14:textId="45E0A603" w:rsidR="00652704"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0518FEE9" w14:textId="77777777" w:rsidTr="0098629A">
        <w:tc>
          <w:tcPr>
            <w:tcW w:w="6035" w:type="dxa"/>
          </w:tcPr>
          <w:p w14:paraId="34DEF368" w14:textId="6AD00F67" w:rsidR="00652704" w:rsidRDefault="00DA067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083" w:type="dxa"/>
          </w:tcPr>
          <w:p w14:paraId="682CBEB6" w14:textId="6081515C" w:rsidR="00652704" w:rsidRDefault="00DA0674">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70" w:type="dxa"/>
          </w:tcPr>
          <w:p w14:paraId="179D3578" w14:textId="05CF6C79"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2DEE1E75" w14:textId="77777777" w:rsidTr="0098629A">
        <w:tc>
          <w:tcPr>
            <w:tcW w:w="6035" w:type="dxa"/>
          </w:tcPr>
          <w:p w14:paraId="2AF7DA9B" w14:textId="1FA3F0DF"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Catabolic rate </w:t>
            </w:r>
            <w:r w:rsidR="00F25992">
              <w:rPr>
                <w:rFonts w:ascii="Times New Roman" w:hAnsi="Times New Roman" w:cs="Times New Roman"/>
                <w:sz w:val="24"/>
                <w:szCs w:val="24"/>
              </w:rPr>
              <w:t>standard deviation</w:t>
            </w:r>
          </w:p>
        </w:tc>
        <w:tc>
          <w:tcPr>
            <w:tcW w:w="1083" w:type="dxa"/>
          </w:tcPr>
          <w:p w14:paraId="018A3B5D" w14:textId="660A8CEA" w:rsidR="00652704" w:rsidRPr="00706242" w:rsidRDefault="00F25992">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p>
        </w:tc>
        <w:tc>
          <w:tcPr>
            <w:tcW w:w="1070" w:type="dxa"/>
          </w:tcPr>
          <w:p w14:paraId="2F14041A" w14:textId="3483B022" w:rsidR="00652704" w:rsidRDefault="00A5608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3A6C2D6" w14:textId="77777777" w:rsidTr="0098629A">
        <w:tc>
          <w:tcPr>
            <w:tcW w:w="6035" w:type="dxa"/>
          </w:tcPr>
          <w:p w14:paraId="231338A6" w14:textId="2F2A4625"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Annual deviation </w:t>
            </w:r>
            <w:r w:rsidR="00F25992">
              <w:rPr>
                <w:rFonts w:ascii="Times New Roman" w:hAnsi="Times New Roman" w:cs="Times New Roman"/>
                <w:sz w:val="24"/>
                <w:szCs w:val="24"/>
              </w:rPr>
              <w:t>standard deviation</w:t>
            </w:r>
          </w:p>
        </w:tc>
        <w:tc>
          <w:tcPr>
            <w:tcW w:w="1083" w:type="dxa"/>
          </w:tcPr>
          <w:p w14:paraId="3370F4BC" w14:textId="63DD127C" w:rsidR="00652704" w:rsidRPr="00DB6F6F" w:rsidRDefault="00F25992">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y</w:t>
            </w:r>
          </w:p>
        </w:tc>
        <w:tc>
          <w:tcPr>
            <w:tcW w:w="1070" w:type="dxa"/>
          </w:tcPr>
          <w:p w14:paraId="0F69A9E0" w14:textId="4A2E563F" w:rsidR="00652704" w:rsidRDefault="00A5608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0D610C4B" w14:textId="77777777" w:rsidTr="0098629A">
        <w:tc>
          <w:tcPr>
            <w:tcW w:w="6035" w:type="dxa"/>
            <w:tcBorders>
              <w:bottom w:val="single" w:sz="4" w:space="0" w:color="auto"/>
            </w:tcBorders>
          </w:tcPr>
          <w:p w14:paraId="0F8D86BE" w14:textId="0FBDCFE4" w:rsidR="00652704" w:rsidRDefault="005F533B">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Time variation </w:t>
            </w:r>
            <w:r w:rsidR="00F25992">
              <w:rPr>
                <w:rFonts w:ascii="Times New Roman" w:hAnsi="Times New Roman" w:cs="Times New Roman"/>
                <w:sz w:val="24"/>
                <w:szCs w:val="24"/>
              </w:rPr>
              <w:t>standard deviation</w:t>
            </w:r>
          </w:p>
        </w:tc>
        <w:tc>
          <w:tcPr>
            <w:tcW w:w="1083" w:type="dxa"/>
            <w:tcBorders>
              <w:bottom w:val="single" w:sz="4" w:space="0" w:color="auto"/>
            </w:tcBorders>
          </w:tcPr>
          <w:p w14:paraId="4376CD89" w14:textId="7F062CCE" w:rsidR="00652704" w:rsidRPr="00DB6F6F" w:rsidRDefault="00F25992">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
        </w:tc>
        <w:tc>
          <w:tcPr>
            <w:tcW w:w="1070" w:type="dxa"/>
            <w:tcBorders>
              <w:bottom w:val="single" w:sz="4" w:space="0" w:color="auto"/>
            </w:tcBorders>
          </w:tcPr>
          <w:p w14:paraId="3FB7E88C" w14:textId="6CF06A6C" w:rsidR="00652704" w:rsidRDefault="00A5608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B708407" w14:textId="77777777" w:rsidTr="0098629A">
        <w:tc>
          <w:tcPr>
            <w:tcW w:w="6035" w:type="dxa"/>
            <w:tcBorders>
              <w:top w:val="single" w:sz="4" w:space="0" w:color="auto"/>
              <w:bottom w:val="single" w:sz="4" w:space="0" w:color="auto"/>
            </w:tcBorders>
          </w:tcPr>
          <w:p w14:paraId="5F214D05"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083" w:type="dxa"/>
            <w:tcBorders>
              <w:top w:val="single" w:sz="4" w:space="0" w:color="auto"/>
              <w:bottom w:val="single" w:sz="4" w:space="0" w:color="auto"/>
            </w:tcBorders>
          </w:tcPr>
          <w:p w14:paraId="1B94A65D"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30BF06B1"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18174347" w14:textId="77777777" w:rsidTr="00EC1D64">
        <w:tc>
          <w:tcPr>
            <w:tcW w:w="6035" w:type="dxa"/>
            <w:tcBorders>
              <w:top w:val="single" w:sz="4" w:space="0" w:color="auto"/>
              <w:bottom w:val="nil"/>
            </w:tcBorders>
          </w:tcPr>
          <w:p w14:paraId="1685BE36"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083" w:type="dxa"/>
            <w:tcBorders>
              <w:top w:val="single" w:sz="4" w:space="0" w:color="auto"/>
              <w:bottom w:val="nil"/>
            </w:tcBorders>
          </w:tcPr>
          <w:p w14:paraId="23DEE3E7" w14:textId="77777777" w:rsidR="00652704" w:rsidRDefault="00E22BF5">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70" w:type="dxa"/>
            <w:tcBorders>
              <w:top w:val="single" w:sz="4" w:space="0" w:color="auto"/>
              <w:bottom w:val="nil"/>
            </w:tcBorders>
          </w:tcPr>
          <w:p w14:paraId="38D9D6EE" w14:textId="3E0F0A25"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EC1D64" w14:paraId="40EB18A7" w14:textId="77777777" w:rsidTr="00EC1D64">
        <w:tc>
          <w:tcPr>
            <w:tcW w:w="6035" w:type="dxa"/>
            <w:tcBorders>
              <w:top w:val="nil"/>
              <w:bottom w:val="nil"/>
            </w:tcBorders>
          </w:tcPr>
          <w:p w14:paraId="0B128B32" w14:textId="77777777" w:rsidR="00EC1D6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083" w:type="dxa"/>
            <w:tcBorders>
              <w:top w:val="nil"/>
              <w:bottom w:val="nil"/>
            </w:tcBorders>
          </w:tcPr>
          <w:p w14:paraId="6172A7B9" w14:textId="46B56896" w:rsidR="00EC1D64" w:rsidRPr="00302FC2" w:rsidRDefault="00302FC2">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70" w:type="dxa"/>
            <w:tcBorders>
              <w:top w:val="nil"/>
              <w:bottom w:val="nil"/>
            </w:tcBorders>
          </w:tcPr>
          <w:p w14:paraId="069944A5" w14:textId="5A30D2F7" w:rsidR="00EC1D6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5495A6F" w14:textId="77777777" w:rsidTr="00EC1D64">
        <w:tc>
          <w:tcPr>
            <w:tcW w:w="6035" w:type="dxa"/>
            <w:tcBorders>
              <w:top w:val="nil"/>
              <w:bottom w:val="single" w:sz="4" w:space="0" w:color="auto"/>
            </w:tcBorders>
          </w:tcPr>
          <w:p w14:paraId="4F7CB3F6" w14:textId="6C2C9A2B" w:rsidR="0065270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r w:rsidR="00C03A00">
              <w:rPr>
                <w:rFonts w:ascii="Times New Roman" w:hAnsi="Times New Roman" w:cs="Times New Roman"/>
                <w:sz w:val="24"/>
                <w:szCs w:val="24"/>
              </w:rPr>
              <w:t xml:space="preserve"> at time </w:t>
            </w:r>
            <w:r w:rsidR="00C03A00" w:rsidRPr="00C03A00">
              <w:rPr>
                <w:rFonts w:ascii="Times New Roman" w:hAnsi="Times New Roman" w:cs="Times New Roman"/>
                <w:i/>
                <w:sz w:val="24"/>
                <w:szCs w:val="24"/>
              </w:rPr>
              <w:t>t</w:t>
            </w:r>
          </w:p>
        </w:tc>
        <w:tc>
          <w:tcPr>
            <w:tcW w:w="1083" w:type="dxa"/>
            <w:tcBorders>
              <w:top w:val="nil"/>
              <w:bottom w:val="single" w:sz="4" w:space="0" w:color="auto"/>
            </w:tcBorders>
          </w:tcPr>
          <w:p w14:paraId="7E10D4E8" w14:textId="0CA00BCF" w:rsidR="00652704" w:rsidRPr="00302FC2" w:rsidRDefault="00302FC2">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Y(t)</w:t>
            </w:r>
          </w:p>
        </w:tc>
        <w:tc>
          <w:tcPr>
            <w:tcW w:w="1070" w:type="dxa"/>
            <w:tcBorders>
              <w:top w:val="nil"/>
              <w:bottom w:val="single" w:sz="4" w:space="0" w:color="auto"/>
            </w:tcBorders>
          </w:tcPr>
          <w:p w14:paraId="66C4C1BD" w14:textId="706D4B0E" w:rsidR="0065270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57B9F197" w14:textId="77777777" w:rsidTr="0098629A">
        <w:tc>
          <w:tcPr>
            <w:tcW w:w="6035" w:type="dxa"/>
            <w:tcBorders>
              <w:top w:val="single" w:sz="4" w:space="0" w:color="auto"/>
              <w:bottom w:val="single" w:sz="4" w:space="0" w:color="auto"/>
            </w:tcBorders>
          </w:tcPr>
          <w:p w14:paraId="0A1F27F3"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083" w:type="dxa"/>
            <w:tcBorders>
              <w:top w:val="single" w:sz="4" w:space="0" w:color="auto"/>
              <w:bottom w:val="single" w:sz="4" w:space="0" w:color="auto"/>
            </w:tcBorders>
          </w:tcPr>
          <w:p w14:paraId="684C3DA9"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4FE678ED"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46A8DC3C" w14:textId="77777777" w:rsidTr="0098629A">
        <w:tc>
          <w:tcPr>
            <w:tcW w:w="6035" w:type="dxa"/>
            <w:tcBorders>
              <w:top w:val="single" w:sz="4" w:space="0" w:color="auto"/>
            </w:tcBorders>
          </w:tcPr>
          <w:p w14:paraId="1376115D"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083" w:type="dxa"/>
            <w:tcBorders>
              <w:top w:val="single" w:sz="4" w:space="0" w:color="auto"/>
            </w:tcBorders>
          </w:tcPr>
          <w:p w14:paraId="3384D8A7" w14:textId="6F9F5947" w:rsidR="00652704" w:rsidRPr="00613C92" w:rsidRDefault="00613C92">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i</w:t>
            </w:r>
          </w:p>
        </w:tc>
        <w:tc>
          <w:tcPr>
            <w:tcW w:w="1070" w:type="dxa"/>
            <w:tcBorders>
              <w:top w:val="single" w:sz="4" w:space="0" w:color="auto"/>
            </w:tcBorders>
          </w:tcPr>
          <w:p w14:paraId="0A785D88"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0CE4E03E" w14:textId="77777777" w:rsidTr="0098629A">
        <w:tc>
          <w:tcPr>
            <w:tcW w:w="6035" w:type="dxa"/>
          </w:tcPr>
          <w:p w14:paraId="5715BB9E"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083" w:type="dxa"/>
          </w:tcPr>
          <w:p w14:paraId="77CB83B9" w14:textId="7C223833" w:rsidR="00652704" w:rsidRPr="00613C92" w:rsidRDefault="00613C92">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70" w:type="dxa"/>
          </w:tcPr>
          <w:p w14:paraId="55893C8D" w14:textId="387F6763"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652704" w14:paraId="504CEEBE" w14:textId="77777777" w:rsidTr="0098629A">
        <w:tc>
          <w:tcPr>
            <w:tcW w:w="6035" w:type="dxa"/>
          </w:tcPr>
          <w:p w14:paraId="437B5708"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Sex</w:t>
            </w:r>
          </w:p>
        </w:tc>
        <w:tc>
          <w:tcPr>
            <w:tcW w:w="1083" w:type="dxa"/>
          </w:tcPr>
          <w:p w14:paraId="6DC6A3B2" w14:textId="7DD02F9B" w:rsidR="00652704" w:rsidRPr="00613C92" w:rsidRDefault="00613C92">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70" w:type="dxa"/>
          </w:tcPr>
          <w:p w14:paraId="7882E30A"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33AB61C3" w14:textId="77777777" w:rsidTr="0098629A">
        <w:tc>
          <w:tcPr>
            <w:tcW w:w="6035" w:type="dxa"/>
          </w:tcPr>
          <w:p w14:paraId="326FCF75" w14:textId="4909C3BC" w:rsidR="00652704" w:rsidRDefault="008A436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p>
        </w:tc>
        <w:tc>
          <w:tcPr>
            <w:tcW w:w="1083" w:type="dxa"/>
          </w:tcPr>
          <w:p w14:paraId="06768C95" w14:textId="008D7C72" w:rsidR="00652704" w:rsidRPr="008A4362" w:rsidRDefault="00CD5D58">
            <w:pPr>
              <w:tabs>
                <w:tab w:val="left" w:pos="360"/>
                <w:tab w:val="left" w:pos="720"/>
                <w:tab w:val="left" w:pos="8640"/>
              </w:tabs>
              <w:spacing w:line="480" w:lineRule="auto"/>
              <w:jc w:val="center"/>
              <w:rPr>
                <w:rFonts w:ascii="Times New Roman" w:eastAsia="SimSun" w:hAnsi="Times New Roman" w:cs="Times New Roman"/>
                <w:i/>
                <w:sz w:val="24"/>
                <w:szCs w:val="24"/>
              </w:rPr>
            </w:pPr>
            <w:r>
              <w:rPr>
                <w:rFonts w:ascii="Times New Roman" w:eastAsia="SimSun" w:hAnsi="Times New Roman" w:cs="Times New Roman"/>
                <w:i/>
                <w:sz w:val="24"/>
                <w:szCs w:val="24"/>
              </w:rPr>
              <w:t>y</w:t>
            </w:r>
          </w:p>
        </w:tc>
        <w:tc>
          <w:tcPr>
            <w:tcW w:w="1070" w:type="dxa"/>
          </w:tcPr>
          <w:p w14:paraId="0CFBD1C6" w14:textId="493B895F" w:rsidR="00652704" w:rsidRDefault="00075C75">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bl>
    <w:p w14:paraId="50D23E98" w14:textId="77777777" w:rsidR="00D27F19" w:rsidRDefault="00D27F19">
      <w:pPr>
        <w:spacing w:line="480" w:lineRule="auto"/>
        <w:rPr>
          <w:rFonts w:ascii="Times New Roman" w:hAnsi="Times New Roman" w:cs="Times New Roman"/>
          <w:sz w:val="24"/>
          <w:szCs w:val="24"/>
        </w:rPr>
        <w:pPrChange w:id="297" w:author="JTT" w:date="2015-01-23T16:01:00Z">
          <w:pPr/>
        </w:pPrChange>
      </w:pPr>
      <w:r>
        <w:rPr>
          <w:rFonts w:ascii="Times New Roman" w:hAnsi="Times New Roman" w:cs="Times New Roman"/>
          <w:sz w:val="24"/>
          <w:szCs w:val="24"/>
        </w:rPr>
        <w:br w:type="page"/>
      </w:r>
    </w:p>
    <w:p w14:paraId="2CB8355F" w14:textId="6B090E2F" w:rsidR="00D27F19" w:rsidRDefault="00D27F19">
      <w:pPr>
        <w:spacing w:line="480" w:lineRule="auto"/>
        <w:rPr>
          <w:rFonts w:ascii="Times New Roman" w:hAnsi="Times New Roman" w:cs="Times New Roman"/>
          <w:sz w:val="24"/>
          <w:szCs w:val="24"/>
        </w:rPr>
        <w:pPrChange w:id="298" w:author="JTT" w:date="2015-01-23T16:01:00Z">
          <w:pPr/>
        </w:pPrChange>
      </w:pPr>
      <w:r>
        <w:rPr>
          <w:rFonts w:ascii="Times New Roman" w:hAnsi="Times New Roman" w:cs="Times New Roman"/>
          <w:sz w:val="24"/>
          <w:szCs w:val="24"/>
        </w:rPr>
        <w:lastRenderedPageBreak/>
        <w:t xml:space="preserve">Table 2 – List of simulation </w:t>
      </w:r>
      <w:r w:rsidR="00CF1B2A">
        <w:rPr>
          <w:rFonts w:ascii="Times New Roman" w:hAnsi="Times New Roman" w:cs="Times New Roman"/>
          <w:sz w:val="24"/>
          <w:szCs w:val="24"/>
        </w:rPr>
        <w:t>results</w:t>
      </w:r>
      <w:r>
        <w:rPr>
          <w:rFonts w:ascii="Times New Roman" w:hAnsi="Times New Roman" w:cs="Times New Roman"/>
          <w:sz w:val="24"/>
          <w:szCs w:val="24"/>
        </w:rPr>
        <w:t>.</w:t>
      </w:r>
    </w:p>
    <w:tbl>
      <w:tblPr>
        <w:tblStyle w:val="TableGrid"/>
        <w:tblW w:w="9448" w:type="dxa"/>
        <w:tblLook w:val="04A0" w:firstRow="1" w:lastRow="0" w:firstColumn="1" w:lastColumn="0" w:noHBand="0" w:noVBand="1"/>
      </w:tblPr>
      <w:tblGrid>
        <w:gridCol w:w="1849"/>
        <w:gridCol w:w="951"/>
        <w:gridCol w:w="950"/>
        <w:gridCol w:w="948"/>
        <w:gridCol w:w="957"/>
        <w:gridCol w:w="952"/>
        <w:gridCol w:w="947"/>
        <w:gridCol w:w="947"/>
        <w:gridCol w:w="947"/>
      </w:tblGrid>
      <w:tr w:rsidR="00D27F19" w14:paraId="41E35258" w14:textId="77777777" w:rsidTr="00DA192C">
        <w:tc>
          <w:tcPr>
            <w:tcW w:w="1849" w:type="dxa"/>
          </w:tcPr>
          <w:p w14:paraId="31E4436C"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Random effects</w:t>
            </w:r>
          </w:p>
        </w:tc>
        <w:tc>
          <w:tcPr>
            <w:tcW w:w="951" w:type="dxa"/>
          </w:tcPr>
          <w:p w14:paraId="1CFB4BC5"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pdH</w:t>
            </w:r>
          </w:p>
        </w:tc>
        <w:tc>
          <w:tcPr>
            <w:tcW w:w="950" w:type="dxa"/>
          </w:tcPr>
          <w:p w14:paraId="6F968D9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L0</w:t>
            </w:r>
          </w:p>
        </w:tc>
        <w:tc>
          <w:tcPr>
            <w:tcW w:w="948" w:type="dxa"/>
          </w:tcPr>
          <w:p w14:paraId="7DC3EA6B"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w:t>
            </w:r>
          </w:p>
        </w:tc>
        <w:tc>
          <w:tcPr>
            <w:tcW w:w="957" w:type="dxa"/>
          </w:tcPr>
          <w:p w14:paraId="60050D2B"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gamma</w:t>
            </w:r>
          </w:p>
        </w:tc>
        <w:tc>
          <w:tcPr>
            <w:tcW w:w="952" w:type="dxa"/>
          </w:tcPr>
          <w:p w14:paraId="3CD7260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Sd obs</w:t>
            </w:r>
          </w:p>
        </w:tc>
        <w:tc>
          <w:tcPr>
            <w:tcW w:w="947" w:type="dxa"/>
          </w:tcPr>
          <w:p w14:paraId="24DABA9A"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6357A89"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CAADCB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r w:rsidR="00D27F19" w14:paraId="59BE0C8D" w14:textId="77777777" w:rsidTr="00DA192C">
        <w:tc>
          <w:tcPr>
            <w:tcW w:w="1849" w:type="dxa"/>
          </w:tcPr>
          <w:p w14:paraId="48DAD468"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0E137CD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CA8FC8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9EC9845"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249A3EA6"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4C6226E4"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C7AE8B2"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423DD5C5"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93ECFFD"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r w:rsidR="00D27F19" w14:paraId="4E23EC60" w14:textId="77777777" w:rsidTr="00DA192C">
        <w:tc>
          <w:tcPr>
            <w:tcW w:w="1849" w:type="dxa"/>
          </w:tcPr>
          <w:p w14:paraId="6AF46FC9"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951" w:type="dxa"/>
          </w:tcPr>
          <w:p w14:paraId="3E7167CF"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FA8385C"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386D1D4"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362C7288"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62328DF1"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487C3BC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10E2A5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77B3EC4"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r w:rsidR="00D27F19" w14:paraId="429D1017" w14:textId="77777777" w:rsidTr="00DA192C">
        <w:tc>
          <w:tcPr>
            <w:tcW w:w="1849" w:type="dxa"/>
          </w:tcPr>
          <w:p w14:paraId="532FEC6D"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w:t>
            </w:r>
          </w:p>
        </w:tc>
        <w:tc>
          <w:tcPr>
            <w:tcW w:w="951" w:type="dxa"/>
          </w:tcPr>
          <w:p w14:paraId="708DEB5C"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F8B197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665DADF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32E8E475"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2B9127A9"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AAB38FC"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5B61D6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0692A3A8"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r w:rsidR="00D27F19" w14:paraId="06B6E98D" w14:textId="77777777" w:rsidTr="00DA192C">
        <w:tc>
          <w:tcPr>
            <w:tcW w:w="1849" w:type="dxa"/>
          </w:tcPr>
          <w:p w14:paraId="1E7F14B4"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z</w:t>
            </w:r>
          </w:p>
        </w:tc>
        <w:tc>
          <w:tcPr>
            <w:tcW w:w="951" w:type="dxa"/>
          </w:tcPr>
          <w:p w14:paraId="0C4A08C6"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F3F3D12"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0816844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62DE509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05C7A4A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70459A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CF15F32"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32DDEC16"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r w:rsidR="00D27F19" w14:paraId="5DEBF07F" w14:textId="77777777" w:rsidTr="00DA192C">
        <w:tc>
          <w:tcPr>
            <w:tcW w:w="1849" w:type="dxa"/>
          </w:tcPr>
          <w:p w14:paraId="322A8CBB" w14:textId="77777777" w:rsidR="00D27F19" w:rsidRDefault="00F65E40">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 and</w:t>
            </w:r>
            <w:r w:rsidR="00D27F19">
              <w:rPr>
                <w:rFonts w:ascii="Times New Roman" w:hAnsi="Times New Roman" w:cs="Times New Roman"/>
                <w:sz w:val="24"/>
                <w:szCs w:val="24"/>
              </w:rPr>
              <w:t xml:space="preserve"> z</w:t>
            </w:r>
          </w:p>
        </w:tc>
        <w:tc>
          <w:tcPr>
            <w:tcW w:w="951" w:type="dxa"/>
          </w:tcPr>
          <w:p w14:paraId="2565B8DA"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A7151A5"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78560799"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176E5E90"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002E7609"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172E1D5"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F4E6272"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D23B53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r w:rsidR="00D27F19" w14:paraId="231C3963" w14:textId="77777777" w:rsidTr="00DA192C">
        <w:tc>
          <w:tcPr>
            <w:tcW w:w="1849" w:type="dxa"/>
          </w:tcPr>
          <w:p w14:paraId="3F76192B"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30B06914"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7ABBF1AA"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732F8F4"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1985553A"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2B234878"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039FF87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2B0CA588"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F372F3F"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r w:rsidR="00D27F19" w14:paraId="06C6BA95" w14:textId="77777777" w:rsidTr="00DA192C">
        <w:tc>
          <w:tcPr>
            <w:tcW w:w="1849" w:type="dxa"/>
          </w:tcPr>
          <w:p w14:paraId="0CD258F8"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7CABD8F0"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7AE6DE4"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29BAA3AA"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78257072"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4F57AE63"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1C9F83C"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C4501B1"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2E5ED2B8"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pPr>
        <w:spacing w:line="480" w:lineRule="auto"/>
        <w:rPr>
          <w:rFonts w:ascii="Times New Roman" w:hAnsi="Times New Roman" w:cs="Times New Roman"/>
          <w:sz w:val="24"/>
          <w:szCs w:val="24"/>
        </w:rPr>
        <w:pPrChange w:id="299" w:author="JTT" w:date="2015-01-23T16:01:00Z">
          <w:pPr/>
        </w:pPrChange>
      </w:pPr>
      <w:r>
        <w:rPr>
          <w:rFonts w:ascii="Times New Roman" w:hAnsi="Times New Roman" w:cs="Times New Roman"/>
          <w:sz w:val="24"/>
          <w:szCs w:val="24"/>
        </w:rPr>
        <w:br w:type="page"/>
      </w:r>
    </w:p>
    <w:p w14:paraId="14ECF179" w14:textId="3A828D8B" w:rsidR="006A7633" w:rsidRDefault="006A7633">
      <w:pPr>
        <w:spacing w:line="480" w:lineRule="auto"/>
        <w:rPr>
          <w:rFonts w:ascii="Times New Roman" w:hAnsi="Times New Roman" w:cs="Times New Roman"/>
          <w:sz w:val="24"/>
          <w:szCs w:val="24"/>
        </w:rPr>
        <w:pPrChange w:id="300" w:author="JTT" w:date="2015-01-23T16:01:00Z">
          <w:pPr/>
        </w:pPrChange>
      </w:pPr>
      <w:commentRangeStart w:id="301"/>
      <w:r>
        <w:rPr>
          <w:rFonts w:ascii="Times New Roman" w:hAnsi="Times New Roman" w:cs="Times New Roman"/>
          <w:noProof/>
          <w:sz w:val="24"/>
          <w:szCs w:val="24"/>
        </w:rPr>
        <w:lastRenderedPageBreak/>
        <w:drawing>
          <wp:inline distT="0" distB="0" distL="0" distR="0" wp14:anchorId="2B96DCA4" wp14:editId="4EA03416">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0F0A286" w14:textId="66219069" w:rsidR="00D27F19" w:rsidRDefault="00AD67A3">
      <w:pPr>
        <w:spacing w:line="480" w:lineRule="auto"/>
        <w:rPr>
          <w:rFonts w:ascii="Times New Roman" w:hAnsi="Times New Roman" w:cs="Times New Roman"/>
          <w:sz w:val="24"/>
          <w:szCs w:val="24"/>
        </w:rPr>
        <w:pPrChange w:id="302" w:author="JTT" w:date="2015-01-23T16:01:00Z">
          <w:pPr/>
        </w:pPrChange>
      </w:pPr>
      <w:r>
        <w:rPr>
          <w:rFonts w:ascii="Times New Roman" w:hAnsi="Times New Roman" w:cs="Times New Roman"/>
          <w:sz w:val="24"/>
          <w:szCs w:val="24"/>
        </w:rPr>
        <w:t xml:space="preserve">Figure </w:t>
      </w:r>
      <w:r w:rsidR="006A7633">
        <w:rPr>
          <w:rFonts w:ascii="Times New Roman" w:hAnsi="Times New Roman" w:cs="Times New Roman"/>
          <w:sz w:val="24"/>
          <w:szCs w:val="24"/>
        </w:rPr>
        <w:t>X</w:t>
      </w:r>
      <w:r w:rsidR="0039115C">
        <w:rPr>
          <w:rFonts w:ascii="Times New Roman" w:hAnsi="Times New Roman" w:cs="Times New Roman"/>
          <w:sz w:val="24"/>
          <w:szCs w:val="24"/>
        </w:rPr>
        <w:t xml:space="preserve"> – </w:t>
      </w:r>
      <w:r w:rsidR="007A5137">
        <w:rPr>
          <w:rFonts w:ascii="Times New Roman" w:hAnsi="Times New Roman" w:cs="Times New Roman"/>
          <w:sz w:val="24"/>
          <w:szCs w:val="24"/>
        </w:rPr>
        <w:t xml:space="preserve">Estimated value of </w:t>
      </w:r>
      <w:r w:rsidR="0039115C">
        <w:rPr>
          <w:rFonts w:ascii="Times New Roman" w:hAnsi="Times New Roman" w:cs="Times New Roman"/>
          <w:sz w:val="24"/>
          <w:szCs w:val="24"/>
        </w:rPr>
        <w:t>muk</w:t>
      </w:r>
      <w:r w:rsidR="007A5137">
        <w:rPr>
          <w:rFonts w:ascii="Times New Roman" w:hAnsi="Times New Roman" w:cs="Times New Roman"/>
          <w:sz w:val="24"/>
          <w:szCs w:val="24"/>
        </w:rPr>
        <w:t xml:space="preserve"> in each of the simulation study experiments.</w:t>
      </w:r>
      <w:commentRangeEnd w:id="301"/>
      <w:r w:rsidR="00D34BEE">
        <w:rPr>
          <w:rStyle w:val="CommentReference"/>
        </w:rPr>
        <w:commentReference w:id="301"/>
      </w:r>
    </w:p>
    <w:p w14:paraId="21D9BB3E" w14:textId="77777777" w:rsidR="006A7633" w:rsidRDefault="006A7633">
      <w:pPr>
        <w:spacing w:line="480" w:lineRule="auto"/>
        <w:rPr>
          <w:rFonts w:ascii="Times New Roman" w:hAnsi="Times New Roman" w:cs="Times New Roman"/>
          <w:sz w:val="24"/>
          <w:szCs w:val="24"/>
        </w:rPr>
        <w:pPrChange w:id="303" w:author="JTT" w:date="2015-01-23T16:01:00Z">
          <w:pPr/>
        </w:pPrChange>
      </w:pPr>
    </w:p>
    <w:p w14:paraId="5720E977" w14:textId="5A9A1160" w:rsidR="0039115C" w:rsidRDefault="0039115C">
      <w:pPr>
        <w:spacing w:line="480" w:lineRule="auto"/>
        <w:rPr>
          <w:rFonts w:ascii="Times New Roman" w:hAnsi="Times New Roman" w:cs="Times New Roman"/>
          <w:sz w:val="24"/>
          <w:szCs w:val="24"/>
        </w:rPr>
        <w:pPrChange w:id="304" w:author="JTT" w:date="2015-01-23T16:01:00Z">
          <w:pPr/>
        </w:pPrChange>
      </w:pPr>
      <w:r>
        <w:rPr>
          <w:rFonts w:ascii="Times New Roman" w:hAnsi="Times New Roman" w:cs="Times New Roman"/>
          <w:noProof/>
          <w:sz w:val="24"/>
          <w:szCs w:val="24"/>
        </w:rPr>
        <w:lastRenderedPageBreak/>
        <w:drawing>
          <wp:inline distT="0" distB="0" distL="0" distR="0" wp14:anchorId="639974CD" wp14:editId="40B6A22F">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575C911" w14:textId="10D9D39C" w:rsidR="0039115C" w:rsidRDefault="0039115C">
      <w:pPr>
        <w:spacing w:line="480" w:lineRule="auto"/>
        <w:rPr>
          <w:rFonts w:ascii="Times New Roman" w:hAnsi="Times New Roman" w:cs="Times New Roman"/>
          <w:sz w:val="24"/>
          <w:szCs w:val="24"/>
        </w:rPr>
        <w:pPrChange w:id="305" w:author="JTT" w:date="2015-01-23T16:01:00Z">
          <w:pPr/>
        </w:pPrChange>
      </w:pPr>
      <w:r>
        <w:rPr>
          <w:rFonts w:ascii="Times New Roman" w:hAnsi="Times New Roman" w:cs="Times New Roman"/>
          <w:sz w:val="24"/>
          <w:szCs w:val="24"/>
        </w:rPr>
        <w:t xml:space="preserve">Figure X </w:t>
      </w:r>
      <w:r w:rsidR="007034F9">
        <w:rPr>
          <w:rFonts w:ascii="Times New Roman" w:hAnsi="Times New Roman" w:cs="Times New Roman"/>
          <w:sz w:val="24"/>
          <w:szCs w:val="24"/>
        </w:rPr>
        <w:t>–</w:t>
      </w:r>
      <w:r>
        <w:rPr>
          <w:rFonts w:ascii="Times New Roman" w:hAnsi="Times New Roman" w:cs="Times New Roman"/>
          <w:sz w:val="24"/>
          <w:szCs w:val="24"/>
        </w:rPr>
        <w:t xml:space="preserve"> gamma</w:t>
      </w:r>
      <w:r w:rsidR="007A5137">
        <w:rPr>
          <w:rFonts w:ascii="Times New Roman" w:hAnsi="Times New Roman" w:cs="Times New Roman"/>
          <w:sz w:val="24"/>
          <w:szCs w:val="24"/>
        </w:rPr>
        <w:t xml:space="preserve"> sims</w:t>
      </w:r>
    </w:p>
    <w:p w14:paraId="47BBD2B2" w14:textId="77777777" w:rsidR="007034F9" w:rsidRDefault="007034F9">
      <w:pPr>
        <w:spacing w:line="480" w:lineRule="auto"/>
        <w:rPr>
          <w:rFonts w:ascii="Times New Roman" w:hAnsi="Times New Roman" w:cs="Times New Roman"/>
          <w:sz w:val="24"/>
          <w:szCs w:val="24"/>
        </w:rPr>
        <w:pPrChange w:id="306" w:author="JTT" w:date="2015-01-23T16:01:00Z">
          <w:pPr/>
        </w:pPrChange>
      </w:pPr>
    </w:p>
    <w:p w14:paraId="2A7085FB" w14:textId="11F96F21" w:rsidR="007034F9" w:rsidRDefault="007034F9">
      <w:pPr>
        <w:spacing w:line="480" w:lineRule="auto"/>
        <w:rPr>
          <w:rFonts w:ascii="Times New Roman" w:hAnsi="Times New Roman" w:cs="Times New Roman"/>
          <w:sz w:val="24"/>
          <w:szCs w:val="24"/>
        </w:rPr>
        <w:pPrChange w:id="307" w:author="JTT" w:date="2015-01-23T16:01:00Z">
          <w:pPr/>
        </w:pPrChange>
      </w:pPr>
      <w:r>
        <w:rPr>
          <w:rFonts w:ascii="Times New Roman" w:hAnsi="Times New Roman" w:cs="Times New Roman"/>
          <w:noProof/>
          <w:sz w:val="24"/>
          <w:szCs w:val="24"/>
        </w:rPr>
        <w:lastRenderedPageBreak/>
        <w:drawing>
          <wp:inline distT="0" distB="0" distL="0" distR="0" wp14:anchorId="29290461" wp14:editId="6E235D6D">
            <wp:extent cx="5943599" cy="3962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67127DA5" w14:textId="26DD31C0" w:rsidR="0039115C" w:rsidRDefault="007034F9">
      <w:pPr>
        <w:spacing w:line="480" w:lineRule="auto"/>
        <w:rPr>
          <w:rFonts w:ascii="Times New Roman" w:hAnsi="Times New Roman" w:cs="Times New Roman"/>
          <w:sz w:val="24"/>
          <w:szCs w:val="24"/>
        </w:rPr>
        <w:pPrChange w:id="308" w:author="JTT" w:date="2015-01-23T16:01:00Z">
          <w:pPr/>
        </w:pPrChange>
      </w:pPr>
      <w:r>
        <w:rPr>
          <w:rFonts w:ascii="Times New Roman" w:hAnsi="Times New Roman" w:cs="Times New Roman"/>
          <w:sz w:val="24"/>
          <w:szCs w:val="24"/>
        </w:rPr>
        <w:t>Figure X – L0</w:t>
      </w:r>
      <w:r w:rsidR="007A5137">
        <w:rPr>
          <w:rFonts w:ascii="Times New Roman" w:hAnsi="Times New Roman" w:cs="Times New Roman"/>
          <w:sz w:val="24"/>
          <w:szCs w:val="24"/>
        </w:rPr>
        <w:t xml:space="preserve"> sims</w:t>
      </w:r>
    </w:p>
    <w:p w14:paraId="4E4DA4AD" w14:textId="77777777" w:rsidR="0039115C" w:rsidRDefault="0039115C">
      <w:pPr>
        <w:spacing w:line="480" w:lineRule="auto"/>
        <w:rPr>
          <w:rFonts w:ascii="Times New Roman" w:hAnsi="Times New Roman" w:cs="Times New Roman"/>
          <w:sz w:val="24"/>
          <w:szCs w:val="24"/>
        </w:rPr>
        <w:pPrChange w:id="309" w:author="JTT" w:date="2015-01-23T16:01:00Z">
          <w:pPr/>
        </w:pPrChange>
      </w:pPr>
    </w:p>
    <w:p w14:paraId="3EE7E03D" w14:textId="5B640429" w:rsidR="00FE0EF2" w:rsidRDefault="00FE0EF2">
      <w:pPr>
        <w:spacing w:line="480" w:lineRule="auto"/>
        <w:rPr>
          <w:rFonts w:ascii="Times New Roman" w:hAnsi="Times New Roman" w:cs="Times New Roman"/>
          <w:sz w:val="24"/>
          <w:szCs w:val="24"/>
        </w:rPr>
        <w:pPrChange w:id="310" w:author="JTT" w:date="2015-01-23T16:01:00Z">
          <w:pPr/>
        </w:pPrChange>
      </w:pPr>
      <w:r>
        <w:rPr>
          <w:rFonts w:ascii="Times New Roman" w:hAnsi="Times New Roman" w:cs="Times New Roman"/>
          <w:noProof/>
          <w:sz w:val="24"/>
          <w:szCs w:val="24"/>
        </w:rPr>
        <w:lastRenderedPageBreak/>
        <w:drawing>
          <wp:inline distT="0" distB="0" distL="0" distR="0" wp14:anchorId="2700828C" wp14:editId="39F6CB7D">
            <wp:extent cx="5943599" cy="3962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3D420D43" w14:textId="012E43D0" w:rsidR="00FE0EF2" w:rsidRDefault="00701A4B">
      <w:pPr>
        <w:spacing w:line="480" w:lineRule="auto"/>
        <w:rPr>
          <w:rFonts w:ascii="Times New Roman" w:hAnsi="Times New Roman" w:cs="Times New Roman"/>
          <w:sz w:val="24"/>
          <w:szCs w:val="24"/>
        </w:rPr>
        <w:pPrChange w:id="311" w:author="JTT" w:date="2015-01-23T16:01:00Z">
          <w:pPr/>
        </w:pPrChange>
      </w:pPr>
      <w:r>
        <w:rPr>
          <w:rFonts w:ascii="Times New Roman" w:hAnsi="Times New Roman" w:cs="Times New Roman"/>
          <w:sz w:val="24"/>
          <w:szCs w:val="24"/>
        </w:rPr>
        <w:t xml:space="preserve">Figure X – cv </w:t>
      </w:r>
      <w:r w:rsidR="00FE0EF2">
        <w:rPr>
          <w:rFonts w:ascii="Times New Roman" w:hAnsi="Times New Roman" w:cs="Times New Roman"/>
          <w:sz w:val="24"/>
          <w:szCs w:val="24"/>
        </w:rPr>
        <w:t>obs</w:t>
      </w:r>
      <w:r w:rsidR="007A5137">
        <w:rPr>
          <w:rFonts w:ascii="Times New Roman" w:hAnsi="Times New Roman" w:cs="Times New Roman"/>
          <w:sz w:val="24"/>
          <w:szCs w:val="24"/>
        </w:rPr>
        <w:t xml:space="preserve"> sims</w:t>
      </w:r>
    </w:p>
    <w:p w14:paraId="06755225" w14:textId="77777777" w:rsidR="005C518B" w:rsidRDefault="005C518B">
      <w:pPr>
        <w:spacing w:line="480" w:lineRule="auto"/>
        <w:rPr>
          <w:rFonts w:ascii="Times New Roman" w:hAnsi="Times New Roman" w:cs="Times New Roman"/>
          <w:sz w:val="24"/>
          <w:szCs w:val="24"/>
        </w:rPr>
        <w:pPrChange w:id="312" w:author="JTT" w:date="2015-01-23T16:01:00Z">
          <w:pPr/>
        </w:pPrChange>
      </w:pPr>
    </w:p>
    <w:p w14:paraId="01200F76" w14:textId="2D184C5D" w:rsidR="005C518B" w:rsidRDefault="005C518B">
      <w:pPr>
        <w:spacing w:line="480" w:lineRule="auto"/>
        <w:rPr>
          <w:rFonts w:ascii="Times New Roman" w:hAnsi="Times New Roman" w:cs="Times New Roman"/>
          <w:sz w:val="24"/>
          <w:szCs w:val="24"/>
        </w:rPr>
        <w:pPrChange w:id="313" w:author="JTT" w:date="2015-01-23T16:01:00Z">
          <w:pPr/>
        </w:pPrChange>
      </w:pPr>
      <w:r>
        <w:rPr>
          <w:rFonts w:ascii="Times New Roman" w:hAnsi="Times New Roman" w:cs="Times New Roman"/>
          <w:noProof/>
          <w:sz w:val="24"/>
          <w:szCs w:val="24"/>
        </w:rPr>
        <w:lastRenderedPageBreak/>
        <w:drawing>
          <wp:inline distT="0" distB="0" distL="0" distR="0" wp14:anchorId="18365D16" wp14:editId="19BB2371">
            <wp:extent cx="2971799" cy="3962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799" cy="3962400"/>
                    </a:xfrm>
                    <a:prstGeom prst="rect">
                      <a:avLst/>
                    </a:prstGeom>
                  </pic:spPr>
                </pic:pic>
              </a:graphicData>
            </a:graphic>
          </wp:inline>
        </w:drawing>
      </w:r>
    </w:p>
    <w:p w14:paraId="63768C52" w14:textId="421AAE7E" w:rsidR="00FE0EF2" w:rsidRDefault="005C518B">
      <w:pPr>
        <w:spacing w:line="480" w:lineRule="auto"/>
        <w:rPr>
          <w:rFonts w:ascii="Times New Roman" w:hAnsi="Times New Roman" w:cs="Times New Roman"/>
          <w:sz w:val="24"/>
          <w:szCs w:val="24"/>
        </w:rPr>
        <w:pPrChange w:id="314" w:author="JTT" w:date="2015-01-23T16:01:00Z">
          <w:pPr/>
        </w:pPrChange>
      </w:pPr>
      <w:r>
        <w:rPr>
          <w:rFonts w:ascii="Times New Roman" w:hAnsi="Times New Roman" w:cs="Times New Roman"/>
          <w:sz w:val="24"/>
          <w:szCs w:val="24"/>
        </w:rPr>
        <w:t>Figure X – kdev</w:t>
      </w:r>
      <w:r w:rsidR="007A5137">
        <w:rPr>
          <w:rFonts w:ascii="Times New Roman" w:hAnsi="Times New Roman" w:cs="Times New Roman"/>
          <w:sz w:val="24"/>
          <w:szCs w:val="24"/>
        </w:rPr>
        <w:t xml:space="preserve"> sims</w:t>
      </w:r>
    </w:p>
    <w:p w14:paraId="1632F3BD" w14:textId="77777777" w:rsidR="005C518B" w:rsidRDefault="005C518B">
      <w:pPr>
        <w:spacing w:line="480" w:lineRule="auto"/>
        <w:rPr>
          <w:rFonts w:ascii="Times New Roman" w:hAnsi="Times New Roman" w:cs="Times New Roman"/>
          <w:sz w:val="24"/>
          <w:szCs w:val="24"/>
        </w:rPr>
        <w:pPrChange w:id="315" w:author="JTT" w:date="2015-01-23T16:01:00Z">
          <w:pPr/>
        </w:pPrChange>
      </w:pPr>
    </w:p>
    <w:p w14:paraId="1A2B8C08" w14:textId="65C9860F" w:rsidR="005C518B" w:rsidRDefault="005C518B">
      <w:pPr>
        <w:spacing w:line="480" w:lineRule="auto"/>
        <w:rPr>
          <w:rFonts w:ascii="Times New Roman" w:hAnsi="Times New Roman" w:cs="Times New Roman"/>
          <w:sz w:val="24"/>
          <w:szCs w:val="24"/>
        </w:rPr>
        <w:pPrChange w:id="316" w:author="JTT" w:date="2015-01-23T16:01:00Z">
          <w:pPr/>
        </w:pPrChange>
      </w:pPr>
      <w:r>
        <w:rPr>
          <w:rFonts w:ascii="Times New Roman" w:hAnsi="Times New Roman" w:cs="Times New Roman"/>
          <w:noProof/>
          <w:sz w:val="24"/>
          <w:szCs w:val="24"/>
        </w:rPr>
        <w:drawing>
          <wp:inline distT="0" distB="0" distL="0" distR="0" wp14:anchorId="7F28DC6A" wp14:editId="3DDB085D">
            <wp:extent cx="2970000" cy="1980000"/>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0000" cy="1980000"/>
                    </a:xfrm>
                    <a:prstGeom prst="rect">
                      <a:avLst/>
                    </a:prstGeom>
                  </pic:spPr>
                </pic:pic>
              </a:graphicData>
            </a:graphic>
          </wp:inline>
        </w:drawing>
      </w:r>
    </w:p>
    <w:p w14:paraId="343B9297" w14:textId="19F0DDC3" w:rsidR="005C518B" w:rsidRDefault="005C518B">
      <w:pPr>
        <w:spacing w:line="480" w:lineRule="auto"/>
        <w:rPr>
          <w:rFonts w:ascii="Times New Roman" w:hAnsi="Times New Roman" w:cs="Times New Roman"/>
          <w:sz w:val="24"/>
          <w:szCs w:val="24"/>
        </w:rPr>
        <w:pPrChange w:id="317" w:author="JTT" w:date="2015-01-23T16:01:00Z">
          <w:pPr/>
        </w:pPrChange>
      </w:pPr>
      <w:r>
        <w:rPr>
          <w:rFonts w:ascii="Times New Roman" w:hAnsi="Times New Roman" w:cs="Times New Roman"/>
          <w:sz w:val="24"/>
          <w:szCs w:val="24"/>
        </w:rPr>
        <w:t>Figure X – sdz</w:t>
      </w:r>
      <w:r w:rsidR="007A5137">
        <w:rPr>
          <w:rFonts w:ascii="Times New Roman" w:hAnsi="Times New Roman" w:cs="Times New Roman"/>
          <w:sz w:val="24"/>
          <w:szCs w:val="24"/>
        </w:rPr>
        <w:t xml:space="preserve"> sims</w:t>
      </w:r>
    </w:p>
    <w:p w14:paraId="0A1B9BC3" w14:textId="77777777" w:rsidR="006D67B2" w:rsidRDefault="006D67B2">
      <w:pPr>
        <w:spacing w:line="480" w:lineRule="auto"/>
        <w:rPr>
          <w:rFonts w:ascii="Times New Roman" w:hAnsi="Times New Roman" w:cs="Times New Roman"/>
          <w:sz w:val="24"/>
          <w:szCs w:val="24"/>
        </w:rPr>
        <w:pPrChange w:id="318" w:author="JTT" w:date="2015-01-23T16:01:00Z">
          <w:pPr/>
        </w:pPrChange>
      </w:pPr>
      <w:r>
        <w:rPr>
          <w:rFonts w:ascii="Times New Roman" w:hAnsi="Times New Roman" w:cs="Times New Roman"/>
          <w:sz w:val="24"/>
          <w:szCs w:val="24"/>
        </w:rPr>
        <w:br w:type="page"/>
      </w:r>
    </w:p>
    <w:p w14:paraId="60333026"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89EC6A" wp14:editId="273F7640">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CB175E" w14:textId="77777777" w:rsidR="00214DCF" w:rsidRDefault="006D67B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no random effects</w:t>
      </w:r>
    </w:p>
    <w:p w14:paraId="584C4AC3" w14:textId="77777777" w:rsidR="006D67B2" w:rsidRDefault="006D67B2">
      <w:pPr>
        <w:spacing w:line="480" w:lineRule="auto"/>
        <w:rPr>
          <w:rFonts w:ascii="Times New Roman" w:hAnsi="Times New Roman" w:cs="Times New Roman"/>
          <w:sz w:val="24"/>
          <w:szCs w:val="24"/>
        </w:rPr>
        <w:pPrChange w:id="319" w:author="JTT" w:date="2015-01-23T16:01:00Z">
          <w:pPr/>
        </w:pPrChange>
      </w:pPr>
      <w:r>
        <w:rPr>
          <w:rFonts w:ascii="Times New Roman" w:hAnsi="Times New Roman" w:cs="Times New Roman"/>
          <w:sz w:val="24"/>
          <w:szCs w:val="24"/>
        </w:rPr>
        <w:br w:type="page"/>
      </w:r>
    </w:p>
    <w:p w14:paraId="01DCFDF9"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A843A0" wp14:editId="7A372AD0">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07F8D9" w14:textId="77777777" w:rsidR="00214DCF" w:rsidRDefault="006D67B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random effects of k</w:t>
      </w:r>
    </w:p>
    <w:p w14:paraId="4AE269EF" w14:textId="77777777" w:rsidR="00DB1F0E" w:rsidRDefault="00DB1F0E">
      <w:pPr>
        <w:spacing w:line="480" w:lineRule="auto"/>
        <w:rPr>
          <w:rFonts w:ascii="Times New Roman" w:hAnsi="Times New Roman" w:cs="Times New Roman"/>
          <w:sz w:val="24"/>
          <w:szCs w:val="24"/>
        </w:rPr>
        <w:pPrChange w:id="320" w:author="JTT" w:date="2015-01-23T16:01:00Z">
          <w:pPr/>
        </w:pPrChange>
      </w:pPr>
      <w:r>
        <w:rPr>
          <w:rFonts w:ascii="Times New Roman" w:hAnsi="Times New Roman" w:cs="Times New Roman"/>
          <w:sz w:val="24"/>
          <w:szCs w:val="24"/>
        </w:rPr>
        <w:br w:type="page"/>
      </w:r>
    </w:p>
    <w:p w14:paraId="6B06E324" w14:textId="77777777" w:rsidR="006D67B2" w:rsidRDefault="006D67B2">
      <w:pPr>
        <w:tabs>
          <w:tab w:val="left" w:pos="360"/>
          <w:tab w:val="left" w:pos="720"/>
          <w:tab w:val="left" w:pos="8640"/>
        </w:tabs>
        <w:spacing w:after="0" w:line="480" w:lineRule="auto"/>
        <w:rPr>
          <w:rFonts w:ascii="Times New Roman" w:hAnsi="Times New Roman" w:cs="Times New Roman"/>
          <w:sz w:val="24"/>
          <w:szCs w:val="24"/>
        </w:rPr>
      </w:pPr>
    </w:p>
    <w:p w14:paraId="0244DCCF"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7257AA" wp14:editId="0A99D008">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D7A713" w14:textId="77777777" w:rsidR="00214DCF" w:rsidRDefault="00DB1F0E">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w:t>
      </w:r>
    </w:p>
    <w:p w14:paraId="3A314E62" w14:textId="77777777" w:rsidR="00DB1F0E" w:rsidRDefault="00DB1F0E">
      <w:pPr>
        <w:spacing w:line="480" w:lineRule="auto"/>
        <w:rPr>
          <w:rFonts w:ascii="Times New Roman" w:hAnsi="Times New Roman" w:cs="Times New Roman"/>
          <w:sz w:val="24"/>
          <w:szCs w:val="24"/>
        </w:rPr>
        <w:pPrChange w:id="321" w:author="JTT" w:date="2015-01-23T16:01:00Z">
          <w:pPr/>
        </w:pPrChange>
      </w:pPr>
      <w:r>
        <w:rPr>
          <w:rFonts w:ascii="Times New Roman" w:hAnsi="Times New Roman" w:cs="Times New Roman"/>
          <w:sz w:val="24"/>
          <w:szCs w:val="24"/>
        </w:rPr>
        <w:br w:type="page"/>
      </w:r>
    </w:p>
    <w:p w14:paraId="1098E537"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CE6A05" wp14:editId="0EC6149E">
            <wp:extent cx="2970000" cy="1486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0000" cy="1486800"/>
                    </a:xfrm>
                    <a:prstGeom prst="rect">
                      <a:avLst/>
                    </a:prstGeom>
                  </pic:spPr>
                </pic:pic>
              </a:graphicData>
            </a:graphic>
          </wp:inline>
        </w:drawing>
      </w:r>
    </w:p>
    <w:p w14:paraId="549E19C3" w14:textId="77777777" w:rsidR="00214DCF" w:rsidRDefault="00DB1F0E">
      <w:pPr>
        <w:spacing w:line="480" w:lineRule="auto"/>
        <w:rPr>
          <w:rFonts w:ascii="Times New Roman" w:hAnsi="Times New Roman" w:cs="Times New Roman"/>
          <w:sz w:val="24"/>
          <w:szCs w:val="24"/>
        </w:rPr>
        <w:pPrChange w:id="322" w:author="JTT" w:date="2015-01-23T16:01:00Z">
          <w:pPr/>
        </w:pPrChange>
      </w:pPr>
      <w:r>
        <w:rPr>
          <w:rFonts w:ascii="Times New Roman" w:hAnsi="Times New Roman" w:cs="Times New Roman"/>
          <w:sz w:val="24"/>
          <w:szCs w:val="24"/>
        </w:rPr>
        <w:t>Figure X</w:t>
      </w:r>
    </w:p>
    <w:p w14:paraId="504F432D" w14:textId="77777777" w:rsidR="00DB1F0E" w:rsidRPr="009C37AB" w:rsidRDefault="00DB1F0E">
      <w:pPr>
        <w:spacing w:line="480" w:lineRule="auto"/>
        <w:rPr>
          <w:rFonts w:ascii="Times New Roman" w:hAnsi="Times New Roman" w:cs="Times New Roman"/>
          <w:sz w:val="24"/>
          <w:szCs w:val="24"/>
        </w:rPr>
        <w:pPrChange w:id="323" w:author="JTT" w:date="2015-01-23T16:01:00Z">
          <w:pPr/>
        </w:pPrChange>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 w:author="JTT" w:date="2015-01-23T15:25:00Z" w:initials="JT">
    <w:p w14:paraId="36C99D69" w14:textId="144911AB" w:rsidR="00E22BF5" w:rsidRDefault="00E22BF5">
      <w:pPr>
        <w:pStyle w:val="CommentText"/>
      </w:pPr>
      <w:r>
        <w:rPr>
          <w:rStyle w:val="CommentReference"/>
        </w:rPr>
        <w:annotationRef/>
      </w:r>
      <w:r>
        <w:t>We need to make sure this has been converted throughout</w:t>
      </w:r>
    </w:p>
  </w:comment>
  <w:comment w:id="50" w:author="JTT" w:date="2015-01-23T15:25:00Z" w:initials="JT">
    <w:p w14:paraId="53E31937" w14:textId="4A4B3849" w:rsidR="00E22BF5" w:rsidRDefault="00E22BF5">
      <w:pPr>
        <w:pStyle w:val="CommentText"/>
      </w:pPr>
      <w:r>
        <w:rPr>
          <w:rStyle w:val="CommentReference"/>
        </w:rPr>
        <w:annotationRef/>
      </w:r>
      <w:r>
        <w:t>The principle here is to always try to introduce symbols using plain english before they first appear in an equation.</w:t>
      </w:r>
    </w:p>
  </w:comment>
  <w:comment w:id="68" w:author="JTT" w:date="2015-01-23T15:25:00Z" w:initials="JT">
    <w:p w14:paraId="77A7506A" w14:textId="68C4F5EE" w:rsidR="00E22BF5" w:rsidRDefault="00E22BF5">
      <w:pPr>
        <w:pStyle w:val="CommentText"/>
      </w:pPr>
      <w:r>
        <w:rPr>
          <w:rStyle w:val="CommentReference"/>
        </w:rPr>
        <w:annotationRef/>
      </w:r>
      <w:r>
        <w:t>I reserve italics for functionals (functions of functions)</w:t>
      </w:r>
    </w:p>
  </w:comment>
  <w:comment w:id="198" w:author="JTT" w:date="2015-01-23T15:34:00Z" w:initials="JT">
    <w:p w14:paraId="5F691BE1" w14:textId="67943206" w:rsidR="00E22BF5" w:rsidRDefault="00E22BF5">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199" w:author="darcy" w:date="2015-01-24T14:31:00Z" w:initials="d">
    <w:p w14:paraId="37D93CAF" w14:textId="4689E4F9" w:rsidR="00E22BF5" w:rsidRDefault="00E22BF5">
      <w:pPr>
        <w:pStyle w:val="CommentText"/>
      </w:pPr>
      <w:r>
        <w:rPr>
          <w:rStyle w:val="CommentReference"/>
        </w:rPr>
        <w:annotationRef/>
      </w:r>
      <w:r>
        <w:t>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Eqn 4 in this paper, to derive sd_obs</w:t>
      </w:r>
    </w:p>
  </w:comment>
  <w:comment w:id="200" w:author="JTT" w:date="2015-01-23T15:34:00Z" w:initials="JT">
    <w:p w14:paraId="68D06899" w14:textId="209C8D36" w:rsidR="00E22BF5" w:rsidRDefault="00E22BF5">
      <w:pPr>
        <w:pStyle w:val="CommentText"/>
      </w:pPr>
      <w:r>
        <w:rPr>
          <w:rStyle w:val="CommentReference"/>
        </w:rPr>
        <w:annotationRef/>
      </w:r>
      <w:r>
        <w:t>Again, we’ll want to present results in an annual time scale, and this should not be necessary given the rescaling I incorporated in Eq. 4 or whatever it was</w:t>
      </w:r>
    </w:p>
  </w:comment>
  <w:comment w:id="201" w:author="JTT" w:date="2015-01-23T15:35:00Z" w:initials="JT">
    <w:p w14:paraId="175FEF5F" w14:textId="32192774" w:rsidR="00E22BF5" w:rsidRDefault="00E22BF5">
      <w:pPr>
        <w:pStyle w:val="CommentText"/>
      </w:pPr>
      <w:r>
        <w:rPr>
          <w:rStyle w:val="CommentReference"/>
        </w:rPr>
        <w:annotationRef/>
      </w:r>
      <w:r>
        <w:t>I can’t decide if we should make our notation sex-specific from the beginning or not.  Any thoughts?</w:t>
      </w:r>
    </w:p>
  </w:comment>
  <w:comment w:id="203" w:author="JTT" w:date="2015-01-24T12:08:00Z" w:initials="JT">
    <w:p w14:paraId="65D9813F" w14:textId="319EE045" w:rsidR="00E22BF5" w:rsidRDefault="00E22BF5">
      <w:pPr>
        <w:pStyle w:val="CommentText"/>
      </w:pPr>
      <w:r>
        <w:rPr>
          <w:rStyle w:val="CommentReference"/>
        </w:rPr>
        <w:annotationRef/>
      </w:r>
      <w:r>
        <w:t>OK, I like your point.  Let’s keep sex-pooled notation in the methods, and just say we did sex-specific models in the case study and simulation methods sections</w:t>
      </w:r>
    </w:p>
  </w:comment>
  <w:comment w:id="202" w:author="darcy" w:date="2015-01-24T14:28:00Z" w:initials="d">
    <w:p w14:paraId="340E043F" w14:textId="5D68B125" w:rsidR="00E22BF5" w:rsidRDefault="00E22BF5">
      <w:pPr>
        <w:pStyle w:val="CommentText"/>
      </w:pPr>
      <w:r>
        <w:rPr>
          <w:rStyle w:val="CommentReference"/>
        </w:rPr>
        <w:annotationRef/>
      </w:r>
      <w:r>
        <w:t>Mmmm, it’s a hard one. In the intro I thought we were trying to keep things general, then drill down here…</w:t>
      </w:r>
    </w:p>
  </w:comment>
  <w:comment w:id="296" w:author="JTT" w:date="2015-01-23T15:25:00Z" w:initials="JT">
    <w:p w14:paraId="588E8855" w14:textId="77777777" w:rsidR="00E22BF5" w:rsidRDefault="00E22BF5">
      <w:pPr>
        <w:pStyle w:val="CommentText"/>
      </w:pPr>
      <w:r>
        <w:rPr>
          <w:rStyle w:val="CommentReference"/>
        </w:rPr>
        <w:annotationRef/>
      </w:r>
      <w:r>
        <w:t>Please complete this table</w:t>
      </w:r>
    </w:p>
  </w:comment>
  <w:comment w:id="301" w:author="JTT" w:date="2015-01-23T15:25:00Z" w:initials="JT">
    <w:p w14:paraId="4B86EE3E" w14:textId="33F92256" w:rsidR="00E22BF5" w:rsidRDefault="00E22BF5">
      <w:pPr>
        <w:pStyle w:val="CommentText"/>
      </w:pPr>
      <w:r>
        <w:rPr>
          <w:rStyle w:val="CommentReference"/>
        </w:rPr>
        <w:annotationRef/>
      </w:r>
      <w:r>
        <w:t>We’ll want to conver to units year^-1 rather than week^-1, reflecting the change I made in the Methods text, here and throughout the results figures and tables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C99D69" w15:done="0"/>
  <w15:commentEx w15:paraId="53E31937" w15:done="0"/>
  <w15:commentEx w15:paraId="77A7506A" w15:done="0"/>
  <w15:commentEx w15:paraId="61E44C2A" w15:done="0"/>
  <w15:commentEx w15:paraId="5F691BE1" w15:done="0"/>
  <w15:commentEx w15:paraId="37D93CAF" w15:paraIdParent="5F691BE1" w15:done="0"/>
  <w15:commentEx w15:paraId="68D06899" w15:done="0"/>
  <w15:commentEx w15:paraId="175FEF5F" w15:done="0"/>
  <w15:commentEx w15:paraId="340E043F" w15:paraIdParent="175FEF5F" w15:done="0"/>
  <w15:commentEx w15:paraId="588E8855" w15:done="0"/>
  <w15:commentEx w15:paraId="4B86EE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BF42EC" w14:textId="77777777" w:rsidR="00CA7DDB" w:rsidRDefault="00CA7DDB" w:rsidP="00D21621">
      <w:pPr>
        <w:spacing w:after="0" w:line="240" w:lineRule="auto"/>
      </w:pPr>
      <w:r>
        <w:separator/>
      </w:r>
    </w:p>
  </w:endnote>
  <w:endnote w:type="continuationSeparator" w:id="0">
    <w:p w14:paraId="69371741" w14:textId="77777777" w:rsidR="00CA7DDB" w:rsidRDefault="00CA7DDB"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605728"/>
      <w:docPartObj>
        <w:docPartGallery w:val="Page Numbers (Bottom of Page)"/>
        <w:docPartUnique/>
      </w:docPartObj>
    </w:sdtPr>
    <w:sdtContent>
      <w:p w14:paraId="4A4BC7A2" w14:textId="77777777" w:rsidR="00E22BF5" w:rsidRDefault="00E22BF5">
        <w:pPr>
          <w:pStyle w:val="Footer"/>
          <w:jc w:val="center"/>
        </w:pPr>
        <w:r>
          <w:fldChar w:fldCharType="begin"/>
        </w:r>
        <w:r>
          <w:instrText xml:space="preserve"> PAGE   \* MERGEFORMAT </w:instrText>
        </w:r>
        <w:r>
          <w:fldChar w:fldCharType="separate"/>
        </w:r>
        <w:r w:rsidR="009334DD">
          <w:rPr>
            <w:noProof/>
          </w:rPr>
          <w:t>13</w:t>
        </w:r>
        <w:r>
          <w:rPr>
            <w:noProof/>
          </w:rPr>
          <w:fldChar w:fldCharType="end"/>
        </w:r>
      </w:p>
    </w:sdtContent>
  </w:sdt>
  <w:p w14:paraId="5836647F" w14:textId="77777777" w:rsidR="00E22BF5" w:rsidRDefault="00E22B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B45472" w14:textId="77777777" w:rsidR="00CA7DDB" w:rsidRDefault="00CA7DDB" w:rsidP="00D21621">
      <w:pPr>
        <w:spacing w:after="0" w:line="240" w:lineRule="auto"/>
      </w:pPr>
      <w:r>
        <w:separator/>
      </w:r>
    </w:p>
  </w:footnote>
  <w:footnote w:type="continuationSeparator" w:id="0">
    <w:p w14:paraId="34C1A00B" w14:textId="77777777" w:rsidR="00CA7DDB" w:rsidRDefault="00CA7DDB"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ebber">
    <w15:presenceInfo w15:providerId="AD" w15:userId="S-1-5-21-2006794120-1690220639-2666707112-2331"/>
  </w15:person>
  <w15:person w15:author="darcy">
    <w15:presenceInfo w15:providerId="None" w15:userId="darc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insDel="0" w:formatting="0" w:inkAnnotations="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51BF5"/>
    <w:rsid w:val="000575B1"/>
    <w:rsid w:val="000621C9"/>
    <w:rsid w:val="00070308"/>
    <w:rsid w:val="000733CF"/>
    <w:rsid w:val="000746E4"/>
    <w:rsid w:val="00074E82"/>
    <w:rsid w:val="00075C75"/>
    <w:rsid w:val="000855AF"/>
    <w:rsid w:val="0009167D"/>
    <w:rsid w:val="00091C30"/>
    <w:rsid w:val="000A2422"/>
    <w:rsid w:val="000A5AF8"/>
    <w:rsid w:val="000B3664"/>
    <w:rsid w:val="000B6524"/>
    <w:rsid w:val="000B6B53"/>
    <w:rsid w:val="000C2236"/>
    <w:rsid w:val="000C2605"/>
    <w:rsid w:val="000C349A"/>
    <w:rsid w:val="000C7901"/>
    <w:rsid w:val="000D469E"/>
    <w:rsid w:val="000D48C7"/>
    <w:rsid w:val="000D54BF"/>
    <w:rsid w:val="000D7CE0"/>
    <w:rsid w:val="000D7E81"/>
    <w:rsid w:val="000D7EA5"/>
    <w:rsid w:val="000E230A"/>
    <w:rsid w:val="000E273D"/>
    <w:rsid w:val="000E44B5"/>
    <w:rsid w:val="000E512E"/>
    <w:rsid w:val="000E6639"/>
    <w:rsid w:val="000E777F"/>
    <w:rsid w:val="000F4402"/>
    <w:rsid w:val="00101F69"/>
    <w:rsid w:val="0010212C"/>
    <w:rsid w:val="00103DE1"/>
    <w:rsid w:val="00103F5A"/>
    <w:rsid w:val="001118E8"/>
    <w:rsid w:val="00111BF5"/>
    <w:rsid w:val="00122FC8"/>
    <w:rsid w:val="00130716"/>
    <w:rsid w:val="00133C54"/>
    <w:rsid w:val="001400CD"/>
    <w:rsid w:val="00141584"/>
    <w:rsid w:val="00147A67"/>
    <w:rsid w:val="00147DC4"/>
    <w:rsid w:val="00151660"/>
    <w:rsid w:val="00157581"/>
    <w:rsid w:val="00170526"/>
    <w:rsid w:val="00172E37"/>
    <w:rsid w:val="0017683B"/>
    <w:rsid w:val="00177179"/>
    <w:rsid w:val="001839A8"/>
    <w:rsid w:val="0018784A"/>
    <w:rsid w:val="001910E9"/>
    <w:rsid w:val="00192981"/>
    <w:rsid w:val="00193C97"/>
    <w:rsid w:val="001953FE"/>
    <w:rsid w:val="0019699F"/>
    <w:rsid w:val="00197871"/>
    <w:rsid w:val="001A3A8E"/>
    <w:rsid w:val="001B42E3"/>
    <w:rsid w:val="001B594F"/>
    <w:rsid w:val="001B751D"/>
    <w:rsid w:val="001C1FF3"/>
    <w:rsid w:val="001C3BA8"/>
    <w:rsid w:val="001C4ABE"/>
    <w:rsid w:val="001C6389"/>
    <w:rsid w:val="001C6BAD"/>
    <w:rsid w:val="001D4B5F"/>
    <w:rsid w:val="001D5B61"/>
    <w:rsid w:val="001D5C5A"/>
    <w:rsid w:val="001E733D"/>
    <w:rsid w:val="001E7A80"/>
    <w:rsid w:val="001F2C5D"/>
    <w:rsid w:val="001F3564"/>
    <w:rsid w:val="001F5B03"/>
    <w:rsid w:val="00201D26"/>
    <w:rsid w:val="00207CF0"/>
    <w:rsid w:val="002108D2"/>
    <w:rsid w:val="00211D58"/>
    <w:rsid w:val="00214DCF"/>
    <w:rsid w:val="00215572"/>
    <w:rsid w:val="00222EE1"/>
    <w:rsid w:val="002243BC"/>
    <w:rsid w:val="00230447"/>
    <w:rsid w:val="00231499"/>
    <w:rsid w:val="00233B1A"/>
    <w:rsid w:val="00235B0C"/>
    <w:rsid w:val="002400BB"/>
    <w:rsid w:val="0024242D"/>
    <w:rsid w:val="002425C8"/>
    <w:rsid w:val="0024310C"/>
    <w:rsid w:val="00244483"/>
    <w:rsid w:val="0024711E"/>
    <w:rsid w:val="00247B5D"/>
    <w:rsid w:val="00247CAC"/>
    <w:rsid w:val="00250422"/>
    <w:rsid w:val="00251190"/>
    <w:rsid w:val="002526DC"/>
    <w:rsid w:val="002648DA"/>
    <w:rsid w:val="00266774"/>
    <w:rsid w:val="00271160"/>
    <w:rsid w:val="00276006"/>
    <w:rsid w:val="0027649E"/>
    <w:rsid w:val="00284FCE"/>
    <w:rsid w:val="00285C62"/>
    <w:rsid w:val="0029591B"/>
    <w:rsid w:val="00296287"/>
    <w:rsid w:val="00297EDF"/>
    <w:rsid w:val="002A0128"/>
    <w:rsid w:val="002A3F7F"/>
    <w:rsid w:val="002A6000"/>
    <w:rsid w:val="002B4908"/>
    <w:rsid w:val="002C5016"/>
    <w:rsid w:val="002C582E"/>
    <w:rsid w:val="002C6717"/>
    <w:rsid w:val="002E0656"/>
    <w:rsid w:val="002E4768"/>
    <w:rsid w:val="002E7AC8"/>
    <w:rsid w:val="002F5E19"/>
    <w:rsid w:val="002F7FA1"/>
    <w:rsid w:val="00302FC2"/>
    <w:rsid w:val="00307F62"/>
    <w:rsid w:val="00311ECD"/>
    <w:rsid w:val="00321705"/>
    <w:rsid w:val="00322CBE"/>
    <w:rsid w:val="0032434D"/>
    <w:rsid w:val="0033736C"/>
    <w:rsid w:val="00341937"/>
    <w:rsid w:val="00347984"/>
    <w:rsid w:val="0035468C"/>
    <w:rsid w:val="0035645B"/>
    <w:rsid w:val="00374476"/>
    <w:rsid w:val="0037498F"/>
    <w:rsid w:val="00374F6C"/>
    <w:rsid w:val="003767B6"/>
    <w:rsid w:val="0038027B"/>
    <w:rsid w:val="0038117F"/>
    <w:rsid w:val="003819DE"/>
    <w:rsid w:val="003827F9"/>
    <w:rsid w:val="0039115C"/>
    <w:rsid w:val="003914E0"/>
    <w:rsid w:val="00396C45"/>
    <w:rsid w:val="003A28BE"/>
    <w:rsid w:val="003A2EDF"/>
    <w:rsid w:val="003A3279"/>
    <w:rsid w:val="003B1F46"/>
    <w:rsid w:val="003B2E52"/>
    <w:rsid w:val="003B2E6A"/>
    <w:rsid w:val="003B31E8"/>
    <w:rsid w:val="003C00F6"/>
    <w:rsid w:val="003C0181"/>
    <w:rsid w:val="003C1225"/>
    <w:rsid w:val="003C6CBA"/>
    <w:rsid w:val="003D5855"/>
    <w:rsid w:val="003F7199"/>
    <w:rsid w:val="004009B8"/>
    <w:rsid w:val="00404A48"/>
    <w:rsid w:val="00407481"/>
    <w:rsid w:val="004213C9"/>
    <w:rsid w:val="00421673"/>
    <w:rsid w:val="00422C0C"/>
    <w:rsid w:val="00423124"/>
    <w:rsid w:val="00424CBA"/>
    <w:rsid w:val="00427A8C"/>
    <w:rsid w:val="004319AD"/>
    <w:rsid w:val="004471DE"/>
    <w:rsid w:val="004553AA"/>
    <w:rsid w:val="00460E50"/>
    <w:rsid w:val="00461660"/>
    <w:rsid w:val="00462A77"/>
    <w:rsid w:val="00465CB9"/>
    <w:rsid w:val="00465E37"/>
    <w:rsid w:val="00466C63"/>
    <w:rsid w:val="004732A0"/>
    <w:rsid w:val="0047554C"/>
    <w:rsid w:val="00477473"/>
    <w:rsid w:val="004850C6"/>
    <w:rsid w:val="004908BD"/>
    <w:rsid w:val="00491E8E"/>
    <w:rsid w:val="00497E1D"/>
    <w:rsid w:val="004A1004"/>
    <w:rsid w:val="004A1830"/>
    <w:rsid w:val="004A6E32"/>
    <w:rsid w:val="004B1687"/>
    <w:rsid w:val="004B1E6C"/>
    <w:rsid w:val="004B31C6"/>
    <w:rsid w:val="004C2243"/>
    <w:rsid w:val="004C2630"/>
    <w:rsid w:val="004C4757"/>
    <w:rsid w:val="004C5532"/>
    <w:rsid w:val="004C72ED"/>
    <w:rsid w:val="004D0B4A"/>
    <w:rsid w:val="004D2C4A"/>
    <w:rsid w:val="004D73DC"/>
    <w:rsid w:val="004E2A0B"/>
    <w:rsid w:val="004E4108"/>
    <w:rsid w:val="004E6298"/>
    <w:rsid w:val="004F1037"/>
    <w:rsid w:val="004F7C37"/>
    <w:rsid w:val="005025EE"/>
    <w:rsid w:val="00507964"/>
    <w:rsid w:val="005104DC"/>
    <w:rsid w:val="00520F3F"/>
    <w:rsid w:val="00523628"/>
    <w:rsid w:val="005457E2"/>
    <w:rsid w:val="00546EC1"/>
    <w:rsid w:val="00550A9A"/>
    <w:rsid w:val="00557AA1"/>
    <w:rsid w:val="005602ED"/>
    <w:rsid w:val="00570D16"/>
    <w:rsid w:val="00572C51"/>
    <w:rsid w:val="00573322"/>
    <w:rsid w:val="005745C0"/>
    <w:rsid w:val="005779DB"/>
    <w:rsid w:val="00577B8B"/>
    <w:rsid w:val="00581C85"/>
    <w:rsid w:val="00583292"/>
    <w:rsid w:val="00584E95"/>
    <w:rsid w:val="00587399"/>
    <w:rsid w:val="005947B5"/>
    <w:rsid w:val="005A4504"/>
    <w:rsid w:val="005A47AA"/>
    <w:rsid w:val="005B705A"/>
    <w:rsid w:val="005C081F"/>
    <w:rsid w:val="005C15FC"/>
    <w:rsid w:val="005C518B"/>
    <w:rsid w:val="005C6FB0"/>
    <w:rsid w:val="005E3599"/>
    <w:rsid w:val="005F4D7C"/>
    <w:rsid w:val="005F533B"/>
    <w:rsid w:val="0060060B"/>
    <w:rsid w:val="006024D6"/>
    <w:rsid w:val="00605588"/>
    <w:rsid w:val="00606B2E"/>
    <w:rsid w:val="00611502"/>
    <w:rsid w:val="00613C92"/>
    <w:rsid w:val="006170A6"/>
    <w:rsid w:val="00620775"/>
    <w:rsid w:val="00626350"/>
    <w:rsid w:val="00634CE3"/>
    <w:rsid w:val="00637679"/>
    <w:rsid w:val="006422CA"/>
    <w:rsid w:val="00652704"/>
    <w:rsid w:val="006527AD"/>
    <w:rsid w:val="006548B2"/>
    <w:rsid w:val="00655AED"/>
    <w:rsid w:val="00657CB4"/>
    <w:rsid w:val="00672EE4"/>
    <w:rsid w:val="006815FB"/>
    <w:rsid w:val="00683C7E"/>
    <w:rsid w:val="00684E7C"/>
    <w:rsid w:val="00695F7A"/>
    <w:rsid w:val="006A7091"/>
    <w:rsid w:val="006A7633"/>
    <w:rsid w:val="006B598A"/>
    <w:rsid w:val="006C0AE3"/>
    <w:rsid w:val="006C48E3"/>
    <w:rsid w:val="006D0082"/>
    <w:rsid w:val="006D0BF6"/>
    <w:rsid w:val="006D5165"/>
    <w:rsid w:val="006D67B2"/>
    <w:rsid w:val="006D7AFB"/>
    <w:rsid w:val="006E2633"/>
    <w:rsid w:val="006E7D01"/>
    <w:rsid w:val="006F0985"/>
    <w:rsid w:val="006F6432"/>
    <w:rsid w:val="00701A4B"/>
    <w:rsid w:val="00702AE4"/>
    <w:rsid w:val="007034F9"/>
    <w:rsid w:val="0070458D"/>
    <w:rsid w:val="00706F6D"/>
    <w:rsid w:val="00711318"/>
    <w:rsid w:val="00717920"/>
    <w:rsid w:val="007233F4"/>
    <w:rsid w:val="00723CCB"/>
    <w:rsid w:val="00726AF6"/>
    <w:rsid w:val="00732B0D"/>
    <w:rsid w:val="00733167"/>
    <w:rsid w:val="007360A0"/>
    <w:rsid w:val="00741AEA"/>
    <w:rsid w:val="00743673"/>
    <w:rsid w:val="007476FC"/>
    <w:rsid w:val="007513F7"/>
    <w:rsid w:val="00752FAC"/>
    <w:rsid w:val="00772D9F"/>
    <w:rsid w:val="00772E4B"/>
    <w:rsid w:val="0077377F"/>
    <w:rsid w:val="007773A0"/>
    <w:rsid w:val="00793365"/>
    <w:rsid w:val="00795CB0"/>
    <w:rsid w:val="007A0F09"/>
    <w:rsid w:val="007A13BB"/>
    <w:rsid w:val="007A2E69"/>
    <w:rsid w:val="007A2F00"/>
    <w:rsid w:val="007A5137"/>
    <w:rsid w:val="007A7191"/>
    <w:rsid w:val="007B64AA"/>
    <w:rsid w:val="007C3CFB"/>
    <w:rsid w:val="007C7FCD"/>
    <w:rsid w:val="007D4BAD"/>
    <w:rsid w:val="007F3AEA"/>
    <w:rsid w:val="0080001A"/>
    <w:rsid w:val="00800D3D"/>
    <w:rsid w:val="00801518"/>
    <w:rsid w:val="00804B23"/>
    <w:rsid w:val="00806E4F"/>
    <w:rsid w:val="008100AA"/>
    <w:rsid w:val="00812728"/>
    <w:rsid w:val="008132F5"/>
    <w:rsid w:val="00814F05"/>
    <w:rsid w:val="00817B08"/>
    <w:rsid w:val="00827467"/>
    <w:rsid w:val="00827676"/>
    <w:rsid w:val="00831FF0"/>
    <w:rsid w:val="008374FC"/>
    <w:rsid w:val="00840BBD"/>
    <w:rsid w:val="008411C1"/>
    <w:rsid w:val="00842DDE"/>
    <w:rsid w:val="00853016"/>
    <w:rsid w:val="008532F6"/>
    <w:rsid w:val="008574DE"/>
    <w:rsid w:val="00861AFB"/>
    <w:rsid w:val="00870ACE"/>
    <w:rsid w:val="008717A7"/>
    <w:rsid w:val="0087348C"/>
    <w:rsid w:val="00875F14"/>
    <w:rsid w:val="0088056C"/>
    <w:rsid w:val="0088078F"/>
    <w:rsid w:val="0089043B"/>
    <w:rsid w:val="00890EE0"/>
    <w:rsid w:val="008959AA"/>
    <w:rsid w:val="00896BD0"/>
    <w:rsid w:val="00897842"/>
    <w:rsid w:val="008A1964"/>
    <w:rsid w:val="008A1CDC"/>
    <w:rsid w:val="008A4362"/>
    <w:rsid w:val="008A49FF"/>
    <w:rsid w:val="008A67B1"/>
    <w:rsid w:val="008A76DE"/>
    <w:rsid w:val="008B5C34"/>
    <w:rsid w:val="008C612C"/>
    <w:rsid w:val="008C7712"/>
    <w:rsid w:val="008D1B58"/>
    <w:rsid w:val="008D1ECE"/>
    <w:rsid w:val="008D1EF6"/>
    <w:rsid w:val="008D29C2"/>
    <w:rsid w:val="008D7D8C"/>
    <w:rsid w:val="008E1438"/>
    <w:rsid w:val="008E2586"/>
    <w:rsid w:val="008E499E"/>
    <w:rsid w:val="008E5E33"/>
    <w:rsid w:val="008E7084"/>
    <w:rsid w:val="008E7432"/>
    <w:rsid w:val="008F76EB"/>
    <w:rsid w:val="0090245F"/>
    <w:rsid w:val="00902509"/>
    <w:rsid w:val="00902C41"/>
    <w:rsid w:val="00907D48"/>
    <w:rsid w:val="00922696"/>
    <w:rsid w:val="009231A6"/>
    <w:rsid w:val="009250DC"/>
    <w:rsid w:val="00927FCE"/>
    <w:rsid w:val="00932F28"/>
    <w:rsid w:val="009334DD"/>
    <w:rsid w:val="0093784C"/>
    <w:rsid w:val="00940E38"/>
    <w:rsid w:val="00942591"/>
    <w:rsid w:val="00943808"/>
    <w:rsid w:val="00943A64"/>
    <w:rsid w:val="00946148"/>
    <w:rsid w:val="0095033F"/>
    <w:rsid w:val="00950562"/>
    <w:rsid w:val="00954F5B"/>
    <w:rsid w:val="00963A47"/>
    <w:rsid w:val="009738B0"/>
    <w:rsid w:val="009841E5"/>
    <w:rsid w:val="00984AF4"/>
    <w:rsid w:val="0098629A"/>
    <w:rsid w:val="00996A1F"/>
    <w:rsid w:val="009A66F1"/>
    <w:rsid w:val="009A70B4"/>
    <w:rsid w:val="009B3149"/>
    <w:rsid w:val="009B583F"/>
    <w:rsid w:val="009C07ED"/>
    <w:rsid w:val="009C0ED4"/>
    <w:rsid w:val="009C37AB"/>
    <w:rsid w:val="009C6B60"/>
    <w:rsid w:val="009D73B8"/>
    <w:rsid w:val="009E001B"/>
    <w:rsid w:val="009F5FBA"/>
    <w:rsid w:val="009F6A06"/>
    <w:rsid w:val="009F7A92"/>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56083"/>
    <w:rsid w:val="00A60FF5"/>
    <w:rsid w:val="00A6397F"/>
    <w:rsid w:val="00A72B89"/>
    <w:rsid w:val="00A74C42"/>
    <w:rsid w:val="00A7522C"/>
    <w:rsid w:val="00A83F48"/>
    <w:rsid w:val="00A8413F"/>
    <w:rsid w:val="00A9144C"/>
    <w:rsid w:val="00A94EC6"/>
    <w:rsid w:val="00AA0DA9"/>
    <w:rsid w:val="00AA1E34"/>
    <w:rsid w:val="00AB2A7D"/>
    <w:rsid w:val="00AC73C3"/>
    <w:rsid w:val="00AC7ED2"/>
    <w:rsid w:val="00AD5176"/>
    <w:rsid w:val="00AD67A3"/>
    <w:rsid w:val="00AE3F42"/>
    <w:rsid w:val="00AF1880"/>
    <w:rsid w:val="00B06918"/>
    <w:rsid w:val="00B06A56"/>
    <w:rsid w:val="00B0776F"/>
    <w:rsid w:val="00B133A3"/>
    <w:rsid w:val="00B147D2"/>
    <w:rsid w:val="00B16741"/>
    <w:rsid w:val="00B2376A"/>
    <w:rsid w:val="00B27000"/>
    <w:rsid w:val="00B344A8"/>
    <w:rsid w:val="00B3704B"/>
    <w:rsid w:val="00B4376C"/>
    <w:rsid w:val="00B466AE"/>
    <w:rsid w:val="00B54B63"/>
    <w:rsid w:val="00B55267"/>
    <w:rsid w:val="00B66D5E"/>
    <w:rsid w:val="00B675AC"/>
    <w:rsid w:val="00B711EC"/>
    <w:rsid w:val="00B723C3"/>
    <w:rsid w:val="00B73886"/>
    <w:rsid w:val="00B73CF0"/>
    <w:rsid w:val="00B7420B"/>
    <w:rsid w:val="00B827F8"/>
    <w:rsid w:val="00B8286D"/>
    <w:rsid w:val="00B8752F"/>
    <w:rsid w:val="00B949E5"/>
    <w:rsid w:val="00B94CBC"/>
    <w:rsid w:val="00B95C8C"/>
    <w:rsid w:val="00BA4710"/>
    <w:rsid w:val="00BA6D31"/>
    <w:rsid w:val="00BB132F"/>
    <w:rsid w:val="00BB44CF"/>
    <w:rsid w:val="00BC432C"/>
    <w:rsid w:val="00BC4B5E"/>
    <w:rsid w:val="00BC79C3"/>
    <w:rsid w:val="00BD76DE"/>
    <w:rsid w:val="00BD775D"/>
    <w:rsid w:val="00BE305A"/>
    <w:rsid w:val="00BE3F76"/>
    <w:rsid w:val="00BE7622"/>
    <w:rsid w:val="00BF1361"/>
    <w:rsid w:val="00BF2E13"/>
    <w:rsid w:val="00BF647D"/>
    <w:rsid w:val="00C03356"/>
    <w:rsid w:val="00C03A00"/>
    <w:rsid w:val="00C0584E"/>
    <w:rsid w:val="00C05994"/>
    <w:rsid w:val="00C06676"/>
    <w:rsid w:val="00C10767"/>
    <w:rsid w:val="00C15D05"/>
    <w:rsid w:val="00C173F8"/>
    <w:rsid w:val="00C17515"/>
    <w:rsid w:val="00C24727"/>
    <w:rsid w:val="00C40FF2"/>
    <w:rsid w:val="00C41D0B"/>
    <w:rsid w:val="00C62558"/>
    <w:rsid w:val="00C63890"/>
    <w:rsid w:val="00C670D8"/>
    <w:rsid w:val="00C7025B"/>
    <w:rsid w:val="00C726CF"/>
    <w:rsid w:val="00C814FD"/>
    <w:rsid w:val="00C84B1E"/>
    <w:rsid w:val="00C85D9B"/>
    <w:rsid w:val="00C8648B"/>
    <w:rsid w:val="00C91ECF"/>
    <w:rsid w:val="00C93C83"/>
    <w:rsid w:val="00C97048"/>
    <w:rsid w:val="00CA2ADD"/>
    <w:rsid w:val="00CA744D"/>
    <w:rsid w:val="00CA7DDB"/>
    <w:rsid w:val="00CB02C9"/>
    <w:rsid w:val="00CB43F1"/>
    <w:rsid w:val="00CB44C6"/>
    <w:rsid w:val="00CB496A"/>
    <w:rsid w:val="00CB6F4F"/>
    <w:rsid w:val="00CB760B"/>
    <w:rsid w:val="00CC5B6B"/>
    <w:rsid w:val="00CC7A52"/>
    <w:rsid w:val="00CD12C3"/>
    <w:rsid w:val="00CD5D58"/>
    <w:rsid w:val="00CE13FE"/>
    <w:rsid w:val="00CE3790"/>
    <w:rsid w:val="00CE6E8D"/>
    <w:rsid w:val="00CF0504"/>
    <w:rsid w:val="00CF175A"/>
    <w:rsid w:val="00CF1B2A"/>
    <w:rsid w:val="00CF3B4C"/>
    <w:rsid w:val="00CF5747"/>
    <w:rsid w:val="00D00F77"/>
    <w:rsid w:val="00D018E5"/>
    <w:rsid w:val="00D05E15"/>
    <w:rsid w:val="00D072D1"/>
    <w:rsid w:val="00D07864"/>
    <w:rsid w:val="00D10A54"/>
    <w:rsid w:val="00D10D2B"/>
    <w:rsid w:val="00D13B15"/>
    <w:rsid w:val="00D141B9"/>
    <w:rsid w:val="00D17015"/>
    <w:rsid w:val="00D21621"/>
    <w:rsid w:val="00D252FF"/>
    <w:rsid w:val="00D254A6"/>
    <w:rsid w:val="00D269B9"/>
    <w:rsid w:val="00D27F19"/>
    <w:rsid w:val="00D30258"/>
    <w:rsid w:val="00D32788"/>
    <w:rsid w:val="00D34870"/>
    <w:rsid w:val="00D34BEE"/>
    <w:rsid w:val="00D34D60"/>
    <w:rsid w:val="00D36A7B"/>
    <w:rsid w:val="00D5340D"/>
    <w:rsid w:val="00D53FFE"/>
    <w:rsid w:val="00D66CB2"/>
    <w:rsid w:val="00D77D56"/>
    <w:rsid w:val="00D82E23"/>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5DB4"/>
    <w:rsid w:val="00DB676E"/>
    <w:rsid w:val="00DC11C2"/>
    <w:rsid w:val="00DC613A"/>
    <w:rsid w:val="00DC680B"/>
    <w:rsid w:val="00DC6BF5"/>
    <w:rsid w:val="00DC7715"/>
    <w:rsid w:val="00DD66F8"/>
    <w:rsid w:val="00DE639A"/>
    <w:rsid w:val="00DE6A76"/>
    <w:rsid w:val="00DF2EF2"/>
    <w:rsid w:val="00DF3C5E"/>
    <w:rsid w:val="00DF3FA8"/>
    <w:rsid w:val="00DF4D0D"/>
    <w:rsid w:val="00DF5788"/>
    <w:rsid w:val="00E009B9"/>
    <w:rsid w:val="00E05DC9"/>
    <w:rsid w:val="00E0608F"/>
    <w:rsid w:val="00E20BAE"/>
    <w:rsid w:val="00E22BF5"/>
    <w:rsid w:val="00E23E0C"/>
    <w:rsid w:val="00E32B44"/>
    <w:rsid w:val="00E34336"/>
    <w:rsid w:val="00E40C58"/>
    <w:rsid w:val="00E40F2B"/>
    <w:rsid w:val="00E4160B"/>
    <w:rsid w:val="00E503C0"/>
    <w:rsid w:val="00E51C92"/>
    <w:rsid w:val="00E51F89"/>
    <w:rsid w:val="00E52B9B"/>
    <w:rsid w:val="00E52D78"/>
    <w:rsid w:val="00E54330"/>
    <w:rsid w:val="00E54769"/>
    <w:rsid w:val="00E70A9F"/>
    <w:rsid w:val="00E7149C"/>
    <w:rsid w:val="00E74C9E"/>
    <w:rsid w:val="00E76581"/>
    <w:rsid w:val="00E80F51"/>
    <w:rsid w:val="00E84EBE"/>
    <w:rsid w:val="00E90ECD"/>
    <w:rsid w:val="00E91063"/>
    <w:rsid w:val="00E92231"/>
    <w:rsid w:val="00E9478D"/>
    <w:rsid w:val="00E94B6C"/>
    <w:rsid w:val="00E95BC6"/>
    <w:rsid w:val="00E96556"/>
    <w:rsid w:val="00EA21F1"/>
    <w:rsid w:val="00EA284B"/>
    <w:rsid w:val="00EA3D66"/>
    <w:rsid w:val="00EA6722"/>
    <w:rsid w:val="00EB0951"/>
    <w:rsid w:val="00EB0C11"/>
    <w:rsid w:val="00EB46D1"/>
    <w:rsid w:val="00EC021A"/>
    <w:rsid w:val="00EC1BDC"/>
    <w:rsid w:val="00EC1D64"/>
    <w:rsid w:val="00ED1059"/>
    <w:rsid w:val="00EE26BF"/>
    <w:rsid w:val="00EE483D"/>
    <w:rsid w:val="00EF2360"/>
    <w:rsid w:val="00F02008"/>
    <w:rsid w:val="00F03978"/>
    <w:rsid w:val="00F0611C"/>
    <w:rsid w:val="00F073E4"/>
    <w:rsid w:val="00F12CA2"/>
    <w:rsid w:val="00F1568A"/>
    <w:rsid w:val="00F16B4C"/>
    <w:rsid w:val="00F17AE7"/>
    <w:rsid w:val="00F2106D"/>
    <w:rsid w:val="00F25992"/>
    <w:rsid w:val="00F26455"/>
    <w:rsid w:val="00F35846"/>
    <w:rsid w:val="00F44E62"/>
    <w:rsid w:val="00F52ABC"/>
    <w:rsid w:val="00F60FAC"/>
    <w:rsid w:val="00F6411C"/>
    <w:rsid w:val="00F641C0"/>
    <w:rsid w:val="00F65279"/>
    <w:rsid w:val="00F65E40"/>
    <w:rsid w:val="00F71B08"/>
    <w:rsid w:val="00F757E8"/>
    <w:rsid w:val="00F779D1"/>
    <w:rsid w:val="00F8200B"/>
    <w:rsid w:val="00F84221"/>
    <w:rsid w:val="00F85DD6"/>
    <w:rsid w:val="00F92765"/>
    <w:rsid w:val="00F9289D"/>
    <w:rsid w:val="00FA01CA"/>
    <w:rsid w:val="00FA12C7"/>
    <w:rsid w:val="00FA313D"/>
    <w:rsid w:val="00FB1785"/>
    <w:rsid w:val="00FB17A0"/>
    <w:rsid w:val="00FB79BF"/>
    <w:rsid w:val="00FC052D"/>
    <w:rsid w:val="00FC5D92"/>
    <w:rsid w:val="00FC682C"/>
    <w:rsid w:val="00FC7639"/>
    <w:rsid w:val="00FD1B8A"/>
    <w:rsid w:val="00FD7A35"/>
    <w:rsid w:val="00FE0EF2"/>
    <w:rsid w:val="00FE2138"/>
    <w:rsid w:val="00FF2CB8"/>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quantifish/TagGrowth"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kaskr/adcomp"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98CA47-FE35-42AF-8EA0-A61EE58D2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33</Pages>
  <Words>8645</Words>
  <Characters>49282</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JTT</cp:lastModifiedBy>
  <cp:revision>18</cp:revision>
  <dcterms:created xsi:type="dcterms:W3CDTF">2015-01-23T23:16:00Z</dcterms:created>
  <dcterms:modified xsi:type="dcterms:W3CDTF">2015-01-24T21:25:00Z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