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6C6F9A16" w:rsidR="00C54E6E" w:rsidRDefault="0052594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this study, we </w:t>
      </w:r>
      <w:r w:rsidR="00C54E6E">
        <w:rPr>
          <w:rFonts w:ascii="Times New Roman" w:hAnsi="Times New Roman" w:cs="Times New Roman"/>
          <w:sz w:val="24"/>
          <w:szCs w:val="24"/>
        </w:rPr>
        <w:t>have explicitly modeled multiple sources of variability in growth rates</w:t>
      </w:r>
      <w:r w:rsidR="00DB1D55">
        <w:rPr>
          <w:rFonts w:ascii="Times New Roman" w:hAnsi="Times New Roman" w:cs="Times New Roman"/>
          <w:sz w:val="24"/>
          <w:szCs w:val="24"/>
        </w:rPr>
        <w:t xml:space="preserve"> in a wild marine population</w:t>
      </w:r>
      <w:r w:rsidR="00D043BF">
        <w:rPr>
          <w:rFonts w:ascii="Times New Roman" w:hAnsi="Times New Roman" w:cs="Times New Roman"/>
          <w:sz w:val="24"/>
          <w:szCs w:val="24"/>
        </w:rPr>
        <w:t xml:space="preserve"> of Antarctic </w:t>
      </w:r>
      <w:proofErr w:type="spellStart"/>
      <w:r w:rsidR="00D043BF">
        <w:rPr>
          <w:rFonts w:ascii="Times New Roman" w:hAnsi="Times New Roman" w:cs="Times New Roman"/>
          <w:sz w:val="24"/>
          <w:szCs w:val="24"/>
        </w:rPr>
        <w:t>toothfish</w:t>
      </w:r>
      <w:proofErr w:type="spellEnd"/>
      <w:r w:rsidR="00D043BF">
        <w:rPr>
          <w:rFonts w:ascii="Times New Roman" w:hAnsi="Times New Roman" w:cs="Times New Roman"/>
          <w:sz w:val="24"/>
          <w:szCs w:val="24"/>
        </w:rPr>
        <w:t xml:space="preserve"> </w:t>
      </w:r>
      <w:r w:rsidR="00D043BF" w:rsidRPr="009C37AB">
        <w:rPr>
          <w:rFonts w:ascii="Times New Roman" w:hAnsi="Times New Roman" w:cs="Times New Roman"/>
          <w:sz w:val="24"/>
          <w:szCs w:val="24"/>
        </w:rPr>
        <w:t>(</w:t>
      </w:r>
      <w:proofErr w:type="spellStart"/>
      <w:r w:rsidR="00D043BF">
        <w:rPr>
          <w:rFonts w:ascii="Times New Roman" w:hAnsi="Times New Roman" w:cs="Times New Roman"/>
          <w:i/>
          <w:sz w:val="24"/>
          <w:szCs w:val="24"/>
        </w:rPr>
        <w:t>Dissostichus</w:t>
      </w:r>
      <w:proofErr w:type="spellEnd"/>
      <w:r w:rsidR="00D043BF">
        <w:rPr>
          <w:rFonts w:ascii="Times New Roman" w:hAnsi="Times New Roman" w:cs="Times New Roman"/>
          <w:i/>
          <w:sz w:val="24"/>
          <w:szCs w:val="24"/>
        </w:rPr>
        <w:t xml:space="preserve"> </w:t>
      </w:r>
      <w:proofErr w:type="spellStart"/>
      <w:r w:rsidR="00D043BF">
        <w:rPr>
          <w:rFonts w:ascii="Times New Roman" w:hAnsi="Times New Roman" w:cs="Times New Roman"/>
          <w:i/>
          <w:sz w:val="24"/>
          <w:szCs w:val="24"/>
        </w:rPr>
        <w:t>mawsoni</w:t>
      </w:r>
      <w:proofErr w:type="spellEnd"/>
      <w:r w:rsidR="00D043BF" w:rsidRPr="009C37AB">
        <w:rPr>
          <w:rFonts w:ascii="Times New Roman" w:hAnsi="Times New Roman" w:cs="Times New Roman"/>
          <w:sz w:val="24"/>
          <w:szCs w:val="24"/>
        </w:rPr>
        <w:t>)</w:t>
      </w:r>
      <w:r w:rsidR="00D043BF">
        <w:rPr>
          <w:rFonts w:ascii="Times New Roman" w:hAnsi="Times New Roman" w:cs="Times New Roman"/>
          <w:sz w:val="24"/>
          <w:szCs w:val="24"/>
        </w:rPr>
        <w:t xml:space="preserve"> in the Ross Sea</w:t>
      </w:r>
      <w:r w:rsidR="00C54E6E">
        <w:rPr>
          <w:rFonts w:ascii="Times New Roman" w:hAnsi="Times New Roman" w:cs="Times New Roman"/>
          <w:sz w:val="24"/>
          <w:szCs w:val="24"/>
        </w:rPr>
        <w:t xml:space="preserve">.  Our model </w:t>
      </w:r>
      <w:r>
        <w:rPr>
          <w:rFonts w:ascii="Times New Roman" w:hAnsi="Times New Roman" w:cs="Times New Roman"/>
          <w:sz w:val="24"/>
          <w:szCs w:val="24"/>
        </w:rPr>
        <w:t>incorporate</w:t>
      </w:r>
      <w:r w:rsidR="00C54E6E">
        <w:rPr>
          <w:rFonts w:ascii="Times New Roman" w:hAnsi="Times New Roman" w:cs="Times New Roman"/>
          <w:sz w:val="24"/>
          <w:szCs w:val="24"/>
        </w:rPr>
        <w:t>s</w:t>
      </w:r>
      <w:r>
        <w:rPr>
          <w:rFonts w:ascii="Times New Roman" w:hAnsi="Times New Roman" w:cs="Times New Roman"/>
          <w:sz w:val="24"/>
          <w:szCs w:val="24"/>
        </w:rPr>
        <w:t xml:space="preserve"> sex-specific differences in growth rates, </w:t>
      </w:r>
      <w:r w:rsidR="00BD25B3">
        <w:rPr>
          <w:rFonts w:ascii="Times New Roman" w:hAnsi="Times New Roman" w:cs="Times New Roman"/>
          <w:sz w:val="24"/>
          <w:szCs w:val="24"/>
        </w:rPr>
        <w:t>along with</w:t>
      </w:r>
      <w:r w:rsidR="00C54E6E">
        <w:rPr>
          <w:rFonts w:ascii="Times New Roman" w:hAnsi="Times New Roman" w:cs="Times New Roman"/>
          <w:sz w:val="24"/>
          <w:szCs w:val="24"/>
        </w:rPr>
        <w:t xml:space="preserve"> persistent, temporal, and residual variation</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w:t>
      </w:r>
      <w:ins w:id="1" w:author="Darcy Webber" w:date="2015-02-11T12:17:00Z">
        <w:r w:rsidR="00D30472">
          <w:rPr>
            <w:rFonts w:ascii="Times New Roman" w:hAnsi="Times New Roman" w:cs="Times New Roman"/>
            <w:sz w:val="24"/>
            <w:szCs w:val="24"/>
          </w:rPr>
          <w:t xml:space="preserve"> and validated using a simulation study</w:t>
        </w:r>
      </w:ins>
      <w:r w:rsidR="00BD25B3">
        <w:rPr>
          <w:rFonts w:ascii="Times New Roman" w:hAnsi="Times New Roman" w:cs="Times New Roman"/>
          <w:sz w:val="24"/>
          <w:szCs w:val="24"/>
        </w:rPr>
        <w:t>.  The code is distributed as a publicly available package in the R statistical environment.</w:t>
      </w:r>
      <w:r w:rsidR="009935C6">
        <w:rPr>
          <w:rFonts w:ascii="Times New Roman" w:hAnsi="Times New Roman" w:cs="Times New Roman"/>
          <w:sz w:val="24"/>
          <w:szCs w:val="24"/>
        </w:rPr>
        <w:t xml:space="preserve">  </w:t>
      </w:r>
      <w:ins w:id="2" w:author="Darcy Webber" w:date="2015-02-16T14:46:00Z">
        <w:r w:rsidR="00C202D7">
          <w:rPr>
            <w:rFonts w:ascii="Times New Roman" w:hAnsi="Times New Roman" w:cs="Times New Roman"/>
            <w:sz w:val="24"/>
            <w:szCs w:val="24"/>
          </w:rPr>
          <w:t>Using these data, we show that we can successfully fit models that account for multiple sources or variation in growth.  These models suggest that variation among individuals accounts for up to half of the total variability in this species.  A simulation study suggests that the parameters estimated in these models are unbiased.</w:t>
        </w:r>
      </w:ins>
      <w:del w:id="3" w:author="Darcy Webber" w:date="2015-02-16T14:46:00Z">
        <w:r w:rsidR="009935C6" w:rsidRPr="00484C5B" w:rsidDel="00C202D7">
          <w:rPr>
            <w:rFonts w:ascii="Times New Roman" w:hAnsi="Times New Roman" w:cs="Times New Roman"/>
            <w:sz w:val="24"/>
            <w:szCs w:val="24"/>
            <w:highlight w:val="yellow"/>
          </w:rPr>
          <w:delText>Toothfish were found to…</w:delText>
        </w:r>
      </w:del>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6F9CF60F"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time-varying growth; random</w:t>
      </w:r>
      <w:r w:rsidR="00B45861">
        <w:rPr>
          <w:rFonts w:ascii="Times New Roman" w:hAnsi="Times New Roman" w:cs="Times New Roman"/>
          <w:sz w:val="24"/>
          <w:szCs w:val="24"/>
        </w:rPr>
        <w:t xml:space="preserve"> effect; von </w:t>
      </w:r>
      <w:proofErr w:type="spellStart"/>
      <w:r w:rsidR="00B45861">
        <w:rPr>
          <w:rFonts w:ascii="Times New Roman" w:hAnsi="Times New Roman" w:cs="Times New Roman"/>
          <w:sz w:val="24"/>
          <w:szCs w:val="24"/>
        </w:rPr>
        <w:t>Bertalanffy</w:t>
      </w:r>
      <w:proofErr w:type="spellEnd"/>
      <w:r w:rsidR="00B45861">
        <w:rPr>
          <w:rFonts w:ascii="Times New Roman" w:hAnsi="Times New Roman" w:cs="Times New Roman"/>
          <w:sz w:val="24"/>
          <w:szCs w:val="24"/>
        </w:rPr>
        <w:t xml:space="preserve"> growth</w:t>
      </w:r>
    </w:p>
    <w:p w14:paraId="1B462F5D" w14:textId="77777777" w:rsidR="00B45861" w:rsidRDefault="00B45861">
      <w:pPr>
        <w:tabs>
          <w:tab w:val="left" w:pos="360"/>
          <w:tab w:val="left" w:pos="720"/>
          <w:tab w:val="left" w:pos="8640"/>
        </w:tabs>
        <w:spacing w:after="0" w:line="480" w:lineRule="auto"/>
        <w:rPr>
          <w:rFonts w:ascii="Times New Roman" w:hAnsi="Times New Roman" w:cs="Times New Roman"/>
          <w:sz w:val="24"/>
          <w:szCs w:val="24"/>
        </w:rPr>
      </w:pPr>
    </w:p>
    <w:p w14:paraId="23B1A5BC" w14:textId="1796FF5F" w:rsidR="00B45861" w:rsidRPr="00B45861" w:rsidRDefault="00B45861">
      <w:pPr>
        <w:tabs>
          <w:tab w:val="left" w:pos="360"/>
          <w:tab w:val="left" w:pos="720"/>
          <w:tab w:val="left" w:pos="8640"/>
        </w:tabs>
        <w:spacing w:after="0" w:line="480" w:lineRule="auto"/>
        <w:rPr>
          <w:rFonts w:ascii="Times New Roman" w:hAnsi="Times New Roman" w:cs="Times New Roman"/>
          <w:b/>
          <w:sz w:val="24"/>
          <w:szCs w:val="24"/>
        </w:rPr>
      </w:pPr>
      <w:r w:rsidRPr="00B45861">
        <w:rPr>
          <w:rFonts w:ascii="Times New Roman" w:hAnsi="Times New Roman" w:cs="Times New Roman"/>
          <w:b/>
          <w:sz w:val="24"/>
          <w:szCs w:val="24"/>
        </w:rPr>
        <w:t>Highlights</w:t>
      </w:r>
    </w:p>
    <w:p w14:paraId="70FF9228" w14:textId="4EDF14DA" w:rsidR="00B45861"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 explicitly model multiple sources of variability in growth rates.</w:t>
      </w:r>
    </w:p>
    <w:p w14:paraId="552D889F" w14:textId="32E07608" w:rsidR="00217612"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apply the model to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simulated data.</w:t>
      </w:r>
    </w:p>
    <w:p w14:paraId="2EFF81A5" w14:textId="0187B283" w:rsidR="00C202D7"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Among individual variation accounts for up to half of the total variability in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w:t>
      </w:r>
    </w:p>
    <w:p w14:paraId="1B067474" w14:textId="2CAAC976" w:rsidR="008D4AE9"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Simulation suggests that estimated model parameters are approximately unbiased.</w:t>
      </w:r>
    </w:p>
    <w:p w14:paraId="61D3D189" w14:textId="0EBDD84D" w:rsidR="00C202D7" w:rsidRPr="00B45861"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code is made </w:t>
      </w:r>
      <w:r w:rsidR="003E7181">
        <w:rPr>
          <w:rFonts w:ascii="Times New Roman" w:hAnsi="Times New Roman" w:cs="Times New Roman"/>
          <w:sz w:val="24"/>
          <w:szCs w:val="24"/>
        </w:rPr>
        <w:t>publically</w:t>
      </w:r>
      <w:r>
        <w:rPr>
          <w:rFonts w:ascii="Times New Roman" w:hAnsi="Times New Roman" w:cs="Times New Roman"/>
          <w:sz w:val="24"/>
          <w:szCs w:val="24"/>
        </w:rPr>
        <w:t xml:space="preserve"> available on GitHub.</w:t>
      </w:r>
    </w:p>
    <w:p w14:paraId="4465874E" w14:textId="77777777" w:rsidR="003B2528" w:rsidRDefault="003B2528">
      <w:pPr>
        <w:tabs>
          <w:tab w:val="left" w:pos="360"/>
          <w:tab w:val="left" w:pos="720"/>
          <w:tab w:val="left" w:pos="8640"/>
        </w:tabs>
        <w:spacing w:after="0" w:line="480" w:lineRule="auto"/>
        <w:rPr>
          <w:rFonts w:ascii="Times New Roman" w:hAnsi="Times New Roman" w:cs="Times New Roman"/>
          <w:b/>
          <w:sz w:val="24"/>
          <w:szCs w:val="24"/>
        </w:rPr>
      </w:pPr>
    </w:p>
    <w:p w14:paraId="3FD6BDCF" w14:textId="68606A84" w:rsidR="003B2528" w:rsidRDefault="00F0737B">
      <w:pPr>
        <w:tabs>
          <w:tab w:val="left" w:pos="360"/>
          <w:tab w:val="left" w:pos="720"/>
          <w:tab w:val="left" w:pos="8640"/>
        </w:tabs>
        <w:spacing w:after="0" w:line="480" w:lineRule="auto"/>
        <w:rPr>
          <w:rFonts w:ascii="Courier New" w:hAnsi="Courier New" w:cs="Courier New"/>
        </w:rPr>
      </w:pPr>
      <w:hyperlink r:id="rId10" w:anchor="40100" w:history="1">
        <w:r w:rsidR="003B2528" w:rsidRPr="00DE7E93">
          <w:rPr>
            <w:rStyle w:val="Hyperlink"/>
            <w:rFonts w:ascii="Courier New" w:hAnsi="Courier New" w:cs="Courier New"/>
          </w:rPr>
          <w:t>http://www.elsevi</w:t>
        </w:r>
        <w:r w:rsidR="003B2528" w:rsidRPr="00DE7E93">
          <w:rPr>
            <w:rStyle w:val="Hyperlink"/>
            <w:rFonts w:ascii="Courier New" w:hAnsi="Courier New" w:cs="Courier New"/>
          </w:rPr>
          <w:t>e</w:t>
        </w:r>
        <w:r w:rsidR="003B2528" w:rsidRPr="00DE7E93">
          <w:rPr>
            <w:rStyle w:val="Hyperlink"/>
            <w:rFonts w:ascii="Courier New" w:hAnsi="Courier New" w:cs="Courier New"/>
          </w:rPr>
          <w:t>r.com/journals/fisheries-research/0165-7836/guide-for-authors#40100</w:t>
        </w:r>
      </w:hyperlink>
    </w:p>
    <w:p w14:paraId="63E2AEE3" w14:textId="487943F5"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3896F99F"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ins w:id="4" w:author="Darcy Webber" w:date="2015-02-11T12:03:00Z">
        <w:r w:rsidR="00410ED6">
          <w:rPr>
            <w:rFonts w:ascii="Times New Roman" w:hAnsi="Times New Roman" w:cs="Times New Roman"/>
            <w:sz w:val="24"/>
            <w:szCs w:val="24"/>
          </w:rPr>
          <w:t>Sex</w:t>
        </w:r>
      </w:ins>
      <w:ins w:id="5" w:author="Darcy Webber" w:date="2015-02-11T12:14:00Z">
        <w:r w:rsidR="00611A3B">
          <w:rPr>
            <w:rFonts w:ascii="Times New Roman" w:hAnsi="Times New Roman" w:cs="Times New Roman"/>
            <w:sz w:val="24"/>
            <w:szCs w:val="24"/>
          </w:rPr>
          <w:t>-specific differences in behavior</w:t>
        </w:r>
      </w:ins>
      <w:ins w:id="6" w:author="Darcy Webber" w:date="2015-02-11T12:03:00Z">
        <w:r w:rsidR="00410ED6">
          <w:rPr>
            <w:rFonts w:ascii="Times New Roman" w:hAnsi="Times New Roman" w:cs="Times New Roman"/>
            <w:sz w:val="24"/>
            <w:szCs w:val="24"/>
          </w:rPr>
          <w:t xml:space="preserve"> can also </w:t>
        </w:r>
        <w:r w:rsidR="00611A3B">
          <w:rPr>
            <w:rFonts w:ascii="Times New Roman" w:hAnsi="Times New Roman" w:cs="Times New Roman"/>
            <w:sz w:val="24"/>
            <w:szCs w:val="24"/>
          </w:rPr>
          <w:t>manifest differences</w:t>
        </w:r>
        <w:r w:rsidR="00410ED6">
          <w:rPr>
            <w:rFonts w:ascii="Times New Roman" w:hAnsi="Times New Roman" w:cs="Times New Roman"/>
            <w:sz w:val="24"/>
            <w:szCs w:val="24"/>
          </w:rPr>
          <w:t xml:space="preserve"> in growth rates</w:t>
        </w:r>
      </w:ins>
      <w:ins w:id="7" w:author="Darcy Webber" w:date="2015-02-11T12:13:00Z">
        <w:r w:rsidR="00611A3B">
          <w:rPr>
            <w:rFonts w:ascii="Times New Roman" w:hAnsi="Times New Roman" w:cs="Times New Roman"/>
            <w:sz w:val="24"/>
            <w:szCs w:val="24"/>
          </w:rPr>
          <w:t xml:space="preserve"> </w:t>
        </w:r>
      </w:ins>
      <w:ins w:id="8" w:author="Darcy Webber" w:date="2015-02-11T12:12:00Z">
        <w:r w:rsidR="00410ED6">
          <w:rPr>
            <w:rFonts w:ascii="Times New Roman" w:hAnsi="Times New Roman" w:cs="Times New Roman"/>
            <w:sz w:val="24"/>
            <w:szCs w:val="24"/>
          </w:rPr>
          <w:t>(Biro and Sampson 2015).</w:t>
        </w:r>
      </w:ins>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w:t>
      </w:r>
      <w:r>
        <w:rPr>
          <w:rFonts w:ascii="Times New Roman" w:hAnsi="Times New Roman" w:cs="Times New Roman"/>
          <w:sz w:val="24"/>
          <w:szCs w:val="24"/>
        </w:rPr>
        <w:lastRenderedPageBreak/>
        <w:t xml:space="preserve">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1310A88"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9"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Using these data, we show that</w:t>
      </w:r>
      <w:ins w:id="10" w:author="Darcy Webber" w:date="2015-02-11T12:31:00Z">
        <w:r w:rsidR="00924BF6">
          <w:rPr>
            <w:rFonts w:ascii="Times New Roman" w:hAnsi="Times New Roman" w:cs="Times New Roman"/>
            <w:sz w:val="24"/>
            <w:szCs w:val="24"/>
          </w:rPr>
          <w:t xml:space="preserve"> we can successfully fit models that </w:t>
        </w:r>
      </w:ins>
      <w:ins w:id="11" w:author="Darcy Webber" w:date="2015-02-11T12:33:00Z">
        <w:r w:rsidR="00924BF6">
          <w:rPr>
            <w:rFonts w:ascii="Times New Roman" w:hAnsi="Times New Roman" w:cs="Times New Roman"/>
            <w:sz w:val="24"/>
            <w:szCs w:val="24"/>
          </w:rPr>
          <w:t xml:space="preserve">account for multiple sources or variation in growth.  These models suggest that </w:t>
        </w:r>
      </w:ins>
      <w:ins w:id="12" w:author="Darcy Webber" w:date="2015-02-11T12:35:00Z">
        <w:r w:rsidR="00924BF6">
          <w:rPr>
            <w:rFonts w:ascii="Times New Roman" w:hAnsi="Times New Roman" w:cs="Times New Roman"/>
            <w:sz w:val="24"/>
            <w:szCs w:val="24"/>
          </w:rPr>
          <w:t xml:space="preserve">variation among </w:t>
        </w:r>
      </w:ins>
      <w:ins w:id="13" w:author="Darcy Webber" w:date="2015-02-11T12:33:00Z">
        <w:r w:rsidR="00924BF6">
          <w:rPr>
            <w:rFonts w:ascii="Times New Roman" w:hAnsi="Times New Roman" w:cs="Times New Roman"/>
            <w:sz w:val="24"/>
            <w:szCs w:val="24"/>
          </w:rPr>
          <w:t>individual</w:t>
        </w:r>
      </w:ins>
      <w:ins w:id="14" w:author="Darcy Webber" w:date="2015-02-11T12:36:00Z">
        <w:r w:rsidR="00924BF6">
          <w:rPr>
            <w:rFonts w:ascii="Times New Roman" w:hAnsi="Times New Roman" w:cs="Times New Roman"/>
            <w:sz w:val="24"/>
            <w:szCs w:val="24"/>
          </w:rPr>
          <w:t xml:space="preserve">s accounts for up to half of the total variability in </w:t>
        </w:r>
      </w:ins>
      <w:ins w:id="15" w:author="Darcy Webber" w:date="2015-02-11T12:37:00Z">
        <w:r w:rsidR="008209A2">
          <w:rPr>
            <w:rFonts w:ascii="Times New Roman" w:hAnsi="Times New Roman" w:cs="Times New Roman"/>
            <w:sz w:val="24"/>
            <w:szCs w:val="24"/>
          </w:rPr>
          <w:t>this species</w:t>
        </w:r>
      </w:ins>
      <w:ins w:id="16" w:author="Darcy Webber" w:date="2015-02-11T12:36:00Z">
        <w:r w:rsidR="00924BF6">
          <w:rPr>
            <w:rFonts w:ascii="Times New Roman" w:hAnsi="Times New Roman" w:cs="Times New Roman"/>
            <w:sz w:val="24"/>
            <w:szCs w:val="24"/>
          </w:rPr>
          <w:t>.</w:t>
        </w:r>
      </w:ins>
      <w:ins w:id="17" w:author="Darcy Webber" w:date="2015-02-16T14:19:00Z">
        <w:r w:rsidR="00484C5B">
          <w:rPr>
            <w:rFonts w:ascii="Times New Roman" w:hAnsi="Times New Roman" w:cs="Times New Roman"/>
            <w:sz w:val="24"/>
            <w:szCs w:val="24"/>
          </w:rPr>
          <w:t xml:space="preserve">  A simulation study suggests that the parameters estimated in these models are unbiased.</w:t>
        </w:r>
      </w:ins>
      <w:del w:id="18" w:author="Darcy Webber" w:date="2015-02-11T12:36:00Z">
        <w:r w:rsidR="00D018E5" w:rsidDel="00924BF6">
          <w:rPr>
            <w:rFonts w:ascii="Times New Roman" w:hAnsi="Times New Roman" w:cs="Times New Roman"/>
            <w:sz w:val="24"/>
            <w:szCs w:val="24"/>
          </w:rPr>
          <w:delText xml:space="preserve"> </w:delText>
        </w:r>
        <w:r w:rsidR="00D018E5" w:rsidRPr="005C6FB0" w:rsidDel="00924BF6">
          <w:rPr>
            <w:rFonts w:ascii="Times New Roman" w:hAnsi="Times New Roman" w:cs="Times New Roman"/>
            <w:sz w:val="24"/>
            <w:szCs w:val="24"/>
            <w:highlight w:val="yellow"/>
          </w:rPr>
          <w:delText>…. [1-2 sentence summary of most important result for toothfish]</w:delText>
        </w:r>
        <w:r w:rsidR="00D018E5" w:rsidDel="00924BF6">
          <w:rPr>
            <w:rFonts w:ascii="Times New Roman" w:hAnsi="Times New Roman" w:cs="Times New Roman"/>
            <w:sz w:val="24"/>
            <w:szCs w:val="24"/>
          </w:rPr>
          <w:delText>.</w:delText>
        </w:r>
      </w:del>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F0737B">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42E7B41"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w:ins w:id="19" w:author="Darcy Webber" w:date="2015-02-16T14:22:00Z">
        <w:r w:rsidR="00A801AD">
          <w:rPr>
            <w:rFonts w:ascii="Times New Roman" w:hAnsi="Times New Roman" w:cs="Times New Roman"/>
            <w:sz w:val="24"/>
            <w:szCs w:val="24"/>
          </w:rPr>
          <w:t>(</w:t>
        </w:r>
      </w:ins>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ins w:id="20" w:author="Darcy Webber" w:date="2015-02-16T14:22:00Z">
        <w:r w:rsidR="00A801AD">
          <w:rPr>
            <w:rFonts w:ascii="Times New Roman" w:hAnsi="Times New Roman" w:cs="Times New Roman"/>
            <w:sz w:val="24"/>
            <w:szCs w:val="24"/>
          </w:rPr>
          <w:t>)</w:t>
        </w:r>
      </w:ins>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F0737B">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F0737B">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r w:rsidR="004871D1">
        <w:rPr>
          <w:rFonts w:ascii="Times New Roman" w:hAnsi="Times New Roman" w:cs="Times New Roman"/>
          <w:sz w:val="24"/>
          <w:szCs w:val="24"/>
        </w:rPr>
        <w:t xml:space="preserve"> (see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F0737B">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73D4B5A9"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proofErr w:type="spellEnd"/>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1"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2"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w:t>
      </w:r>
      <w:del w:id="21" w:author="Darcy Webber" w:date="2015-02-16T14:26:00Z">
        <w:r w:rsidR="0010212C" w:rsidDel="00884528">
          <w:rPr>
            <w:rFonts w:ascii="Times New Roman" w:hAnsi="Times New Roman" w:cs="Times New Roman"/>
            <w:sz w:val="24"/>
            <w:szCs w:val="24"/>
          </w:rPr>
          <w:delText>Template Model Builder</w:delText>
        </w:r>
      </w:del>
      <w:ins w:id="22" w:author="Darcy Webber" w:date="2015-02-16T14:26:00Z">
        <w:r w:rsidR="00884528">
          <w:rPr>
            <w:rFonts w:ascii="Times New Roman" w:hAnsi="Times New Roman" w:cs="Times New Roman"/>
            <w:sz w:val="24"/>
            <w:szCs w:val="24"/>
          </w:rPr>
          <w:t>TMB</w:t>
        </w:r>
      </w:ins>
      <w:r w:rsidR="0010212C">
        <w:rPr>
          <w:rFonts w:ascii="Times New Roman" w:hAnsi="Times New Roman" w:cs="Times New Roman"/>
          <w:sz w:val="24"/>
          <w:szCs w:val="24"/>
        </w:rPr>
        <w:t>.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F0737B">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C7A9638"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46B9B" w:rsidRPr="00883C74">
        <w:rPr>
          <w:i/>
          <w:sz w:val="24"/>
          <w:szCs w:val="24"/>
        </w:rPr>
        <w:t xml:space="preserve">Table </w:t>
      </w:r>
      <w:r w:rsidR="00F46B9B">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418FC9A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55EAC30B"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upkeep costs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by sex </w:t>
      </w:r>
      <w:r w:rsidR="00BB5C24" w:rsidRPr="00BF2698">
        <w:rPr>
          <w:rFonts w:ascii="Times New Roman" w:hAnsi="Times New Roman" w:cs="Times New Roman"/>
          <w:i/>
          <w:sz w:val="24"/>
          <w:szCs w:val="24"/>
        </w:rPr>
        <w:t>s</w:t>
      </w:r>
      <w:r w:rsidR="00BB5C24">
        <w:rPr>
          <w:rFonts w:ascii="Times New Roman" w:hAnsi="Times New Roman" w:cs="Times New Roman"/>
          <w:sz w:val="24"/>
          <w:szCs w:val="24"/>
        </w:rPr>
        <w:t xml:space="preserve"> only, time varying 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 and random-effects for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735766">
        <w:rPr>
          <w:rFonts w:ascii="Times New Roman" w:hAnsi="Times New Roman" w:cs="Times New Roman"/>
          <w:sz w:val="24"/>
          <w:szCs w:val="24"/>
        </w:rPr>
        <w:t>.</w:t>
      </w:r>
    </w:p>
    <w:p w14:paraId="395A83E0" w14:textId="65B00E5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93192">
        <w:rPr>
          <w:rFonts w:ascii="Times New Roman" w:hAnsi="Times New Roman" w:cs="Times New Roman"/>
          <w:sz w:val="24"/>
          <w:szCs w:val="24"/>
        </w:rPr>
        <w:t xml:space="preserve">The parameters </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r w:rsidR="00093192">
        <w:rPr>
          <w:rFonts w:ascii="Times New Roman" w:hAnsi="Times New Roman" w:cs="Times New Roman"/>
          <w:i/>
          <w:sz w:val="24"/>
          <w:szCs w:val="24"/>
          <w:vertAlign w:val="subscript"/>
        </w:rPr>
        <w:t>,s</w:t>
      </w:r>
      <w:r w:rsidR="00093192">
        <w:rPr>
          <w:rFonts w:ascii="Times New Roman" w:hAnsi="Times New Roman" w:cs="Times New Roman"/>
          <w:sz w:val="24"/>
          <w:szCs w:val="24"/>
        </w:rPr>
        <w:t xml:space="preserve">, </w:t>
      </w:r>
      <w:proofErr w:type="spellStart"/>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proofErr w:type="spellEnd"/>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proofErr w:type="spellStart"/>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and </w:t>
      </w:r>
      <w:proofErr w:type="spellStart"/>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w:t>
      </w:r>
      <w:r w:rsidR="00093192">
        <w:rPr>
          <w:rFonts w:ascii="Times New Roman" w:hAnsi="Times New Roman" w:cs="Times New Roman"/>
          <w:sz w:val="24"/>
          <w:szCs w:val="24"/>
        </w:rPr>
        <w:t xml:space="preserve">were all assumed to be sex-specific in the application of this model, </w:t>
      </w:r>
      <w:r w:rsidR="00093192">
        <w:rPr>
          <w:rFonts w:ascii="Times New Roman" w:hAnsi="Times New Roman" w:cs="Times New Roman"/>
          <w:i/>
          <w:sz w:val="24"/>
          <w:szCs w:val="24"/>
        </w:rPr>
        <w:t>c</w:t>
      </w:r>
      <w:r w:rsidR="00093192" w:rsidRPr="009D73B8">
        <w:rPr>
          <w:rFonts w:ascii="Times New Roman" w:hAnsi="Times New Roman" w:cs="Times New Roman"/>
          <w:sz w:val="24"/>
          <w:szCs w:val="24"/>
          <w:vertAlign w:val="subscript"/>
        </w:rPr>
        <w:t>obs</w:t>
      </w:r>
      <w:r w:rsidR="00093192">
        <w:rPr>
          <w:rFonts w:ascii="Times New Roman" w:hAnsi="Times New Roman" w:cs="Times New Roman"/>
          <w:sz w:val="24"/>
          <w:szCs w:val="24"/>
        </w:rPr>
        <w:t xml:space="preserve"> and </w:t>
      </w:r>
      <w:proofErr w:type="spellStart"/>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proofErr w:type="spellEnd"/>
      <w:r w:rsidR="00093192">
        <w:rPr>
          <w:rFonts w:ascii="Times New Roman" w:hAnsi="Times New Roman" w:cs="Times New Roman"/>
          <w:sz w:val="24"/>
          <w:szCs w:val="24"/>
        </w:rPr>
        <w:t xml:space="preserve"> were not.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ins w:id="23" w:author="Darcy Webber" w:date="2015-02-05T14:57:00Z">
        <w:r w:rsidR="00443B46">
          <w:rPr>
            <w:rFonts w:ascii="Times New Roman" w:hAnsi="Times New Roman" w:cs="Times New Roman"/>
            <w:sz w:val="24"/>
            <w:szCs w:val="24"/>
          </w:rPr>
          <w:t xml:space="preserve">tagging and </w:t>
        </w:r>
      </w:ins>
      <w:r w:rsidR="00772E4B">
        <w:rPr>
          <w:rFonts w:ascii="Times New Roman" w:hAnsi="Times New Roman" w:cs="Times New Roman"/>
          <w:sz w:val="24"/>
          <w:szCs w:val="24"/>
        </w:rPr>
        <w:t xml:space="preserve">recaptures are </w:t>
      </w:r>
      <w:r w:rsidR="00772E4B">
        <w:rPr>
          <w:rFonts w:ascii="Times New Roman" w:hAnsi="Times New Roman" w:cs="Times New Roman"/>
          <w:sz w:val="24"/>
          <w:szCs w:val="24"/>
        </w:rPr>
        <w:lastRenderedPageBreak/>
        <w:t>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2FC9EC5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w:t>
      </w:r>
      <w:del w:id="24" w:author="Darcy Webber" w:date="2015-02-16T14:34:00Z">
        <w:r w:rsidR="004471DE" w:rsidDel="00F0737B">
          <w:rPr>
            <w:rFonts w:ascii="Times New Roman" w:hAnsi="Times New Roman" w:cs="Times New Roman"/>
            <w:sz w:val="24"/>
            <w:szCs w:val="24"/>
          </w:rPr>
          <w:delText xml:space="preserve">available </w:delText>
        </w:r>
      </w:del>
      <w:ins w:id="25" w:author="Darcy Webber" w:date="2015-02-16T14:34:00Z">
        <w:r w:rsidR="00F0737B">
          <w:rPr>
            <w:rFonts w:ascii="Times New Roman" w:hAnsi="Times New Roman" w:cs="Times New Roman"/>
            <w:sz w:val="24"/>
            <w:szCs w:val="24"/>
          </w:rPr>
          <w:t xml:space="preserve">simulated </w:t>
        </w:r>
      </w:ins>
      <w:r w:rsidR="004471DE">
        <w:rPr>
          <w:rFonts w:ascii="Times New Roman" w:hAnsi="Times New Roman" w:cs="Times New Roman"/>
          <w:sz w:val="24"/>
          <w:szCs w:val="24"/>
        </w:rPr>
        <w:t>for</w:t>
      </w:r>
      <w:r w:rsidR="00460E50">
        <w:rPr>
          <w:rFonts w:ascii="Times New Roman" w:hAnsi="Times New Roman" w:cs="Times New Roman"/>
          <w:sz w:val="24"/>
          <w:szCs w:val="24"/>
        </w:rPr>
        <w:t xml:space="preserve"> 50, 100, 250 and 500 </w:t>
      </w:r>
      <w:del w:id="26" w:author="Darcy Webber" w:date="2015-02-16T14:35:00Z">
        <w:r w:rsidR="004471DE" w:rsidDel="00F0737B">
          <w:rPr>
            <w:rFonts w:ascii="Times New Roman" w:hAnsi="Times New Roman" w:cs="Times New Roman"/>
            <w:sz w:val="24"/>
            <w:szCs w:val="24"/>
          </w:rPr>
          <w:delText xml:space="preserve">simulated </w:delText>
        </w:r>
      </w:del>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27"/>
      <w:commentRangeStart w:id="28"/>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27"/>
      <w:r w:rsidR="004471DE">
        <w:rPr>
          <w:rStyle w:val="CommentReference"/>
        </w:rPr>
        <w:commentReference w:id="27"/>
      </w:r>
      <w:commentRangeEnd w:id="28"/>
      <w:r w:rsidR="006D0BF6">
        <w:rPr>
          <w:rStyle w:val="CommentReference"/>
        </w:rPr>
        <w:commentReference w:id="28"/>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r w:rsidR="000855AF" w:rsidRPr="00AC4738">
        <w:rPr>
          <w:rFonts w:ascii="Times New Roman" w:hAnsi="Times New Roman" w:cs="Times New Roman"/>
          <w:sz w:val="24"/>
          <w:szCs w:val="24"/>
          <w:highlight w:val="yellow"/>
        </w:rPr>
        <w:t>Dunn et al. (2006)</w:t>
      </w:r>
      <w:r w:rsidR="000855AF">
        <w:rPr>
          <w:rFonts w:ascii="Times New Roman" w:hAnsi="Times New Roman" w:cs="Times New Roman"/>
          <w:sz w:val="24"/>
          <w:szCs w:val="24"/>
        </w:rPr>
        <w:t xml:space="preserve"> 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F0737B">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02773511" w:rsidR="002E4768" w:rsidRDefault="000931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parameters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AC73C3">
        <w:rPr>
          <w:rFonts w:ascii="Times New Roman" w:hAnsi="Times New Roman" w:cs="Times New Roman"/>
          <w:sz w:val="24"/>
          <w:szCs w:val="24"/>
        </w:rPr>
        <w:t xml:space="preserve">, </w:t>
      </w:r>
      <w:proofErr w:type="spellStart"/>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proofErr w:type="spellEnd"/>
      <w:r w:rsidR="006B5332">
        <w:rPr>
          <w:rFonts w:ascii="Times New Roman" w:hAnsi="Times New Roman" w:cs="Times New Roman"/>
          <w:sz w:val="24"/>
          <w:szCs w:val="24"/>
        </w:rPr>
        <w:t>,</w:t>
      </w:r>
      <w:r w:rsidR="00AC73C3">
        <w:rPr>
          <w:rFonts w:ascii="Times New Roman" w:hAnsi="Times New Roman" w:cs="Times New Roman"/>
          <w:sz w:val="24"/>
          <w:szCs w:val="24"/>
        </w:rPr>
        <w:t xml:space="preserve"> </w:t>
      </w:r>
      <w:proofErr w:type="spellStart"/>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proofErr w:type="spellEnd"/>
      <w:r w:rsidR="00ED2BEC">
        <w:rPr>
          <w:rFonts w:ascii="Times New Roman" w:hAnsi="Times New Roman" w:cs="Times New Roman"/>
          <w:sz w:val="24"/>
          <w:szCs w:val="24"/>
        </w:rPr>
        <w:t xml:space="preserve"> and </w:t>
      </w:r>
      <w:proofErr w:type="spellStart"/>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sidR="00AC73C3">
        <w:rPr>
          <w:rFonts w:ascii="Times New Roman" w:hAnsi="Times New Roman" w:cs="Times New Roman"/>
          <w:sz w:val="24"/>
          <w:szCs w:val="24"/>
        </w:rPr>
        <w:t xml:space="preserve"> 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_Ref410371769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B6525">
        <w:rPr>
          <w:i/>
          <w:sz w:val="24"/>
          <w:szCs w:val="24"/>
        </w:rPr>
        <w:t xml:space="preserve">Table </w:t>
      </w:r>
      <w:r w:rsidR="00F911F1">
        <w:rPr>
          <w:i/>
          <w:noProof/>
          <w:sz w:val="24"/>
          <w:szCs w:val="24"/>
        </w:rPr>
        <w:t>2</w:t>
      </w:r>
      <w:r w:rsidR="00F911F1">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w:t>
      </w:r>
      <w:r w:rsidR="00FF0CA4">
        <w:rPr>
          <w:rFonts w:ascii="Times New Roman" w:hAnsi="Times New Roman" w:cs="Times New Roman"/>
          <w:sz w:val="24"/>
          <w:szCs w:val="24"/>
        </w:rPr>
        <w:lastRenderedPageBreak/>
        <w:t xml:space="preserve">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proofErr w:type="spell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_Ref410907158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01717">
        <w:rPr>
          <w:i/>
          <w:color w:val="000000" w:themeColor="text1"/>
          <w:sz w:val="24"/>
          <w:szCs w:val="24"/>
        </w:rPr>
        <w:t xml:space="preserve">Table </w:t>
      </w:r>
      <w:r w:rsidR="00F911F1">
        <w:rPr>
          <w:i/>
          <w:noProof/>
          <w:color w:val="000000" w:themeColor="text1"/>
          <w:sz w:val="24"/>
          <w:szCs w:val="24"/>
        </w:rPr>
        <w:t>3</w:t>
      </w:r>
      <w:r w:rsidR="00F911F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166624">
        <w:rPr>
          <w:rFonts w:ascii="Times New Roman" w:hAnsi="Times New Roman" w:cs="Times New Roman"/>
          <w:sz w:val="24"/>
          <w:szCs w:val="24"/>
        </w:rPr>
        <w:t xml:space="preserve"> we present the derived value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4049A560" w:rsidR="001E733D" w:rsidRDefault="006B2716"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F05E6C" w:rsidRPr="00843FF9">
        <w:rPr>
          <w:i/>
          <w:sz w:val="24"/>
          <w:szCs w:val="24"/>
        </w:rPr>
        <w:t xml:space="preserve">Figure </w:t>
      </w:r>
      <w:r w:rsidR="00F05E6C">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05E6C" w:rsidRPr="00EC55AF">
        <w:rPr>
          <w:i/>
          <w:sz w:val="24"/>
          <w:szCs w:val="24"/>
        </w:rPr>
        <w:t xml:space="preserve">Figure </w:t>
      </w:r>
      <w:r w:rsidR="00F05E6C">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 xml:space="preserve">This was 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ins w:id="29" w:author="Darcy Webber" w:date="2015-02-16T14:37:00Z">
        <w:r w:rsidR="00F0737B">
          <w:rPr>
            <w:rFonts w:ascii="Times New Roman" w:hAnsi="Times New Roman" w:cs="Times New Roman"/>
            <w:sz w:val="24"/>
            <w:szCs w:val="24"/>
          </w:rPr>
          <w:t xml:space="preserve">AIC, </w:t>
        </w:r>
      </w:ins>
      <w:proofErr w:type="spellStart"/>
      <w:r w:rsidR="00940000" w:rsidRPr="00AC4738">
        <w:rPr>
          <w:rFonts w:ascii="Times New Roman" w:hAnsi="Times New Roman" w:cs="Times New Roman"/>
          <w:sz w:val="24"/>
          <w:szCs w:val="24"/>
          <w:highlight w:val="yellow"/>
        </w:rPr>
        <w:t>Akaike</w:t>
      </w:r>
      <w:proofErr w:type="spellEnd"/>
      <w:r w:rsidR="00940000" w:rsidRPr="00AC4738">
        <w:rPr>
          <w:rFonts w:ascii="Times New Roman" w:hAnsi="Times New Roman" w:cs="Times New Roman"/>
          <w:sz w:val="24"/>
          <w:szCs w:val="24"/>
          <w:highlight w:val="yellow"/>
        </w:rPr>
        <w:t xml:space="preserve"> 1973</w:t>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CD4BA4" w:rsidRPr="00DB6525">
        <w:rPr>
          <w:i/>
          <w:noProof/>
          <w:sz w:val="24"/>
          <w:szCs w:val="24"/>
        </w:rPr>
        <w:t>Table</w:t>
      </w:r>
      <w:r w:rsidR="00CD4BA4" w:rsidRPr="00DB6525">
        <w:rPr>
          <w:i/>
          <w:sz w:val="24"/>
          <w:szCs w:val="24"/>
        </w:rPr>
        <w:t xml:space="preserve"> </w:t>
      </w:r>
      <w:r w:rsidR="00CD4BA4">
        <w:rPr>
          <w:i/>
          <w:noProof/>
          <w:sz w:val="24"/>
          <w:szCs w:val="24"/>
        </w:rPr>
        <w:t>4</w:t>
      </w:r>
      <w:r w:rsidR="00940000">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232722" w:rsidRPr="00DB6525">
        <w:rPr>
          <w:i/>
          <w:sz w:val="24"/>
          <w:szCs w:val="24"/>
        </w:rPr>
        <w:t xml:space="preserve">Table </w:t>
      </w:r>
      <w:r w:rsidR="00232722">
        <w:rPr>
          <w:i/>
          <w:noProof/>
          <w:sz w:val="24"/>
          <w:szCs w:val="24"/>
        </w:rPr>
        <w:t>4</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c.v.</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7095CA68" w14:textId="5222E529" w:rsidR="00252E62" w:rsidRDefault="00DB3AA7" w:rsidP="00841322">
      <w:pPr>
        <w:spacing w:line="480" w:lineRule="auto"/>
        <w:rPr>
          <w:ins w:id="30" w:author="Darcy Webber" w:date="2015-02-11T12:38:00Z"/>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In this model, the log-standard deviation of residual variation in growth rates</w:t>
      </w:r>
      <w:ins w:id="31" w:author="darcy" w:date="2015-02-11T09:23:00Z">
        <w:r w:rsidR="00402E5D">
          <w:rPr>
            <w:rFonts w:ascii="Times New Roman" w:hAnsi="Times New Roman" w:cs="Times New Roman"/>
            <w:sz w:val="24"/>
            <w:szCs w:val="24"/>
          </w:rPr>
          <w:t xml:space="preserve"> (</w:t>
        </w:r>
        <w:r w:rsidR="00402E5D" w:rsidRPr="00F0737B">
          <w:rPr>
            <w:rFonts w:ascii="Times New Roman" w:hAnsi="Times New Roman" w:cs="Times New Roman"/>
            <w:i/>
            <w:sz w:val="24"/>
            <w:szCs w:val="24"/>
          </w:rPr>
          <w:t>log(</w:t>
        </w:r>
        <w:proofErr w:type="spellStart"/>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proofErr w:type="spellEnd"/>
        <w:r w:rsidR="00402E5D" w:rsidRPr="00F0737B">
          <w:rPr>
            <w:rFonts w:ascii="Times New Roman" w:hAnsi="Times New Roman" w:cs="Times New Roman"/>
            <w:i/>
            <w:sz w:val="24"/>
            <w:szCs w:val="24"/>
          </w:rPr>
          <w:t>)</w:t>
        </w:r>
        <w:r w:rsidR="00402E5D">
          <w:rPr>
            <w:rFonts w:ascii="Times New Roman" w:hAnsi="Times New Roman" w:cs="Times New Roman"/>
            <w:sz w:val="24"/>
            <w:szCs w:val="24"/>
          </w:rPr>
          <w:t>)</w:t>
        </w:r>
      </w:ins>
      <w:r w:rsidR="004F51AC">
        <w:rPr>
          <w:rFonts w:ascii="Times New Roman" w:hAnsi="Times New Roman" w:cs="Times New Roman"/>
          <w:sz w:val="24"/>
          <w:szCs w:val="24"/>
        </w:rPr>
        <w:t xml:space="preserve"> was </w:t>
      </w:r>
      <w:ins w:id="32" w:author="darcy" w:date="2015-02-11T09:22:00Z">
        <w:r w:rsidR="00402E5D">
          <w:rPr>
            <w:rFonts w:ascii="Times New Roman" w:hAnsi="Times New Roman" w:cs="Times New Roman"/>
            <w:sz w:val="24"/>
            <w:szCs w:val="24"/>
          </w:rPr>
          <w:t>-0.459</w:t>
        </w:r>
      </w:ins>
      <w:del w:id="33" w:author="darcy" w:date="2015-02-11T09:23:00Z">
        <w:r w:rsidR="004F51AC" w:rsidRPr="00AC4738" w:rsidDel="00B270A4">
          <w:rPr>
            <w:rFonts w:ascii="Times New Roman" w:hAnsi="Times New Roman" w:cs="Times New Roman"/>
            <w:sz w:val="24"/>
            <w:szCs w:val="24"/>
            <w:highlight w:val="yellow"/>
          </w:rPr>
          <w:delText>0.</w:delText>
        </w:r>
        <w:commentRangeStart w:id="34"/>
        <w:r w:rsidR="004F51AC" w:rsidRPr="00AC4738" w:rsidDel="00B270A4">
          <w:rPr>
            <w:rFonts w:ascii="Times New Roman" w:hAnsi="Times New Roman" w:cs="Times New Roman"/>
            <w:sz w:val="24"/>
            <w:szCs w:val="24"/>
            <w:highlight w:val="yellow"/>
          </w:rPr>
          <w:delText>XX</w:delText>
        </w:r>
        <w:commentRangeEnd w:id="34"/>
        <w:r w:rsidR="00152E1A" w:rsidDel="00B270A4">
          <w:rPr>
            <w:rStyle w:val="CommentReference"/>
          </w:rPr>
          <w:commentReference w:id="34"/>
        </w:r>
        <w:r w:rsidR="004F51AC" w:rsidDel="00B270A4">
          <w:rPr>
            <w:rFonts w:ascii="Times New Roman" w:hAnsi="Times New Roman" w:cs="Times New Roman"/>
            <w:sz w:val="24"/>
            <w:szCs w:val="24"/>
          </w:rPr>
          <w:delText>,</w:delText>
        </w:r>
      </w:del>
      <w:r w:rsidR="004F51AC">
        <w:rPr>
          <w:rFonts w:ascii="Times New Roman" w:hAnsi="Times New Roman" w:cs="Times New Roman"/>
          <w:sz w:val="24"/>
          <w:szCs w:val="24"/>
        </w:rPr>
        <w:t xml:space="preserve"> representing a </w:t>
      </w:r>
      <w:r w:rsidR="00B8366B">
        <w:rPr>
          <w:rFonts w:ascii="Times New Roman" w:hAnsi="Times New Roman" w:cs="Times New Roman"/>
          <w:sz w:val="24"/>
          <w:szCs w:val="24"/>
        </w:rPr>
        <w:t>c.v.</w:t>
      </w:r>
      <w:r w:rsidR="004F51AC">
        <w:rPr>
          <w:rFonts w:ascii="Times New Roman" w:hAnsi="Times New Roman" w:cs="Times New Roman"/>
          <w:sz w:val="24"/>
          <w:szCs w:val="24"/>
        </w:rPr>
        <w:t xml:space="preserve"> of </w:t>
      </w:r>
      <w:r w:rsidR="004F51AC" w:rsidRPr="00AC4738">
        <w:rPr>
          <w:rFonts w:ascii="Times New Roman" w:hAnsi="Times New Roman" w:cs="Times New Roman"/>
          <w:sz w:val="24"/>
          <w:szCs w:val="24"/>
          <w:highlight w:val="yellow"/>
        </w:rPr>
        <w:t>0.</w:t>
      </w:r>
      <w:commentRangeStart w:id="35"/>
      <w:r w:rsidR="004F51AC" w:rsidRPr="00AC4738">
        <w:rPr>
          <w:rFonts w:ascii="Times New Roman" w:hAnsi="Times New Roman" w:cs="Times New Roman"/>
          <w:sz w:val="24"/>
          <w:szCs w:val="24"/>
          <w:highlight w:val="yellow"/>
        </w:rPr>
        <w:t>YY</w:t>
      </w:r>
      <w:r w:rsidR="004F51AC">
        <w:rPr>
          <w:rFonts w:ascii="Times New Roman" w:hAnsi="Times New Roman" w:cs="Times New Roman"/>
          <w:sz w:val="24"/>
          <w:szCs w:val="24"/>
        </w:rPr>
        <w:t xml:space="preserve"> </w:t>
      </w:r>
      <w:commentRangeEnd w:id="35"/>
      <w:r w:rsidR="00152E1A">
        <w:rPr>
          <w:rStyle w:val="CommentReference"/>
        </w:rPr>
        <w:commentReference w:id="35"/>
      </w:r>
      <w:r w:rsidR="004F51AC">
        <w:rPr>
          <w:rFonts w:ascii="Times New Roman" w:hAnsi="Times New Roman" w:cs="Times New Roman"/>
          <w:sz w:val="24"/>
          <w:szCs w:val="24"/>
        </w:rPr>
        <w:t xml:space="preserve">in growth rates for each individual in each year.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 xml:space="preserve">is lower as </w:t>
      </w:r>
      <w:del w:id="36" w:author="Darcy Webber" w:date="2015-02-11T12:40:00Z">
        <w:r w:rsidR="000B36C1" w:rsidDel="00252E62">
          <w:rPr>
            <w:rFonts w:ascii="Times New Roman" w:hAnsi="Times New Roman" w:cs="Times New Roman"/>
            <w:sz w:val="24"/>
            <w:szCs w:val="24"/>
          </w:rPr>
          <w:delText xml:space="preserve">some </w:delText>
        </w:r>
      </w:del>
      <w:ins w:id="37" w:author="Darcy Webber" w:date="2015-02-11T12:40:00Z">
        <w:r w:rsidR="00252E62">
          <w:rPr>
            <w:rFonts w:ascii="Times New Roman" w:hAnsi="Times New Roman" w:cs="Times New Roman"/>
            <w:sz w:val="24"/>
            <w:szCs w:val="24"/>
          </w:rPr>
          <w:t xml:space="preserve">over half </w:t>
        </w:r>
      </w:ins>
      <w:r w:rsidR="000B36C1">
        <w:rPr>
          <w:rFonts w:ascii="Times New Roman" w:hAnsi="Times New Roman" w:cs="Times New Roman"/>
          <w:sz w:val="24"/>
          <w:szCs w:val="24"/>
        </w:rPr>
        <w:t>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r w:rsidR="00E81544">
        <w:rPr>
          <w:rFonts w:ascii="Times New Roman" w:hAnsi="Times New Roman" w:cs="Times New Roman"/>
          <w:sz w:val="24"/>
          <w:szCs w:val="24"/>
        </w:rPr>
        <w:t xml:space="preserve">  </w:t>
      </w:r>
    </w:p>
    <w:p w14:paraId="24DA6132" w14:textId="3D82E554" w:rsidR="00DB3AA7" w:rsidRDefault="00E81544" w:rsidP="00F0737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model that included variation in indiv</w:t>
      </w:r>
      <w:r w:rsidR="00C05804">
        <w:rPr>
          <w:rFonts w:ascii="Times New Roman" w:hAnsi="Times New Roman" w:cs="Times New Roman"/>
          <w:sz w:val="24"/>
          <w:szCs w:val="24"/>
        </w:rPr>
        <w:t>id</w:t>
      </w:r>
      <w:r>
        <w:rPr>
          <w:rFonts w:ascii="Times New Roman" w:hAnsi="Times New Roman" w:cs="Times New Roman"/>
          <w:sz w:val="24"/>
          <w:szCs w:val="24"/>
        </w:rPr>
        <w:t>ual growth rates in addition to time-varying individual growth rates (</w:t>
      </w:r>
      <w:proofErr w:type="spellStart"/>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s,i</w:t>
      </w:r>
      <w:proofErr w:type="spellEnd"/>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resulted in no decrease in marginal likelihood, and hence was deemed to not be parsimonious by AIC.</w:t>
      </w:r>
    </w:p>
    <w:p w14:paraId="6D2C6834" w14:textId="77777777" w:rsidR="003B460F" w:rsidRPr="00E81544" w:rsidRDefault="003B460F">
      <w:pPr>
        <w:tabs>
          <w:tab w:val="left" w:pos="360"/>
          <w:tab w:val="left" w:pos="720"/>
          <w:tab w:val="left" w:pos="8640"/>
        </w:tabs>
        <w:spacing w:after="0" w:line="480" w:lineRule="auto"/>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16CF1E5D"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the </w:t>
      </w:r>
      <w:r>
        <w:rPr>
          <w:rFonts w:ascii="Times New Roman" w:hAnsi="Times New Roman" w:cs="Times New Roman"/>
          <w:sz w:val="24"/>
          <w:szCs w:val="24"/>
        </w:rPr>
        <w:t xml:space="preserve">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in each of the four scenarios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del w:id="38" w:author="darcy" w:date="2015-02-08T13:21:00Z">
        <w:r w:rsidR="00E81544" w:rsidDel="005A1EE7">
          <w:rPr>
            <w:rFonts w:ascii="Times New Roman" w:hAnsi="Times New Roman" w:cs="Times New Roman"/>
            <w:sz w:val="24"/>
            <w:szCs w:val="24"/>
          </w:rPr>
          <w:delText xml:space="preserve">average </w:delText>
        </w:r>
      </w:del>
      <w:ins w:id="39" w:author="darcy" w:date="2015-02-08T13:21:00Z">
        <w:r w:rsidR="005A1EE7">
          <w:rPr>
            <w:rFonts w:ascii="Times New Roman" w:hAnsi="Times New Roman" w:cs="Times New Roman"/>
            <w:sz w:val="24"/>
            <w:szCs w:val="24"/>
          </w:rPr>
          <w:t xml:space="preserve">true </w:t>
        </w:r>
      </w:ins>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190689">
        <w:rPr>
          <w:i/>
          <w:sz w:val="24"/>
          <w:szCs w:val="24"/>
        </w:rPr>
        <w:t xml:space="preserve">Figure </w:t>
      </w:r>
      <w:r w:rsidR="001C30F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D66CFF">
        <w:rPr>
          <w:i/>
          <w:color w:val="000000" w:themeColor="text1"/>
          <w:sz w:val="24"/>
          <w:szCs w:val="24"/>
        </w:rPr>
        <w:t xml:space="preserve">Figure </w:t>
      </w:r>
      <w:r w:rsidR="001C30F9">
        <w:rPr>
          <w:i/>
          <w:noProof/>
          <w:color w:val="000000" w:themeColor="text1"/>
          <w:sz w:val="24"/>
          <w:szCs w:val="24"/>
        </w:rPr>
        <w:t>7</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40"/>
      <w:r w:rsidR="00E81544" w:rsidRPr="00AC4738">
        <w:rPr>
          <w:rFonts w:ascii="Times New Roman" w:hAnsi="Times New Roman" w:cs="Times New Roman"/>
          <w:sz w:val="24"/>
          <w:szCs w:val="24"/>
          <w:highlight w:val="yellow"/>
        </w:rPr>
        <w:t>XXX</w:t>
      </w:r>
      <w:commentRangeEnd w:id="40"/>
      <w:r w:rsidR="00633F3A">
        <w:rPr>
          <w:rStyle w:val="CommentReference"/>
        </w:rPr>
        <w:commentReference w:id="40"/>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A03423">
        <w:rPr>
          <w:i/>
          <w:color w:val="000000" w:themeColor="text1"/>
          <w:sz w:val="24"/>
        </w:rPr>
        <w:t xml:space="preserve">Figure </w:t>
      </w:r>
      <w:r w:rsidR="001C30F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commentRangeStart w:id="41"/>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41"/>
      <w:r w:rsidR="00633F3A">
        <w:rPr>
          <w:rStyle w:val="CommentReference"/>
        </w:rPr>
        <w:commentReference w:id="41"/>
      </w:r>
      <w:r w:rsidR="00E81544">
        <w:rPr>
          <w:rFonts w:ascii="Times New Roman" w:hAnsi="Times New Roman" w:cs="Times New Roman"/>
          <w:sz w:val="24"/>
          <w:szCs w:val="24"/>
        </w:rPr>
        <w:t>for large sample sizes (</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4F3939D7" w:rsidR="008327ED" w:rsidRDefault="0025118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c</w:t>
      </w:r>
      <w:r w:rsidR="00E81544">
        <w:rPr>
          <w:rFonts w:ascii="Times New Roman" w:hAnsi="Times New Roman" w:cs="Times New Roman"/>
          <w:sz w:val="24"/>
          <w:szCs w:val="24"/>
        </w:rPr>
        <w:t>oefficient of v</w:t>
      </w:r>
      <w:r w:rsidR="009D0571">
        <w:rPr>
          <w:rFonts w:ascii="Times New Roman" w:hAnsi="Times New Roman" w:cs="Times New Roman"/>
          <w:sz w:val="24"/>
          <w:szCs w:val="24"/>
        </w:rPr>
        <w:t>ariation for measurement errors</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 xml:space="preserve">was also well estimated at higher sample sizes but </w:t>
      </w:r>
      <w:r w:rsidR="00E81544">
        <w:rPr>
          <w:rFonts w:ascii="Times New Roman" w:hAnsi="Times New Roman" w:cs="Times New Roman"/>
          <w:sz w:val="24"/>
          <w:szCs w:val="24"/>
        </w:rPr>
        <w:t>was negatively biased</w:t>
      </w:r>
      <w:r>
        <w:rPr>
          <w:rFonts w:ascii="Times New Roman" w:hAnsi="Times New Roman" w:cs="Times New Roman"/>
          <w:sz w:val="24"/>
          <w:szCs w:val="24"/>
        </w:rPr>
        <w:t xml:space="preserve">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commentRangeStart w:id="42"/>
      <w:r w:rsidR="00E81544">
        <w:rPr>
          <w:rFonts w:ascii="Times New Roman" w:hAnsi="Times New Roman" w:cs="Times New Roman"/>
          <w:sz w:val="24"/>
          <w:szCs w:val="24"/>
        </w:rPr>
        <w:t xml:space="preserve">approximately unbiased for all sample sizes, and relatively </w:t>
      </w:r>
      <w:del w:id="43" w:author="Darcy Webber" w:date="2015-02-05T15:15:00Z">
        <w:r w:rsidR="00E81544" w:rsidDel="00C60C38">
          <w:rPr>
            <w:rFonts w:ascii="Times New Roman" w:hAnsi="Times New Roman" w:cs="Times New Roman"/>
            <w:sz w:val="24"/>
            <w:szCs w:val="24"/>
          </w:rPr>
          <w:delText xml:space="preserve">precision </w:delText>
        </w:r>
      </w:del>
      <w:ins w:id="44" w:author="Darcy Webber" w:date="2015-02-05T15:15:00Z">
        <w:r w:rsidR="00C60C38">
          <w:rPr>
            <w:rFonts w:ascii="Times New Roman" w:hAnsi="Times New Roman" w:cs="Times New Roman"/>
            <w:sz w:val="24"/>
            <w:szCs w:val="24"/>
          </w:rPr>
          <w:t xml:space="preserve">precise </w:t>
        </w:r>
      </w:ins>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42"/>
      <w:r w:rsidR="00E81544">
        <w:rPr>
          <w:rStyle w:val="CommentReference"/>
        </w:rPr>
        <w:commentReference w:id="42"/>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del w:id="45" w:author="Darcy Webber" w:date="2015-02-05T15:02:00Z">
        <w:r w:rsidR="00BF1180" w:rsidDel="00154457">
          <w:rPr>
            <w:rFonts w:ascii="Times New Roman" w:hAnsi="Times New Roman" w:cs="Times New Roman"/>
            <w:sz w:val="24"/>
            <w:szCs w:val="24"/>
          </w:rPr>
          <w:delText xml:space="preserve">where </w:delText>
        </w:r>
      </w:del>
      <w:ins w:id="46" w:author="Darcy Webber" w:date="2015-02-05T15:02:00Z">
        <w:r w:rsidR="00154457">
          <w:rPr>
            <w:rFonts w:ascii="Times New Roman" w:hAnsi="Times New Roman" w:cs="Times New Roman"/>
            <w:sz w:val="24"/>
            <w:szCs w:val="24"/>
          </w:rPr>
          <w:t xml:space="preserve">were </w:t>
        </w:r>
      </w:ins>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r w:rsidR="00050DB0">
        <w:rPr>
          <w:rFonts w:ascii="Times New Roman" w:hAnsi="Times New Roman" w:cs="Times New Roman"/>
          <w:sz w:val="24"/>
          <w:szCs w:val="24"/>
        </w:rPr>
        <w:t>individuals</w:t>
      </w:r>
      <w:r w:rsidR="00D41E76">
        <w:rPr>
          <w:rFonts w:ascii="Times New Roman" w:hAnsi="Times New Roman" w:cs="Times New Roman"/>
          <w:sz w:val="24"/>
          <w:szCs w:val="24"/>
        </w:rPr>
        <w:t xml:space="preserve"> and over time (estimating variation in </w:t>
      </w:r>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10</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0E0A4AA4"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Not all fits to simulated data were</w:t>
      </w:r>
      <w:r w:rsidR="00B22FD1">
        <w:rPr>
          <w:rFonts w:ascii="Times New Roman" w:hAnsi="Times New Roman" w:cs="Times New Roman"/>
          <w:sz w:val="24"/>
          <w:szCs w:val="24"/>
        </w:rPr>
        <w:t xml:space="preserve"> positive definite Hessian (</w:t>
      </w:r>
      <w:proofErr w:type="spellStart"/>
      <w:r w:rsidR="00B22FD1">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r w:rsidR="00E81544">
        <w:rPr>
          <w:rFonts w:ascii="Times New Roman" w:hAnsi="Times New Roman" w:cs="Times New Roman"/>
          <w:sz w:val="24"/>
          <w:szCs w:val="24"/>
        </w:rPr>
        <w:t xml:space="preserve">  However, we conclude that most models were positive definite for sample sizes above </w:t>
      </w:r>
      <w:del w:id="47" w:author="Darcy Webber" w:date="2015-02-05T15:14:00Z">
        <w:r w:rsidR="00E81544" w:rsidRPr="00AC4738" w:rsidDel="00C60C38">
          <w:rPr>
            <w:rFonts w:ascii="Times New Roman" w:hAnsi="Times New Roman" w:cs="Times New Roman"/>
            <w:sz w:val="24"/>
            <w:szCs w:val="24"/>
            <w:highlight w:val="yellow"/>
          </w:rPr>
          <w:delText>XXX</w:delText>
        </w:r>
      </w:del>
      <w:ins w:id="48" w:author="Darcy Webber" w:date="2015-02-05T15:14:00Z">
        <w:r w:rsidR="00C60C38">
          <w:rPr>
            <w:rFonts w:ascii="Times New Roman" w:hAnsi="Times New Roman" w:cs="Times New Roman"/>
            <w:sz w:val="24"/>
            <w:szCs w:val="24"/>
          </w:rPr>
          <w:t>250 individuals</w:t>
        </w:r>
      </w:ins>
      <w:r w:rsidR="00E81544">
        <w:rPr>
          <w:rFonts w:ascii="Times New Roman" w:hAnsi="Times New Roman" w:cs="Times New Roman"/>
          <w:sz w:val="24"/>
          <w:szCs w:val="24"/>
        </w:rPr>
        <w:t xml:space="preserve">, and 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p>
    <w:p w14:paraId="1F57C445" w14:textId="02DD63DB" w:rsidR="002F5DBF" w:rsidRDefault="002F5DBF" w:rsidP="009A00DD">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this study, we use a time</w:t>
      </w:r>
      <w:r w:rsidR="009A00DD">
        <w:rPr>
          <w:rFonts w:ascii="Times New Roman" w:hAnsi="Times New Roman" w:cs="Times New Roman"/>
          <w:sz w:val="24"/>
          <w:szCs w:val="24"/>
        </w:rPr>
        <w:t xml:space="preserve"> interval of one week (7 days).  We confirm</w:t>
      </w:r>
      <w:r>
        <w:rPr>
          <w:rFonts w:ascii="Times New Roman" w:hAnsi="Times New Roman" w:cs="Times New Roman"/>
          <w:sz w:val="24"/>
          <w:szCs w:val="24"/>
        </w:rPr>
        <w:t xml:space="preserve"> that results are similar for other small time intervals</w:t>
      </w:r>
      <w:r w:rsidR="009A00DD">
        <w:rPr>
          <w:rFonts w:ascii="Times New Roman" w:hAnsi="Times New Roman" w:cs="Times New Roman"/>
          <w:sz w:val="24"/>
          <w:szCs w:val="24"/>
        </w:rPr>
        <w:t xml:space="preserve"> (i.e., days or months), but found that an annual time interval resulted in parameter estimates yielding biased high growth schedules.</w:t>
      </w:r>
    </w:p>
    <w:p w14:paraId="407004BD" w14:textId="58319B92"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2D2E30B3" w14:textId="6F770BA1"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w:t>
      </w:r>
      <w:del w:id="49"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ins w:id="50" w:author="Darcy Webber" w:date="2015-02-11T12:48:00Z">
        <w:r w:rsidR="000D2205">
          <w:rPr>
            <w:rFonts w:ascii="Times New Roman" w:hAnsi="Times New Roman" w:cs="Times New Roman"/>
            <w:sz w:val="24"/>
            <w:szCs w:val="24"/>
          </w:rPr>
          <w:t xml:space="preserve">variation among individuals accounts for up to half of the total variability in Antarctic </w:t>
        </w:r>
        <w:proofErr w:type="spellStart"/>
        <w:r w:rsidR="000D2205">
          <w:rPr>
            <w:rFonts w:ascii="Times New Roman" w:hAnsi="Times New Roman" w:cs="Times New Roman"/>
            <w:sz w:val="24"/>
            <w:szCs w:val="24"/>
          </w:rPr>
          <w:t>toothfish</w:t>
        </w:r>
        <w:proofErr w:type="spellEnd"/>
        <w:r w:rsidR="000D2205">
          <w:rPr>
            <w:rFonts w:ascii="Times New Roman" w:hAnsi="Times New Roman" w:cs="Times New Roman"/>
            <w:sz w:val="24"/>
            <w:szCs w:val="24"/>
          </w:rPr>
          <w:t>.</w:t>
        </w:r>
      </w:ins>
      <w:r w:rsidR="00D01B54">
        <w:rPr>
          <w:rFonts w:ascii="Times New Roman" w:hAnsi="Times New Roman" w:cs="Times New Roman"/>
          <w:sz w:val="24"/>
          <w:szCs w:val="24"/>
        </w:rPr>
        <w:t xml:space="preserve">  </w:t>
      </w:r>
      <w:ins w:id="51" w:author="Darcy Webber" w:date="2015-02-16T15:09:00Z">
        <w:r w:rsidR="00D01B54">
          <w:rPr>
            <w:rFonts w:ascii="Times New Roman" w:hAnsi="Times New Roman" w:cs="Times New Roman"/>
            <w:sz w:val="24"/>
            <w:szCs w:val="24"/>
          </w:rPr>
          <w:t xml:space="preserve">We warn that these results do not consider </w:t>
        </w:r>
      </w:ins>
      <w:ins w:id="52" w:author="Darcy Webber" w:date="2015-02-16T15:10:00Z">
        <w:r w:rsidR="00D01B54">
          <w:rPr>
            <w:rFonts w:ascii="Times New Roman" w:hAnsi="Times New Roman" w:cs="Times New Roman"/>
            <w:sz w:val="24"/>
            <w:szCs w:val="24"/>
          </w:rPr>
          <w:t>the effects of fish handling and tagging on growth rates (i.e., growth shock or retardation)</w:t>
        </w:r>
      </w:ins>
      <w:ins w:id="53" w:author="Darcy Webber" w:date="2015-02-16T15:11:00Z">
        <w:r w:rsidR="00D01B54">
          <w:rPr>
            <w:rFonts w:ascii="Times New Roman" w:hAnsi="Times New Roman" w:cs="Times New Roman"/>
            <w:sz w:val="24"/>
            <w:szCs w:val="24"/>
          </w:rPr>
          <w:t>.</w:t>
        </w:r>
      </w:ins>
      <w:ins w:id="54" w:author="Darcy Webber" w:date="2015-02-11T12:48:00Z">
        <w:r w:rsidR="000D2205" w:rsidRPr="003C710C">
          <w:rPr>
            <w:rFonts w:ascii="Times New Roman" w:hAnsi="Times New Roman" w:cs="Times New Roman"/>
            <w:sz w:val="24"/>
            <w:szCs w:val="24"/>
            <w:highlight w:val="yellow"/>
          </w:rPr>
          <w:t xml:space="preserve"> </w:t>
        </w:r>
      </w:ins>
      <w:r w:rsidRPr="003C710C">
        <w:rPr>
          <w:rFonts w:ascii="Times New Roman" w:hAnsi="Times New Roman" w:cs="Times New Roman"/>
          <w:sz w:val="24"/>
          <w:szCs w:val="24"/>
          <w:highlight w:val="yellow"/>
        </w:rPr>
        <w:t>… [something about relative size of estimated SDs]</w:t>
      </w:r>
    </w:p>
    <w:p w14:paraId="17561445" w14:textId="3BC3B2FF"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w:t>
      </w:r>
      <w:del w:id="55" w:author="Darcy Webber" w:date="2015-02-16T15:00:00Z">
        <w:r w:rsidR="009334DD" w:rsidDel="0075665D">
          <w:rPr>
            <w:rFonts w:ascii="Times New Roman" w:hAnsi="Times New Roman" w:cs="Times New Roman"/>
            <w:sz w:val="24"/>
            <w:szCs w:val="24"/>
          </w:rPr>
          <w:delText xml:space="preserve"> (both shared and differing among individuals)</w:delText>
        </w:r>
      </w:del>
      <w:r w:rsidR="009334DD">
        <w:rPr>
          <w:rFonts w:ascii="Times New Roman" w:hAnsi="Times New Roman" w:cs="Times New Roman"/>
          <w:sz w:val="24"/>
          <w:szCs w:val="24"/>
        </w:rPr>
        <w:t>,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w:t>
      </w:r>
      <w:del w:id="56" w:author="Darcy Webber" w:date="2015-02-16T15:00:00Z">
        <w:r w:rsidR="001E733D" w:rsidDel="0075665D">
          <w:rPr>
            <w:rFonts w:ascii="Times New Roman" w:hAnsi="Times New Roman" w:cs="Times New Roman"/>
            <w:sz w:val="24"/>
            <w:szCs w:val="24"/>
          </w:rPr>
          <w:delText xml:space="preserve">one </w:delText>
        </w:r>
      </w:del>
      <w:ins w:id="57" w:author="Darcy Webber" w:date="2015-02-16T15:00:00Z">
        <w:r w:rsidR="0075665D">
          <w:rPr>
            <w:rFonts w:ascii="Times New Roman" w:hAnsi="Times New Roman" w:cs="Times New Roman"/>
            <w:sz w:val="24"/>
            <w:szCs w:val="24"/>
          </w:rPr>
          <w:t xml:space="preserve">two </w:t>
        </w:r>
      </w:ins>
      <w:r w:rsidR="001E733D">
        <w:rPr>
          <w:rFonts w:ascii="Times New Roman" w:hAnsi="Times New Roman" w:cs="Times New Roman"/>
          <w:sz w:val="24"/>
          <w:szCs w:val="24"/>
        </w:rPr>
        <w:t>obvious type</w:t>
      </w:r>
      <w:ins w:id="58" w:author="Darcy Webber" w:date="2015-02-16T15:00:00Z">
        <w:r w:rsidR="0075665D">
          <w:rPr>
            <w:rFonts w:ascii="Times New Roman" w:hAnsi="Times New Roman" w:cs="Times New Roman"/>
            <w:sz w:val="24"/>
            <w:szCs w:val="24"/>
          </w:rPr>
          <w:t>s</w:t>
        </w:r>
      </w:ins>
      <w:r w:rsidR="001E733D">
        <w:rPr>
          <w:rFonts w:ascii="Times New Roman" w:hAnsi="Times New Roman" w:cs="Times New Roman"/>
          <w:sz w:val="24"/>
          <w:szCs w:val="24"/>
        </w:rPr>
        <w:t xml:space="preserve"> of variation in growth rates</w:t>
      </w:r>
      <w:ins w:id="59" w:author="Darcy Webber" w:date="2015-02-16T15:00:00Z">
        <w:r w:rsidR="0075665D">
          <w:rPr>
            <w:rFonts w:ascii="Times New Roman" w:hAnsi="Times New Roman" w:cs="Times New Roman"/>
            <w:sz w:val="24"/>
            <w:szCs w:val="24"/>
          </w:rPr>
          <w:t>:</w:t>
        </w:r>
      </w:ins>
      <w:del w:id="60" w:author="Darcy Webber" w:date="2015-02-16T15:00:00Z">
        <w:r w:rsidR="001E733D" w:rsidDel="0075665D">
          <w:rPr>
            <w:rFonts w:ascii="Times New Roman" w:hAnsi="Times New Roman" w:cs="Times New Roman"/>
            <w:sz w:val="24"/>
            <w:szCs w:val="24"/>
          </w:rPr>
          <w:delText xml:space="preserve"> –</w:delText>
        </w:r>
      </w:del>
      <w:r w:rsidR="001E733D">
        <w:rPr>
          <w:rFonts w:ascii="Times New Roman" w:hAnsi="Times New Roman" w:cs="Times New Roman"/>
          <w:sz w:val="24"/>
          <w:szCs w:val="24"/>
        </w:rPr>
        <w:t xml:space="preserve"> variation over space</w:t>
      </w:r>
      <w:ins w:id="61" w:author="Darcy Webber" w:date="2015-02-16T15:00:00Z">
        <w:r w:rsidR="0075665D">
          <w:rPr>
            <w:rFonts w:ascii="Times New Roman" w:hAnsi="Times New Roman" w:cs="Times New Roman"/>
            <w:sz w:val="24"/>
            <w:szCs w:val="24"/>
          </w:rPr>
          <w:t xml:space="preserve"> and shared variation over time (i.e., annual variation)</w:t>
        </w:r>
      </w:ins>
      <w:r w:rsidR="001E733D">
        <w:rPr>
          <w:rFonts w:ascii="Times New Roman" w:hAnsi="Times New Roman" w:cs="Times New Roman"/>
          <w:sz w:val="24"/>
          <w:szCs w:val="24"/>
        </w:rPr>
        <w:t xml:space="preserv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w:t>
      </w:r>
      <w:r w:rsidR="001E733D">
        <w:rPr>
          <w:rFonts w:ascii="Times New Roman" w:hAnsi="Times New Roman" w:cs="Times New Roman"/>
          <w:sz w:val="24"/>
          <w:szCs w:val="24"/>
        </w:rPr>
        <w:lastRenderedPageBreak/>
        <w:t xml:space="preserve">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085790B1"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t>
      </w:r>
      <w:del w:id="62" w:author="Darcy Webber" w:date="2015-02-05T13:55:00Z">
        <w:r w:rsidR="00840BBD" w:rsidDel="00BB2DB0">
          <w:rPr>
            <w:rFonts w:ascii="Times New Roman" w:hAnsi="Times New Roman" w:cs="Times New Roman"/>
            <w:sz w:val="24"/>
            <w:szCs w:val="24"/>
          </w:rPr>
          <w:delText xml:space="preserve">when </w:delText>
        </w:r>
      </w:del>
      <w:r w:rsidR="00840BBD">
        <w:rPr>
          <w:rFonts w:ascii="Times New Roman" w:hAnsi="Times New Roman" w:cs="Times New Roman"/>
          <w:sz w:val="24"/>
          <w:szCs w:val="24"/>
        </w:rPr>
        <w:t xml:space="preserve">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1D57DF0F" w:rsidR="00B7420B" w:rsidRPr="00B827F8" w:rsidDel="002F5DBF" w:rsidRDefault="00A55D1F">
      <w:pPr>
        <w:pStyle w:val="ListParagraph"/>
        <w:numPr>
          <w:ilvl w:val="0"/>
          <w:numId w:val="6"/>
        </w:numPr>
        <w:tabs>
          <w:tab w:val="left" w:pos="360"/>
          <w:tab w:val="left" w:pos="720"/>
          <w:tab w:val="left" w:pos="8640"/>
        </w:tabs>
        <w:spacing w:after="0" w:line="480" w:lineRule="auto"/>
        <w:jc w:val="both"/>
        <w:rPr>
          <w:del w:id="63" w:author="Darcy Webber" w:date="2015-02-16T15:01:00Z"/>
          <w:rFonts w:ascii="Times New Roman" w:hAnsi="Times New Roman" w:cs="Times New Roman"/>
          <w:sz w:val="24"/>
          <w:szCs w:val="24"/>
        </w:rPr>
      </w:pPr>
      <w:del w:id="64" w:author="Darcy Webber" w:date="2015-02-16T15:01:00Z">
        <w:r w:rsidRPr="00B827F8" w:rsidDel="002F5DBF">
          <w:rPr>
            <w:rFonts w:ascii="Times New Roman" w:hAnsi="Times New Roman" w:cs="Times New Roman"/>
            <w:sz w:val="24"/>
            <w:szCs w:val="24"/>
          </w:rPr>
          <w:delText>Mention how when the model was fit to annual rather than daily growth increments that the estimated parameters resulted in biased high growth schedules.</w:delText>
        </w:r>
      </w:del>
    </w:p>
    <w:p w14:paraId="2C5B3961" w14:textId="2456B6C9" w:rsidR="00B827F8" w:rsidDel="00D01B54" w:rsidRDefault="00B827F8">
      <w:pPr>
        <w:pStyle w:val="ListParagraph"/>
        <w:numPr>
          <w:ilvl w:val="0"/>
          <w:numId w:val="6"/>
        </w:numPr>
        <w:tabs>
          <w:tab w:val="left" w:pos="360"/>
          <w:tab w:val="left" w:pos="720"/>
          <w:tab w:val="left" w:pos="8640"/>
        </w:tabs>
        <w:spacing w:after="0" w:line="480" w:lineRule="auto"/>
        <w:jc w:val="both"/>
        <w:rPr>
          <w:del w:id="65" w:author="Darcy Webber" w:date="2015-02-16T15:11:00Z"/>
          <w:rFonts w:ascii="Times New Roman" w:hAnsi="Times New Roman" w:cs="Times New Roman"/>
          <w:sz w:val="24"/>
          <w:szCs w:val="24"/>
        </w:rPr>
      </w:pPr>
      <w:del w:id="66" w:author="Darcy Webber" w:date="2015-02-16T15:11:00Z">
        <w:r w:rsidRPr="00B827F8" w:rsidDel="00D01B54">
          <w:rPr>
            <w:rFonts w:ascii="Times New Roman" w:hAnsi="Times New Roman" w:cs="Times New Roman"/>
            <w:sz w:val="24"/>
            <w:szCs w:val="24"/>
          </w:rPr>
          <w:delText>Growth shock or growth retardation due to tagging.</w:delText>
        </w:r>
        <w:r w:rsidR="00DA192C" w:rsidDel="00D01B54">
          <w:rPr>
            <w:rFonts w:ascii="Times New Roman" w:hAnsi="Times New Roman" w:cs="Times New Roman"/>
            <w:sz w:val="24"/>
            <w:szCs w:val="24"/>
          </w:rPr>
          <w:delText xml:space="preserve"> Tag shock has been estimated before as about 0.7 year lost in growth. Confounded by live/dead.</w:delText>
        </w:r>
      </w:del>
    </w:p>
    <w:p w14:paraId="20002400" w14:textId="77777777" w:rsidR="00367975" w:rsidRDefault="00367975">
      <w:pPr>
        <w:rPr>
          <w:ins w:id="67" w:author="Darcy Webber" w:date="2015-02-11T12:52:00Z"/>
          <w:rFonts w:ascii="Times New Roman" w:eastAsia="Times New Roman" w:hAnsi="Times New Roman" w:cs="Times New Roman"/>
          <w:b/>
          <w:bCs/>
          <w:sz w:val="24"/>
          <w:szCs w:val="24"/>
          <w:lang w:val="en-GB" w:eastAsia="en-GB"/>
        </w:rPr>
      </w:pPr>
      <w:ins w:id="68" w:author="Darcy Webber" w:date="2015-02-11T12:52:00Z">
        <w:r>
          <w:rPr>
            <w:rFonts w:ascii="Times New Roman" w:hAnsi="Times New Roman" w:cs="Times New Roman"/>
            <w:sz w:val="24"/>
            <w:szCs w:val="24"/>
          </w:rPr>
          <w:br w:type="page"/>
        </w:r>
      </w:ins>
    </w:p>
    <w:p w14:paraId="3B1E12F2" w14:textId="59475120" w:rsidR="008558B5" w:rsidRPr="009C37AB" w:rsidRDefault="008558B5" w:rsidP="008558B5">
      <w:pPr>
        <w:pStyle w:val="Heading2"/>
        <w:widowControl/>
        <w:tabs>
          <w:tab w:val="left" w:pos="360"/>
          <w:tab w:val="left" w:pos="8640"/>
        </w:tabs>
        <w:spacing w:before="0" w:after="0" w:line="480" w:lineRule="auto"/>
        <w:rPr>
          <w:ins w:id="69" w:author="Darcy Webber" w:date="2015-02-11T12:51:00Z"/>
          <w:rFonts w:ascii="Times New Roman" w:hAnsi="Times New Roman" w:cs="Times New Roman"/>
          <w:noProof w:val="0"/>
          <w:sz w:val="24"/>
          <w:szCs w:val="24"/>
        </w:rPr>
      </w:pPr>
      <w:ins w:id="70" w:author="Darcy Webber" w:date="2015-02-11T12:51:00Z">
        <w:r>
          <w:rPr>
            <w:rFonts w:ascii="Times New Roman" w:hAnsi="Times New Roman" w:cs="Times New Roman"/>
            <w:noProof w:val="0"/>
            <w:sz w:val="24"/>
            <w:szCs w:val="24"/>
          </w:rPr>
          <w:lastRenderedPageBreak/>
          <w:t xml:space="preserve">5 </w:t>
        </w:r>
      </w:ins>
      <w:ins w:id="71" w:author="Darcy Webber" w:date="2015-02-11T12:52:00Z">
        <w:r>
          <w:rPr>
            <w:rFonts w:ascii="Times New Roman" w:hAnsi="Times New Roman" w:cs="Times New Roman"/>
            <w:noProof w:val="0"/>
            <w:sz w:val="24"/>
            <w:szCs w:val="24"/>
          </w:rPr>
          <w:t>Conclusions</w:t>
        </w:r>
      </w:ins>
    </w:p>
    <w:p w14:paraId="61FBD8D3" w14:textId="2379DE37" w:rsidR="008558B5" w:rsidRPr="0010657A" w:rsidRDefault="002310D4" w:rsidP="00F0737B">
      <w:pPr>
        <w:tabs>
          <w:tab w:val="left" w:pos="360"/>
          <w:tab w:val="left" w:pos="720"/>
          <w:tab w:val="left" w:pos="8640"/>
        </w:tabs>
        <w:spacing w:after="0" w:line="480" w:lineRule="auto"/>
        <w:jc w:val="both"/>
        <w:rPr>
          <w:rFonts w:ascii="Times New Roman" w:hAnsi="Times New Roman" w:cs="Times New Roman"/>
          <w:sz w:val="24"/>
          <w:szCs w:val="24"/>
        </w:rPr>
      </w:pPr>
      <w:ins w:id="72" w:author="Darcy Webber" w:date="2015-02-16T15:17:00Z">
        <w:r>
          <w:rPr>
            <w:rFonts w:ascii="Times New Roman" w:hAnsi="Times New Roman" w:cs="Times New Roman"/>
            <w:sz w:val="24"/>
            <w:szCs w:val="24"/>
          </w:rPr>
          <w:tab/>
        </w:r>
      </w:ins>
      <w:ins w:id="73" w:author="Darcy Webber" w:date="2015-02-16T15:16:00Z">
        <w:r w:rsidR="00E64885">
          <w:rPr>
            <w:rFonts w:ascii="Times New Roman" w:hAnsi="Times New Roman" w:cs="Times New Roman"/>
            <w:sz w:val="24"/>
            <w:szCs w:val="24"/>
          </w:rPr>
          <w:t xml:space="preserve">In this study, we have explicitly modeled multiple sources of variability in growth rates in a wild marine population of Antarctic </w:t>
        </w:r>
        <w:proofErr w:type="spellStart"/>
        <w:r w:rsidR="00E64885">
          <w:rPr>
            <w:rFonts w:ascii="Times New Roman" w:hAnsi="Times New Roman" w:cs="Times New Roman"/>
            <w:sz w:val="24"/>
            <w:szCs w:val="24"/>
          </w:rPr>
          <w:t>toothfish</w:t>
        </w:r>
        <w:proofErr w:type="spellEnd"/>
        <w:r w:rsidR="00E64885">
          <w:rPr>
            <w:rFonts w:ascii="Times New Roman" w:hAnsi="Times New Roman" w:cs="Times New Roman"/>
            <w:sz w:val="24"/>
            <w:szCs w:val="24"/>
          </w:rPr>
          <w:t xml:space="preserve"> in the Ross Sea.  Our model incorporates sex-specific differences in growth rates, along with persistent, t</w:t>
        </w:r>
        <w:r w:rsidR="00432305">
          <w:rPr>
            <w:rFonts w:ascii="Times New Roman" w:hAnsi="Times New Roman" w:cs="Times New Roman"/>
            <w:sz w:val="24"/>
            <w:szCs w:val="24"/>
          </w:rPr>
          <w:t>emporal, and residual variation.</w:t>
        </w:r>
        <w:r w:rsidR="00E64885">
          <w:rPr>
            <w:rFonts w:ascii="Times New Roman" w:hAnsi="Times New Roman" w:cs="Times New Roman"/>
            <w:sz w:val="24"/>
            <w:szCs w:val="24"/>
          </w:rPr>
          <w:t xml:space="preserve">  Using these data, we show that we can successfully fit models that account for multiple sources or variation in growth.  These models suggest that variation among individuals accounts for up to half of the total</w:t>
        </w:r>
        <w:r w:rsidR="005F5898">
          <w:rPr>
            <w:rFonts w:ascii="Times New Roman" w:hAnsi="Times New Roman" w:cs="Times New Roman"/>
            <w:sz w:val="24"/>
            <w:szCs w:val="24"/>
          </w:rPr>
          <w:t xml:space="preserve"> variability in this species.  O</w:t>
        </w:r>
      </w:ins>
      <w:ins w:id="74" w:author="Darcy Webber" w:date="2015-02-16T15:17:00Z">
        <w:r w:rsidR="005F5898">
          <w:rPr>
            <w:rFonts w:ascii="Times New Roman" w:hAnsi="Times New Roman" w:cs="Times New Roman"/>
            <w:sz w:val="24"/>
            <w:szCs w:val="24"/>
          </w:rPr>
          <w:t>ur</w:t>
        </w:r>
      </w:ins>
      <w:ins w:id="75" w:author="Darcy Webber" w:date="2015-02-16T15:16:00Z">
        <w:r w:rsidR="00E64885">
          <w:rPr>
            <w:rFonts w:ascii="Times New Roman" w:hAnsi="Times New Roman" w:cs="Times New Roman"/>
            <w:sz w:val="24"/>
            <w:szCs w:val="24"/>
          </w:rPr>
          <w:t xml:space="preserve"> simulation study suggests that the parameters estimated in these models are unbiased.</w:t>
        </w:r>
      </w:ins>
    </w:p>
    <w:p w14:paraId="08F6B16D" w14:textId="1D6BDF74" w:rsidR="00BB2DB0" w:rsidRDefault="00BB2DB0">
      <w:pPr>
        <w:rPr>
          <w:rFonts w:ascii="Times New Roman" w:hAnsi="Times New Roman" w:cs="Times New Roman"/>
          <w:b/>
          <w:sz w:val="24"/>
          <w:szCs w:val="24"/>
        </w:rPr>
      </w:pPr>
    </w:p>
    <w:p w14:paraId="68BEF472" w14:textId="6DA5B3FC"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6FED707"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w:t>
      </w:r>
      <w:r w:rsidR="00A00D5B">
        <w:rPr>
          <w:rFonts w:ascii="Times New Roman" w:hAnsi="Times New Roman" w:cs="Times New Roman"/>
          <w:sz w:val="24"/>
          <w:szCs w:val="24"/>
        </w:rPr>
        <w:t>.</w:t>
      </w:r>
      <w:r>
        <w:rPr>
          <w:rFonts w:ascii="Times New Roman" w:hAnsi="Times New Roman" w:cs="Times New Roman"/>
          <w:sz w:val="24"/>
          <w:szCs w:val="24"/>
        </w:rPr>
        <w:t xml:space="preserve"> Horn and C</w:t>
      </w:r>
      <w:r w:rsidR="00A00D5B">
        <w:rPr>
          <w:rFonts w:ascii="Times New Roman" w:hAnsi="Times New Roman" w:cs="Times New Roman"/>
          <w:sz w:val="24"/>
          <w:szCs w:val="24"/>
        </w:rPr>
        <w:t>.</w:t>
      </w:r>
      <w:r>
        <w:rPr>
          <w:rFonts w:ascii="Times New Roman" w:hAnsi="Times New Roman" w:cs="Times New Roman"/>
          <w:sz w:val="24"/>
          <w:szCs w:val="24"/>
        </w:rPr>
        <w:t xml:space="preserve">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F0737B">
        <w:rPr>
          <w:rFonts w:ascii="Times New Roman" w:hAnsi="Times New Roman" w:cs="Times New Roman"/>
          <w:sz w:val="24"/>
          <w:szCs w:val="24"/>
        </w:rPr>
        <w:t xml:space="preserve">the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w:t>
      </w:r>
      <w:r w:rsidR="00A00D5B">
        <w:rPr>
          <w:rFonts w:ascii="Times New Roman" w:hAnsi="Times New Roman" w:cs="Times New Roman"/>
          <w:sz w:val="24"/>
          <w:szCs w:val="24"/>
        </w:rPr>
        <w:t>.</w:t>
      </w:r>
      <w:r>
        <w:rPr>
          <w:rFonts w:ascii="Times New Roman" w:hAnsi="Times New Roman" w:cs="Times New Roman"/>
          <w:sz w:val="24"/>
          <w:szCs w:val="24"/>
        </w:rPr>
        <w:t xml:space="preserve">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commentRangeStart w:id="76"/>
      <w:r w:rsidRPr="009C37AB">
        <w:rPr>
          <w:rFonts w:ascii="Times New Roman" w:hAnsi="Times New Roman" w:cs="Times New Roman"/>
          <w:b/>
          <w:sz w:val="24"/>
          <w:szCs w:val="24"/>
        </w:rPr>
        <w:lastRenderedPageBreak/>
        <w:t>Bibliography</w:t>
      </w:r>
      <w:commentRangeEnd w:id="76"/>
      <w:r w:rsidR="007B0D66">
        <w:rPr>
          <w:rStyle w:val="CommentReference"/>
        </w:rPr>
        <w:commentReference w:id="76"/>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lastRenderedPageBreak/>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3"/>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A9A3F90" w:rsidR="00883C74" w:rsidRPr="00883C74" w:rsidRDefault="00883C74" w:rsidP="00883C74">
      <w:pPr>
        <w:pStyle w:val="Caption"/>
        <w:keepNext/>
        <w:rPr>
          <w:i w:val="0"/>
          <w:color w:val="auto"/>
          <w:sz w:val="24"/>
          <w:szCs w:val="24"/>
        </w:rPr>
      </w:pPr>
      <w:bookmarkStart w:id="77" w:name="_Ref410906913"/>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D01717">
        <w:rPr>
          <w:i w:val="0"/>
          <w:noProof/>
          <w:color w:val="auto"/>
          <w:sz w:val="24"/>
          <w:szCs w:val="24"/>
        </w:rPr>
        <w:t>1</w:t>
      </w:r>
      <w:r w:rsidRPr="00883C74">
        <w:rPr>
          <w:i w:val="0"/>
          <w:color w:val="auto"/>
          <w:sz w:val="24"/>
          <w:szCs w:val="24"/>
        </w:rPr>
        <w:fldChar w:fldCharType="end"/>
      </w:r>
      <w:bookmarkEnd w:id="77"/>
      <w:r w:rsidRPr="00883C74">
        <w:rPr>
          <w:i w:val="0"/>
          <w:color w:val="auto"/>
          <w:sz w:val="24"/>
          <w:szCs w:val="24"/>
        </w:rPr>
        <w:t>: List and definition of symbols used in the text and equations</w:t>
      </w:r>
      <w:r w:rsidR="0063297E">
        <w:rPr>
          <w:i w:val="0"/>
          <w:color w:val="auto"/>
          <w:sz w:val="24"/>
          <w:szCs w:val="24"/>
        </w:rPr>
        <w:t xml:space="preserve"> with their units</w:t>
      </w:r>
      <w:r w:rsidRPr="00883C74">
        <w:rPr>
          <w:i w:val="0"/>
          <w:color w:val="auto"/>
          <w:sz w:val="24"/>
          <w:szCs w:val="24"/>
        </w:rPr>
        <w:t>.</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F0737B"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78"/>
            <w:r w:rsidRPr="00B17755">
              <w:rPr>
                <w:rFonts w:ascii="Times New Roman" w:hAnsi="Times New Roman" w:cs="Times New Roman"/>
                <w:sz w:val="24"/>
                <w:szCs w:val="24"/>
                <w:highlight w:val="yellow"/>
              </w:rPr>
              <w:t>?</w:t>
            </w:r>
            <w:commentRangeEnd w:id="78"/>
            <w:r>
              <w:rPr>
                <w:rStyle w:val="CommentReference"/>
              </w:rPr>
              <w:commentReference w:id="78"/>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F0737B"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F0737B"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F0737B"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201A5D3F" w14:textId="6526DB36" w:rsidR="00923703" w:rsidRPr="00DB6525" w:rsidRDefault="00923703" w:rsidP="00923703">
      <w:pPr>
        <w:pStyle w:val="Caption"/>
        <w:keepNext/>
        <w:rPr>
          <w:i w:val="0"/>
          <w:color w:val="auto"/>
          <w:sz w:val="24"/>
          <w:szCs w:val="24"/>
        </w:rPr>
      </w:pPr>
      <w:bookmarkStart w:id="79" w:name="_Ref410907158"/>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Pr>
          <w:i w:val="0"/>
          <w:noProof/>
          <w:color w:val="auto"/>
          <w:sz w:val="24"/>
          <w:szCs w:val="24"/>
        </w:rPr>
        <w:t>4</w:t>
      </w:r>
      <w:r w:rsidRPr="00DB6525">
        <w:rPr>
          <w:i w:val="0"/>
          <w:color w:val="auto"/>
          <w:sz w:val="24"/>
          <w:szCs w:val="24"/>
        </w:rPr>
        <w:fldChar w:fldCharType="end"/>
      </w:r>
      <w:r>
        <w:rPr>
          <w:i w:val="0"/>
          <w:color w:val="auto"/>
          <w:sz w:val="24"/>
          <w:szCs w:val="24"/>
        </w:rPr>
        <w:t>: Estimated parameter values in each of the four case study models by sex</w:t>
      </w:r>
      <w:r w:rsidR="00D5011F">
        <w:rPr>
          <w:i w:val="0"/>
          <w:color w:val="auto"/>
          <w:sz w:val="24"/>
          <w:szCs w:val="24"/>
        </w:rPr>
        <w:t xml:space="preserve"> (</w:t>
      </w:r>
      <w:r w:rsidR="00D5011F" w:rsidRPr="00D5011F">
        <w:rPr>
          <w:color w:val="auto"/>
          <w:sz w:val="24"/>
          <w:szCs w:val="24"/>
        </w:rPr>
        <w:t>s</w:t>
      </w:r>
      <w:r w:rsidR="00D5011F">
        <w:rPr>
          <w:i w:val="0"/>
          <w:color w:val="auto"/>
          <w:sz w:val="24"/>
          <w:szCs w:val="24"/>
        </w:rPr>
        <w:t>)</w:t>
      </w:r>
      <w:r>
        <w:rPr>
          <w:i w:val="0"/>
          <w:color w:val="auto"/>
          <w:sz w:val="24"/>
          <w:szCs w:val="24"/>
        </w:rPr>
        <w:t xml:space="preserve">. </w:t>
      </w:r>
      <w:bookmarkStart w:id="80" w:name="_GoBack"/>
      <w:bookmarkEnd w:id="80"/>
      <w:r>
        <w:rPr>
          <w:i w:val="0"/>
          <w:color w:val="auto"/>
          <w:sz w:val="24"/>
          <w:szCs w:val="24"/>
        </w:rPr>
        <w:t xml:space="preserve"> AIC is the </w:t>
      </w:r>
      <w:proofErr w:type="spellStart"/>
      <w:r>
        <w:rPr>
          <w:i w:val="0"/>
          <w:color w:val="auto"/>
          <w:sz w:val="24"/>
          <w:szCs w:val="24"/>
        </w:rPr>
        <w:t>Akaike</w:t>
      </w:r>
      <w:proofErr w:type="spellEnd"/>
      <w:r>
        <w:rPr>
          <w:i w:val="0"/>
          <w:color w:val="auto"/>
          <w:sz w:val="24"/>
          <w:szCs w:val="24"/>
        </w:rPr>
        <w:t xml:space="preserve"> Information Criterion. 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923703" w:rsidRPr="009250DC" w14:paraId="68159FD0" w14:textId="77777777" w:rsidTr="0084792E">
        <w:tc>
          <w:tcPr>
            <w:tcW w:w="2262" w:type="dxa"/>
            <w:tcBorders>
              <w:top w:val="single" w:sz="4" w:space="0" w:color="auto"/>
              <w:bottom w:val="single" w:sz="4" w:space="0" w:color="auto"/>
            </w:tcBorders>
          </w:tcPr>
          <w:p w14:paraId="2E77F9BA" w14:textId="77777777" w:rsidR="00923703" w:rsidRPr="009250DC" w:rsidRDefault="00923703" w:rsidP="0084792E">
            <w:pPr>
              <w:tabs>
                <w:tab w:val="left" w:pos="360"/>
                <w:tab w:val="left" w:pos="720"/>
                <w:tab w:val="left" w:pos="8640"/>
              </w:tabs>
              <w:spacing w:line="480" w:lineRule="auto"/>
              <w:jc w:val="center"/>
              <w:rPr>
                <w:rFonts w:ascii="Times New Roman" w:hAnsi="Times New Roman" w:cs="Times New Roman"/>
                <w:b/>
                <w:sz w:val="24"/>
                <w:szCs w:val="24"/>
              </w:rPr>
            </w:pPr>
            <w:del w:id="81" w:author="Darcy Webber" w:date="2015-02-11T12:57:00Z">
              <w:r w:rsidRPr="009250DC" w:rsidDel="00A414D1">
                <w:rPr>
                  <w:rFonts w:ascii="Times New Roman" w:hAnsi="Times New Roman" w:cs="Times New Roman"/>
                  <w:b/>
                  <w:sz w:val="24"/>
                  <w:szCs w:val="24"/>
                </w:rPr>
                <w:delText>Scenario</w:delText>
              </w:r>
            </w:del>
            <w:ins w:id="82" w:author="Darcy Webber" w:date="2015-02-11T12:57:00Z">
              <w:r>
                <w:rPr>
                  <w:rFonts w:ascii="Times New Roman" w:hAnsi="Times New Roman" w:cs="Times New Roman"/>
                  <w:b/>
                  <w:sz w:val="24"/>
                  <w:szCs w:val="24"/>
                </w:rPr>
                <w:t>Model</w:t>
              </w:r>
            </w:ins>
          </w:p>
        </w:tc>
        <w:tc>
          <w:tcPr>
            <w:tcW w:w="1242" w:type="dxa"/>
            <w:tcBorders>
              <w:top w:val="single" w:sz="4" w:space="0" w:color="auto"/>
              <w:bottom w:val="single" w:sz="4" w:space="0" w:color="auto"/>
            </w:tcBorders>
          </w:tcPr>
          <w:p w14:paraId="4BB4251E" w14:textId="77777777" w:rsidR="00923703" w:rsidRPr="007F441A" w:rsidRDefault="00923703" w:rsidP="0084792E">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5900D3DA" w14:textId="77777777" w:rsidR="00923703" w:rsidRPr="009250DC" w:rsidRDefault="00923703" w:rsidP="0084792E">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0FCC37E0" w14:textId="77777777" w:rsidR="00923703" w:rsidRPr="009250DC" w:rsidRDefault="00923703" w:rsidP="0084792E">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28885282" w14:textId="77777777" w:rsidR="00923703" w:rsidRPr="009250DC" w:rsidRDefault="00923703" w:rsidP="0084792E">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0D21FAB" w14:textId="77777777" w:rsidR="00923703" w:rsidRPr="009250DC" w:rsidRDefault="00923703" w:rsidP="0084792E">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923703" w:rsidRPr="003A28BE" w14:paraId="6B39B45E" w14:textId="77777777" w:rsidTr="0084792E">
        <w:tc>
          <w:tcPr>
            <w:tcW w:w="2262" w:type="dxa"/>
            <w:tcBorders>
              <w:top w:val="single" w:sz="4" w:space="0" w:color="auto"/>
              <w:bottom w:val="nil"/>
            </w:tcBorders>
          </w:tcPr>
          <w:p w14:paraId="20A0CD59"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53F2A08E"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1E063D88"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70734AFE"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1210E225"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CC06043"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923703" w:rsidRPr="003A28BE" w14:paraId="58B2334F" w14:textId="77777777" w:rsidTr="0084792E">
        <w:tc>
          <w:tcPr>
            <w:tcW w:w="2262" w:type="dxa"/>
            <w:tcBorders>
              <w:top w:val="nil"/>
              <w:bottom w:val="nil"/>
            </w:tcBorders>
          </w:tcPr>
          <w:p w14:paraId="1FC965AC"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0C4E4424"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198C596"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4CE0E149"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A2F8688"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3C490784"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923703" w:rsidRPr="003A28BE" w14:paraId="07344EE9" w14:textId="77777777" w:rsidTr="0084792E">
        <w:tc>
          <w:tcPr>
            <w:tcW w:w="2262" w:type="dxa"/>
            <w:tcBorders>
              <w:top w:val="nil"/>
              <w:bottom w:val="nil"/>
            </w:tcBorders>
          </w:tcPr>
          <w:p w14:paraId="47674E2B"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12E93BF"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2E6F534"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0159BE89"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AEF3DCC"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7722A581"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923703" w:rsidRPr="003A28BE" w14:paraId="68AA80C0" w14:textId="77777777" w:rsidTr="0084792E">
        <w:tc>
          <w:tcPr>
            <w:tcW w:w="2262" w:type="dxa"/>
            <w:tcBorders>
              <w:top w:val="nil"/>
              <w:bottom w:val="nil"/>
            </w:tcBorders>
          </w:tcPr>
          <w:p w14:paraId="7CC3FCA9"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05C0CC32"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06643C0"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7E41EF51" w14:textId="77777777" w:rsidR="00923703" w:rsidRPr="008F681F"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286FD12"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4FA7851D"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4521727E" w14:textId="77777777" w:rsidTr="0084792E">
        <w:tc>
          <w:tcPr>
            <w:tcW w:w="2262" w:type="dxa"/>
            <w:vMerge w:val="restart"/>
            <w:tcBorders>
              <w:top w:val="dotted" w:sz="4" w:space="0" w:color="auto"/>
              <w:left w:val="nil"/>
              <w:bottom w:val="nil"/>
            </w:tcBorders>
          </w:tcPr>
          <w:p w14:paraId="701A3012"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37B31914"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6CD5D587"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26D7DE6"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1D83C316"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62DFF75C"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923703" w:rsidRPr="003A28BE" w14:paraId="58CBF723" w14:textId="77777777" w:rsidTr="0084792E">
        <w:tc>
          <w:tcPr>
            <w:tcW w:w="2262" w:type="dxa"/>
            <w:vMerge/>
            <w:tcBorders>
              <w:top w:val="nil"/>
              <w:left w:val="nil"/>
              <w:bottom w:val="nil"/>
            </w:tcBorders>
          </w:tcPr>
          <w:p w14:paraId="2F321F18"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0DFB4F6"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12E01A9"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2D025E07"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EDDFDC5"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355D567E"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923703" w:rsidRPr="003A28BE" w14:paraId="5B2DCFD2" w14:textId="77777777" w:rsidTr="0084792E">
        <w:tc>
          <w:tcPr>
            <w:tcW w:w="2262" w:type="dxa"/>
            <w:tcBorders>
              <w:top w:val="nil"/>
              <w:left w:val="nil"/>
              <w:bottom w:val="nil"/>
            </w:tcBorders>
          </w:tcPr>
          <w:p w14:paraId="23D4F1FA"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B53CBC1"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8BC6CFA"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0FAD7FB3"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E08B771" w14:textId="672591B4" w:rsidR="00923703" w:rsidRDefault="007E3C1E"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8.864</w:t>
            </w:r>
          </w:p>
        </w:tc>
        <w:tc>
          <w:tcPr>
            <w:tcW w:w="1592" w:type="dxa"/>
            <w:tcBorders>
              <w:top w:val="nil"/>
              <w:bottom w:val="nil"/>
              <w:right w:val="nil"/>
            </w:tcBorders>
          </w:tcPr>
          <w:p w14:paraId="7F72337A" w14:textId="2753A0C0" w:rsidR="00923703" w:rsidRDefault="007E3C1E"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8.801</w:t>
            </w:r>
          </w:p>
        </w:tc>
      </w:tr>
      <w:tr w:rsidR="00923703" w:rsidRPr="003A28BE" w14:paraId="5B5C5172" w14:textId="77777777" w:rsidTr="0084792E">
        <w:tc>
          <w:tcPr>
            <w:tcW w:w="2262" w:type="dxa"/>
            <w:tcBorders>
              <w:top w:val="nil"/>
              <w:left w:val="nil"/>
              <w:bottom w:val="nil"/>
            </w:tcBorders>
          </w:tcPr>
          <w:p w14:paraId="078A98EA"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B18F284"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71CA3EC"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60C952D9" w14:textId="77777777" w:rsidR="00923703" w:rsidRPr="008F681F"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267C3EED"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0786D9C0"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33D55DA4" w14:textId="77777777" w:rsidTr="0084792E">
        <w:tc>
          <w:tcPr>
            <w:tcW w:w="2262" w:type="dxa"/>
            <w:tcBorders>
              <w:top w:val="nil"/>
              <w:left w:val="nil"/>
              <w:bottom w:val="dotted" w:sz="4" w:space="0" w:color="auto"/>
            </w:tcBorders>
          </w:tcPr>
          <w:p w14:paraId="7FAD732D"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C2893B6"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7BB78B73"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4B6DAEEA"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49DC35D4"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2009D24B"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923703" w:rsidRPr="003A28BE" w14:paraId="0B08540C" w14:textId="77777777" w:rsidTr="0084792E">
        <w:tc>
          <w:tcPr>
            <w:tcW w:w="2262" w:type="dxa"/>
            <w:vMerge w:val="restart"/>
            <w:tcBorders>
              <w:top w:val="dotted" w:sz="4" w:space="0" w:color="auto"/>
              <w:bottom w:val="nil"/>
            </w:tcBorders>
          </w:tcPr>
          <w:p w14:paraId="1B76209E" w14:textId="77777777" w:rsidR="00923703" w:rsidRPr="004A3333" w:rsidRDefault="00923703" w:rsidP="0084792E">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1DCDFE2E"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029CE7B5"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5871B8AF"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1DC6F8AE"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753EF34A"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23703" w:rsidRPr="003A28BE" w14:paraId="1888EBAC" w14:textId="77777777" w:rsidTr="0084792E">
        <w:tc>
          <w:tcPr>
            <w:tcW w:w="2262" w:type="dxa"/>
            <w:vMerge/>
            <w:tcBorders>
              <w:top w:val="nil"/>
              <w:bottom w:val="nil"/>
            </w:tcBorders>
          </w:tcPr>
          <w:p w14:paraId="598D1511"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46E1CAC"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F4EB0C0"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8DF8D6A"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3410947"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510DC69A"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923703" w:rsidRPr="003A28BE" w14:paraId="577E2F68" w14:textId="77777777" w:rsidTr="0084792E">
        <w:tc>
          <w:tcPr>
            <w:tcW w:w="2262" w:type="dxa"/>
            <w:tcBorders>
              <w:top w:val="nil"/>
              <w:bottom w:val="nil"/>
            </w:tcBorders>
          </w:tcPr>
          <w:p w14:paraId="57C5E446"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5DD33382"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A6BF984"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B4FF705"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5C47240" w14:textId="4E4ABC71" w:rsidR="00923703" w:rsidRPr="003A28BE" w:rsidRDefault="007E3C1E"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Borders>
              <w:top w:val="nil"/>
              <w:bottom w:val="nil"/>
            </w:tcBorders>
          </w:tcPr>
          <w:p w14:paraId="0C5FEFC6" w14:textId="242C1AF6" w:rsidR="00923703" w:rsidRPr="003A28BE" w:rsidRDefault="007E3C1E"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923703" w:rsidRPr="003A28BE" w14:paraId="1A656304" w14:textId="77777777" w:rsidTr="0084792E">
        <w:tc>
          <w:tcPr>
            <w:tcW w:w="2262" w:type="dxa"/>
            <w:tcBorders>
              <w:top w:val="nil"/>
              <w:bottom w:val="nil"/>
            </w:tcBorders>
          </w:tcPr>
          <w:p w14:paraId="1EED96A1"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BB85CE8"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AD0EF86"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C81A6D9" w14:textId="77777777" w:rsidR="00923703" w:rsidRPr="00C730F9"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64EA8B07"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14E46E3A"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1F1D2334" w14:textId="77777777" w:rsidTr="0084792E">
        <w:tc>
          <w:tcPr>
            <w:tcW w:w="2262" w:type="dxa"/>
            <w:tcBorders>
              <w:top w:val="nil"/>
              <w:bottom w:val="dotted" w:sz="4" w:space="0" w:color="auto"/>
            </w:tcBorders>
          </w:tcPr>
          <w:p w14:paraId="3E944FEB"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ACABE70"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2EF8C740"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19009FB2" w14:textId="77777777" w:rsidR="00923703" w:rsidRPr="00C730F9"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47FB210B"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082F7160"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661D7FF1" w14:textId="77777777" w:rsidTr="0084792E">
        <w:tc>
          <w:tcPr>
            <w:tcW w:w="2262" w:type="dxa"/>
            <w:vMerge w:val="restart"/>
            <w:tcBorders>
              <w:top w:val="dotted" w:sz="4" w:space="0" w:color="auto"/>
            </w:tcBorders>
          </w:tcPr>
          <w:p w14:paraId="3BDC45A0" w14:textId="77777777" w:rsidR="00923703" w:rsidRPr="004A3333" w:rsidRDefault="00923703" w:rsidP="0084792E">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0C67ECC3"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09F29BF5"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3B55B270"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61AB4183"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01FD1BBB"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23703" w:rsidRPr="003A28BE" w14:paraId="14444D78" w14:textId="77777777" w:rsidTr="0084792E">
        <w:tc>
          <w:tcPr>
            <w:tcW w:w="2262" w:type="dxa"/>
            <w:vMerge/>
          </w:tcPr>
          <w:p w14:paraId="14C2246F"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76FC85AC"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0A0FF09"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4B64D74F"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6A4BFC6"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295DF31C"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923703" w:rsidRPr="003A28BE" w14:paraId="6320ED57" w14:textId="77777777" w:rsidTr="0084792E">
        <w:tc>
          <w:tcPr>
            <w:tcW w:w="2262" w:type="dxa"/>
            <w:vMerge/>
          </w:tcPr>
          <w:p w14:paraId="1B5CB556"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EA55552"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7C703A8"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68E407D7" w14:textId="77777777" w:rsidR="00923703"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0F0DABB5" w14:textId="4B131606" w:rsidR="00923703" w:rsidRPr="003A28BE" w:rsidRDefault="007E3C1E"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Pr>
          <w:p w14:paraId="1A81081C" w14:textId="3640C909" w:rsidR="00923703" w:rsidRPr="003A28BE" w:rsidRDefault="007E3C1E"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923703" w:rsidRPr="003A28BE" w14:paraId="0399EF86" w14:textId="77777777" w:rsidTr="0084792E">
        <w:tc>
          <w:tcPr>
            <w:tcW w:w="2262" w:type="dxa"/>
          </w:tcPr>
          <w:p w14:paraId="013E1447"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59C89F6"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2165759E"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4C5DE5C5" w14:textId="77777777" w:rsidR="00923703" w:rsidRPr="00812CDB"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49449952"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67BAC810"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p>
        </w:tc>
      </w:tr>
      <w:tr w:rsidR="00923703" w:rsidRPr="003A28BE" w14:paraId="7FFAA407" w14:textId="77777777" w:rsidTr="0084792E">
        <w:tc>
          <w:tcPr>
            <w:tcW w:w="2262" w:type="dxa"/>
          </w:tcPr>
          <w:p w14:paraId="438695C3"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1D2C2884"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421B1F27"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2586F4C9" w14:textId="77777777" w:rsidR="00923703" w:rsidRPr="00812CDB" w:rsidRDefault="00923703" w:rsidP="0084792E">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45697FC9" w14:textId="77777777" w:rsidR="00923703" w:rsidRPr="00812CDB" w:rsidRDefault="00923703" w:rsidP="0084792E">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7B5827C5"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923703" w:rsidRPr="003A28BE" w14:paraId="10A56672" w14:textId="77777777" w:rsidTr="0084792E">
        <w:tc>
          <w:tcPr>
            <w:tcW w:w="2262" w:type="dxa"/>
          </w:tcPr>
          <w:p w14:paraId="4D739D4C" w14:textId="77777777" w:rsidR="00923703"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7665715" w14:textId="77777777" w:rsidR="00923703" w:rsidRPr="007F441A" w:rsidRDefault="00923703" w:rsidP="0084792E">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279EBD" w14:textId="77777777" w:rsidR="00923703" w:rsidRPr="00DA0674" w:rsidRDefault="00923703" w:rsidP="0084792E">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770197E4" w14:textId="77777777" w:rsidR="00923703" w:rsidRPr="00812CDB"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132D00DD"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4086DBA7" w14:textId="77777777" w:rsidR="00923703" w:rsidRPr="003A28BE" w:rsidRDefault="00923703" w:rsidP="0084792E">
            <w:pPr>
              <w:tabs>
                <w:tab w:val="left" w:pos="360"/>
                <w:tab w:val="left" w:pos="720"/>
                <w:tab w:val="left" w:pos="8640"/>
              </w:tabs>
              <w:spacing w:line="480" w:lineRule="auto"/>
              <w:jc w:val="right"/>
              <w:rPr>
                <w:rFonts w:ascii="Times New Roman" w:hAnsi="Times New Roman" w:cs="Times New Roman"/>
                <w:sz w:val="24"/>
                <w:szCs w:val="24"/>
              </w:rPr>
            </w:pPr>
          </w:p>
        </w:tc>
      </w:tr>
    </w:tbl>
    <w:p w14:paraId="76239A89" w14:textId="0C285D13"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2</w:t>
      </w:r>
      <w:r w:rsidRPr="00D01717">
        <w:rPr>
          <w:i w:val="0"/>
          <w:color w:val="000000" w:themeColor="text1"/>
          <w:sz w:val="24"/>
          <w:szCs w:val="24"/>
        </w:rPr>
        <w:fldChar w:fldCharType="end"/>
      </w:r>
      <w:bookmarkEnd w:id="79"/>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used </w:t>
      </w:r>
      <w:r w:rsidR="00094B30">
        <w:rPr>
          <w:rFonts w:ascii="Times New Roman" w:hAnsi="Times New Roman" w:cs="Times New Roman"/>
          <w:i w:val="0"/>
          <w:color w:val="000000" w:themeColor="text1"/>
          <w:sz w:val="24"/>
          <w:szCs w:val="24"/>
        </w:rPr>
        <w:t>in</w:t>
      </w:r>
      <w:r w:rsidR="00094B30" w:rsidRPr="00D01717">
        <w:rPr>
          <w:rFonts w:ascii="Times New Roman" w:hAnsi="Times New Roman" w:cs="Times New Roman"/>
          <w:i w:val="0"/>
          <w:color w:val="000000" w:themeColor="text1"/>
          <w:sz w:val="24"/>
          <w:szCs w:val="24"/>
        </w:rPr>
        <w:t xml:space="preserve"> </w:t>
      </w:r>
      <w:r w:rsidRPr="00D01717">
        <w:rPr>
          <w:rFonts w:ascii="Times New Roman" w:hAnsi="Times New Roman" w:cs="Times New Roman"/>
          <w:i w:val="0"/>
          <w:color w:val="000000" w:themeColor="text1"/>
          <w:sz w:val="24"/>
          <w:szCs w:val="24"/>
        </w:rPr>
        <w:t>all</w:t>
      </w:r>
      <w:r w:rsidR="00094B30">
        <w:rPr>
          <w:rFonts w:ascii="Times New Roman" w:hAnsi="Times New Roman" w:cs="Times New Roman"/>
          <w:i w:val="0"/>
          <w:color w:val="000000" w:themeColor="text1"/>
          <w:sz w:val="24"/>
          <w:szCs w:val="24"/>
        </w:rPr>
        <w:t xml:space="preserve"> four</w:t>
      </w:r>
      <w:r w:rsidRPr="00D01717">
        <w:rPr>
          <w:rFonts w:ascii="Times New Roman" w:hAnsi="Times New Roman" w:cs="Times New Roman"/>
          <w:i w:val="0"/>
          <w:color w:val="000000" w:themeColor="text1"/>
          <w:sz w:val="24"/>
          <w:szCs w:val="24"/>
        </w:rPr>
        <w:t xml:space="preserve">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448785BA" w:rsidR="004F7C37" w:rsidRDefault="0063297E">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0E8856C1"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4F7C37" w:rsidRPr="004F7C37">
              <w:rPr>
                <w:rFonts w:ascii="Times New Roman" w:hAnsi="Times New Roman" w:cs="Times New Roman"/>
                <w:sz w:val="24"/>
                <w:szCs w:val="24"/>
                <w:vertAlign w:val="superscript"/>
              </w:rPr>
              <w:t>-1</w:t>
            </w:r>
          </w:p>
        </w:tc>
        <w:tc>
          <w:tcPr>
            <w:tcW w:w="1964" w:type="dxa"/>
          </w:tcPr>
          <w:p w14:paraId="091B942D" w14:textId="6E89E81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090</w:t>
            </w:r>
          </w:p>
        </w:tc>
        <w:tc>
          <w:tcPr>
            <w:tcW w:w="1964" w:type="dxa"/>
          </w:tcPr>
          <w:p w14:paraId="02103F7E" w14:textId="1BF9393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093</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54C840EC"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080C29" w:rsidRPr="004F7C37">
              <w:rPr>
                <w:rFonts w:ascii="Times New Roman" w:hAnsi="Times New Roman" w:cs="Times New Roman"/>
                <w:sz w:val="24"/>
                <w:szCs w:val="24"/>
                <w:vertAlign w:val="superscript"/>
              </w:rPr>
              <w:t>-1</w:t>
            </w:r>
          </w:p>
        </w:tc>
        <w:tc>
          <w:tcPr>
            <w:tcW w:w="1964" w:type="dxa"/>
          </w:tcPr>
          <w:p w14:paraId="74E8A1E1" w14:textId="78C73C6A"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16.218</w:t>
            </w:r>
          </w:p>
        </w:tc>
        <w:tc>
          <w:tcPr>
            <w:tcW w:w="1964" w:type="dxa"/>
          </w:tcPr>
          <w:p w14:paraId="1B9723DC" w14:textId="6F5E44F5"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15.724</w:t>
            </w:r>
          </w:p>
        </w:tc>
      </w:tr>
    </w:tbl>
    <w:p w14:paraId="049D5D28" w14:textId="77777777" w:rsidR="00E51924" w:rsidRDefault="00E51924">
      <w:pPr>
        <w:rPr>
          <w:iCs/>
          <w:color w:val="000000" w:themeColor="text1"/>
          <w:sz w:val="24"/>
          <w:szCs w:val="24"/>
        </w:rPr>
      </w:pPr>
      <w:r>
        <w:rPr>
          <w:i/>
          <w:color w:val="000000" w:themeColor="text1"/>
          <w:sz w:val="24"/>
          <w:szCs w:val="24"/>
        </w:rPr>
        <w:br w:type="page"/>
      </w:r>
    </w:p>
    <w:p w14:paraId="11F8E667" w14:textId="70855819"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3</w:t>
      </w:r>
      <w:r w:rsidRPr="00D01717">
        <w:rPr>
          <w:i w:val="0"/>
          <w:color w:val="000000" w:themeColor="text1"/>
          <w:sz w:val="24"/>
          <w:szCs w:val="24"/>
        </w:rPr>
        <w:fldChar w:fldCharType="end"/>
      </w:r>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that vary among </w:t>
      </w:r>
      <w:r w:rsidR="00094B30">
        <w:rPr>
          <w:rFonts w:ascii="Times New Roman" w:hAnsi="Times New Roman" w:cs="Times New Roman"/>
          <w:i w:val="0"/>
          <w:color w:val="000000" w:themeColor="text1"/>
          <w:sz w:val="24"/>
          <w:szCs w:val="24"/>
        </w:rPr>
        <w:t xml:space="preserve">each of the four </w:t>
      </w:r>
      <w:r w:rsidRPr="00D01717">
        <w:rPr>
          <w:rFonts w:ascii="Times New Roman" w:hAnsi="Times New Roman" w:cs="Times New Roman"/>
          <w:i w:val="0"/>
          <w:color w:val="000000" w:themeColor="text1"/>
          <w:sz w:val="24"/>
          <w:szCs w:val="24"/>
        </w:rPr>
        <w:t>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03B4683B" w14:textId="77777777" w:rsidR="00B101A5" w:rsidRDefault="00B101A5">
      <w:pPr>
        <w:rPr>
          <w:iCs/>
          <w:sz w:val="24"/>
          <w:szCs w:val="24"/>
        </w:rPr>
      </w:pPr>
      <w:bookmarkStart w:id="83" w:name="_Ref410371769"/>
      <w:r>
        <w:rPr>
          <w:i/>
          <w:sz w:val="24"/>
          <w:szCs w:val="24"/>
        </w:rPr>
        <w:br w:type="page"/>
      </w:r>
    </w:p>
    <w:bookmarkEnd w:id="83"/>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84" w:name="_Ref410371170"/>
      <w:bookmarkStart w:id="85"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05E6C">
        <w:rPr>
          <w:i w:val="0"/>
          <w:noProof/>
          <w:color w:val="auto"/>
          <w:sz w:val="24"/>
          <w:szCs w:val="24"/>
        </w:rPr>
        <w:t>1</w:t>
      </w:r>
      <w:r w:rsidRPr="00843FF9">
        <w:rPr>
          <w:i w:val="0"/>
          <w:color w:val="auto"/>
          <w:sz w:val="24"/>
          <w:szCs w:val="24"/>
        </w:rPr>
        <w:fldChar w:fldCharType="end"/>
      </w:r>
      <w:bookmarkEnd w:id="84"/>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85"/>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2EFD0928" w:rsidR="00EC55AF" w:rsidRPr="00AC4738" w:rsidRDefault="00A44DD6" w:rsidP="00AC4738">
      <w:pPr>
        <w:spacing w:line="480" w:lineRule="auto"/>
        <w:rPr>
          <w:rFonts w:ascii="Times New Roman" w:hAnsi="Times New Roman" w:cs="Times New Roman"/>
          <w:sz w:val="24"/>
          <w:szCs w:val="24"/>
        </w:rPr>
      </w:pPr>
      <w:commentRangeStart w:id="86"/>
      <w:del w:id="87" w:author="Darcy Webber" w:date="2015-02-16T14:45:00Z">
        <w:r w:rsidDel="00AA0C14">
          <w:rPr>
            <w:rFonts w:ascii="Times New Roman" w:hAnsi="Times New Roman" w:cs="Times New Roman"/>
            <w:noProof/>
            <w:sz w:val="24"/>
            <w:szCs w:val="24"/>
            <w:lang w:val="en-AU" w:eastAsia="zh-CN"/>
          </w:rPr>
          <w:drawing>
            <wp:inline distT="0" distB="0" distL="0" distR="0" wp14:anchorId="07A2E4D6" wp14:editId="3C54FF8D">
              <wp:extent cx="30861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8717" cy="3050585"/>
                      </a:xfrm>
                      <a:prstGeom prst="rect">
                        <a:avLst/>
                      </a:prstGeom>
                    </pic:spPr>
                  </pic:pic>
                </a:graphicData>
              </a:graphic>
            </wp:inline>
          </w:drawing>
        </w:r>
      </w:del>
      <w:commentRangeEnd w:id="86"/>
      <w:r w:rsidR="00AE340A">
        <w:rPr>
          <w:rStyle w:val="CommentReference"/>
        </w:rPr>
        <w:commentReference w:id="86"/>
      </w:r>
    </w:p>
    <w:p w14:paraId="2D49F065" w14:textId="081E86F3" w:rsidR="00EC55AF" w:rsidRDefault="00EC55AF" w:rsidP="00EC55AF">
      <w:pPr>
        <w:pStyle w:val="Caption"/>
        <w:rPr>
          <w:i w:val="0"/>
          <w:color w:val="auto"/>
          <w:sz w:val="24"/>
          <w:szCs w:val="24"/>
        </w:rPr>
      </w:pPr>
      <w:bookmarkStart w:id="88"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05E6C">
        <w:rPr>
          <w:i w:val="0"/>
          <w:noProof/>
          <w:color w:val="auto"/>
          <w:sz w:val="24"/>
          <w:szCs w:val="24"/>
        </w:rPr>
        <w:t>2</w:t>
      </w:r>
      <w:r w:rsidRPr="00EC55AF">
        <w:rPr>
          <w:i w:val="0"/>
          <w:color w:val="auto"/>
          <w:sz w:val="24"/>
          <w:szCs w:val="24"/>
        </w:rPr>
        <w:fldChar w:fldCharType="end"/>
      </w:r>
      <w:bookmarkEnd w:id="88"/>
      <w:r w:rsidRPr="00EC55AF">
        <w:rPr>
          <w:i w:val="0"/>
          <w:color w:val="auto"/>
          <w:sz w:val="24"/>
          <w:szCs w:val="24"/>
        </w:rPr>
        <w:t xml:space="preserve">: </w:t>
      </w:r>
      <w:r w:rsidR="00541045">
        <w:rPr>
          <w:i w:val="0"/>
          <w:color w:val="auto"/>
          <w:sz w:val="24"/>
          <w:szCs w:val="24"/>
        </w:rPr>
        <w:t xml:space="preserve">Residual in length at tagging vs. the residual in length at recapture (cm) for individual female and male Antarctic </w:t>
      </w:r>
      <w:proofErr w:type="spellStart"/>
      <w:r w:rsidR="00541045">
        <w:rPr>
          <w:i w:val="0"/>
          <w:color w:val="auto"/>
          <w:sz w:val="24"/>
          <w:szCs w:val="24"/>
        </w:rPr>
        <w:t>toothfish</w:t>
      </w:r>
      <w:proofErr w:type="spellEnd"/>
      <w:r w:rsidR="00541045">
        <w:rPr>
          <w:i w:val="0"/>
          <w:color w:val="auto"/>
          <w:sz w:val="24"/>
          <w:szCs w:val="24"/>
        </w:rPr>
        <w:t xml:space="preserve"> using the model with no random-effects.  The residual is calculated as the observed length less the model predicted length.</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89"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3</w:t>
      </w:r>
      <w:r w:rsidRPr="00995B95">
        <w:rPr>
          <w:i w:val="0"/>
          <w:color w:val="auto"/>
          <w:sz w:val="24"/>
          <w:szCs w:val="24"/>
        </w:rPr>
        <w:fldChar w:fldCharType="end"/>
      </w:r>
      <w:bookmarkEnd w:id="89"/>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18805807" w:rsidR="004F4F4E" w:rsidRDefault="004F4F4E" w:rsidP="00B04686">
      <w:pPr>
        <w:spacing w:line="480" w:lineRule="auto"/>
        <w:rPr>
          <w:rFonts w:ascii="Times New Roman" w:hAnsi="Times New Roman" w:cs="Times New Roman"/>
          <w:sz w:val="24"/>
          <w:szCs w:val="24"/>
        </w:rPr>
      </w:pPr>
      <w:del w:id="90" w:author="Darcy Webber" w:date="2015-02-16T14:45:00Z">
        <w:r w:rsidDel="00AA0C14">
          <w:rPr>
            <w:rFonts w:ascii="Times New Roman" w:hAnsi="Times New Roman" w:cs="Times New Roman"/>
            <w:noProof/>
            <w:sz w:val="24"/>
            <w:szCs w:val="24"/>
            <w:lang w:val="en-AU" w:eastAsia="zh-CN"/>
          </w:rPr>
          <w:drawing>
            <wp:inline distT="0" distB="0" distL="0" distR="0" wp14:anchorId="753FBC68" wp14:editId="0EBDD41F">
              <wp:extent cx="32099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3295" cy="3013060"/>
                      </a:xfrm>
                      <a:prstGeom prst="rect">
                        <a:avLst/>
                      </a:prstGeom>
                    </pic:spPr>
                  </pic:pic>
                </a:graphicData>
              </a:graphic>
            </wp:inline>
          </w:drawing>
        </w:r>
      </w:del>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91"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4</w:t>
      </w:r>
      <w:r w:rsidRPr="00995B95">
        <w:rPr>
          <w:i w:val="0"/>
          <w:color w:val="auto"/>
          <w:sz w:val="24"/>
          <w:szCs w:val="24"/>
        </w:rPr>
        <w:fldChar w:fldCharType="end"/>
      </w:r>
      <w:bookmarkEnd w:id="91"/>
      <w:r w:rsidRPr="00995B95">
        <w:rPr>
          <w:i w:val="0"/>
          <w:color w:val="auto"/>
          <w:sz w:val="24"/>
          <w:szCs w:val="24"/>
        </w:rPr>
        <w:t xml:space="preserve">: </w:t>
      </w:r>
      <w:r w:rsidR="009D492F">
        <w:rPr>
          <w:i w:val="0"/>
          <w:color w:val="auto"/>
          <w:sz w:val="24"/>
          <w:szCs w:val="24"/>
        </w:rPr>
        <w:t xml:space="preserve">Observed vs. expected length (cm) at tagging and at recapture for individual female and male Antarctic </w:t>
      </w:r>
      <w:proofErr w:type="spellStart"/>
      <w:r w:rsidR="009D492F">
        <w:rPr>
          <w:i w:val="0"/>
          <w:color w:val="auto"/>
          <w:sz w:val="24"/>
          <w:szCs w:val="24"/>
        </w:rPr>
        <w:t>toothfish</w:t>
      </w:r>
      <w:proofErr w:type="spellEnd"/>
      <w:r w:rsidR="009D492F">
        <w:rPr>
          <w:i w:val="0"/>
          <w:color w:val="auto"/>
          <w:sz w:val="24"/>
          <w:szCs w:val="24"/>
        </w:rPr>
        <w:t xml:space="preserve">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92"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5</w:t>
      </w:r>
      <w:r w:rsidRPr="00995B95">
        <w:rPr>
          <w:i w:val="0"/>
          <w:color w:val="auto"/>
          <w:sz w:val="24"/>
          <w:szCs w:val="24"/>
        </w:rPr>
        <w:fldChar w:fldCharType="end"/>
      </w:r>
      <w:bookmarkEnd w:id="92"/>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444A80D0" w:rsidR="00CA6AE0" w:rsidRPr="00190689" w:rsidRDefault="00190689" w:rsidP="00190689">
      <w:pPr>
        <w:pStyle w:val="Caption"/>
        <w:rPr>
          <w:i w:val="0"/>
          <w:color w:val="auto"/>
          <w:sz w:val="24"/>
          <w:szCs w:val="24"/>
        </w:rPr>
      </w:pPr>
      <w:bookmarkStart w:id="93"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05E6C">
        <w:rPr>
          <w:i w:val="0"/>
          <w:noProof/>
          <w:color w:val="auto"/>
          <w:sz w:val="24"/>
          <w:szCs w:val="24"/>
        </w:rPr>
        <w:t>6</w:t>
      </w:r>
      <w:r w:rsidRPr="00190689">
        <w:rPr>
          <w:i w:val="0"/>
          <w:color w:val="auto"/>
          <w:sz w:val="24"/>
          <w:szCs w:val="24"/>
        </w:rPr>
        <w:fldChar w:fldCharType="end"/>
      </w:r>
      <w:bookmarkEnd w:id="93"/>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proofErr w:type="spell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w:t>
      </w:r>
      <w:proofErr w:type="spellStart"/>
      <w:r w:rsidR="00E37AF2">
        <w:rPr>
          <w:i w:val="0"/>
          <w:color w:val="000000" w:themeColor="text1"/>
          <w:sz w:val="24"/>
          <w:szCs w:val="24"/>
        </w:rPr>
        <w:t>pdH</w:t>
      </w:r>
      <w:proofErr w:type="spellEnd"/>
      <w:r w:rsidR="00E37AF2">
        <w:rPr>
          <w:i w:val="0"/>
          <w:color w:val="000000" w:themeColor="text1"/>
          <w:sz w:val="24"/>
          <w:szCs w:val="24"/>
        </w:rPr>
        <w:t xml:space="preserve"> fits are given in the top right of each panel.</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94"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05E6C">
        <w:rPr>
          <w:i w:val="0"/>
          <w:noProof/>
          <w:color w:val="000000" w:themeColor="text1"/>
          <w:sz w:val="24"/>
          <w:szCs w:val="24"/>
        </w:rPr>
        <w:t>7</w:t>
      </w:r>
      <w:r w:rsidRPr="00D66CFF">
        <w:rPr>
          <w:i w:val="0"/>
          <w:color w:val="000000" w:themeColor="text1"/>
          <w:sz w:val="24"/>
          <w:szCs w:val="24"/>
        </w:rPr>
        <w:fldChar w:fldCharType="end"/>
      </w:r>
      <w:bookmarkEnd w:id="94"/>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w:t>
      </w:r>
      <w:proofErr w:type="spellStart"/>
      <w:r w:rsidR="008A32D4" w:rsidRPr="008A32D4">
        <w:rPr>
          <w:rFonts w:ascii="Times New Roman" w:hAnsi="Times New Roman" w:cs="Times New Roman"/>
          <w:i w:val="0"/>
          <w:color w:val="000000" w:themeColor="text1"/>
          <w:sz w:val="24"/>
          <w:szCs w:val="24"/>
        </w:rPr>
        <w:t>sims</w:t>
      </w:r>
      <w:proofErr w:type="spellEnd"/>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95"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05E6C">
        <w:rPr>
          <w:i w:val="0"/>
          <w:noProof/>
          <w:color w:val="000000" w:themeColor="text1"/>
          <w:sz w:val="24"/>
        </w:rPr>
        <w:t>8</w:t>
      </w:r>
      <w:r w:rsidRPr="00A03423">
        <w:rPr>
          <w:i w:val="0"/>
          <w:color w:val="000000" w:themeColor="text1"/>
          <w:sz w:val="24"/>
        </w:rPr>
        <w:fldChar w:fldCharType="end"/>
      </w:r>
      <w:bookmarkEnd w:id="95"/>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14988DA9" w:rsidR="006F4244" w:rsidRDefault="006F4244">
      <w:pPr>
        <w:rPr>
          <w:rFonts w:ascii="Times New Roman" w:hAnsi="Times New Roman" w:cs="Times New Roman"/>
          <w:sz w:val="24"/>
          <w:szCs w:val="24"/>
        </w:rPr>
      </w:pPr>
    </w:p>
    <w:p w14:paraId="1FFC1146" w14:textId="65A77CD1" w:rsidR="00A03423" w:rsidDel="008063C7" w:rsidRDefault="00FE0EF2" w:rsidP="00A03423">
      <w:pPr>
        <w:keepNext/>
        <w:spacing w:line="480" w:lineRule="auto"/>
        <w:rPr>
          <w:del w:id="96" w:author="Darcy Webber" w:date="2015-02-05T14:00:00Z"/>
        </w:rPr>
      </w:pPr>
      <w:del w:id="97" w:author="Darcy Webber" w:date="2015-02-05T14:00:00Z">
        <w:r w:rsidDel="008063C7">
          <w:rPr>
            <w:rFonts w:ascii="Times New Roman" w:hAnsi="Times New Roman" w:cs="Times New Roman"/>
            <w:noProof/>
            <w:sz w:val="24"/>
            <w:szCs w:val="24"/>
            <w:lang w:val="en-AU" w:eastAsia="zh-CN"/>
            <w:rPrChange w:id="98" w:author="Unknown">
              <w:rPr>
                <w:noProof/>
                <w:lang w:val="en-AU" w:eastAsia="zh-CN"/>
              </w:rPr>
            </w:rPrChange>
          </w:rPr>
          <w:drawing>
            <wp:inline distT="0" distB="0" distL="0" distR="0" wp14:anchorId="2700828C" wp14:editId="0CABD136">
              <wp:extent cx="5943597"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7" cy="1981199"/>
                      </a:xfrm>
                      <a:prstGeom prst="rect">
                        <a:avLst/>
                      </a:prstGeom>
                    </pic:spPr>
                  </pic:pic>
                </a:graphicData>
              </a:graphic>
            </wp:inline>
          </w:drawing>
        </w:r>
      </w:del>
    </w:p>
    <w:p w14:paraId="3EE7E03D" w14:textId="2DEE11DE" w:rsidR="00FE0EF2" w:rsidRPr="00A03423" w:rsidDel="008063C7" w:rsidRDefault="00A03423" w:rsidP="00A03423">
      <w:pPr>
        <w:pStyle w:val="Caption"/>
        <w:rPr>
          <w:del w:id="99" w:author="Darcy Webber" w:date="2015-02-05T14:00:00Z"/>
          <w:rFonts w:ascii="Times New Roman" w:hAnsi="Times New Roman" w:cs="Times New Roman"/>
          <w:i w:val="0"/>
          <w:color w:val="000000" w:themeColor="text1"/>
          <w:sz w:val="24"/>
          <w:szCs w:val="24"/>
        </w:rPr>
      </w:pPr>
      <w:bookmarkStart w:id="100" w:name="_Ref410630972"/>
      <w:del w:id="101" w:author="Darcy Webber" w:date="2015-02-05T14:00:00Z">
        <w:r w:rsidRPr="00A03423" w:rsidDel="008063C7">
          <w:rPr>
            <w:i w:val="0"/>
            <w:color w:val="000000" w:themeColor="text1"/>
            <w:sz w:val="24"/>
            <w:szCs w:val="24"/>
          </w:rPr>
          <w:delText xml:space="preserve">Figure </w:delText>
        </w:r>
        <w:r w:rsidRPr="00A03423" w:rsidDel="008063C7">
          <w:rPr>
            <w:iCs w:val="0"/>
            <w:color w:val="000000" w:themeColor="text1"/>
            <w:sz w:val="24"/>
            <w:szCs w:val="24"/>
          </w:rPr>
          <w:fldChar w:fldCharType="begin"/>
        </w:r>
        <w:r w:rsidRPr="00A03423" w:rsidDel="008063C7">
          <w:rPr>
            <w:i w:val="0"/>
            <w:color w:val="000000" w:themeColor="text1"/>
            <w:sz w:val="24"/>
            <w:szCs w:val="24"/>
          </w:rPr>
          <w:delInstrText xml:space="preserve"> SEQ Figure \* ARABIC </w:delInstrText>
        </w:r>
        <w:r w:rsidRPr="00A03423" w:rsidDel="008063C7">
          <w:rPr>
            <w:iCs w:val="0"/>
            <w:color w:val="000000" w:themeColor="text1"/>
            <w:sz w:val="24"/>
            <w:szCs w:val="24"/>
          </w:rPr>
          <w:fldChar w:fldCharType="separate"/>
        </w:r>
        <w:r w:rsidR="00F05E6C" w:rsidDel="008063C7">
          <w:rPr>
            <w:i w:val="0"/>
            <w:noProof/>
            <w:color w:val="000000" w:themeColor="text1"/>
            <w:sz w:val="24"/>
            <w:szCs w:val="24"/>
          </w:rPr>
          <w:delText>8</w:delText>
        </w:r>
        <w:r w:rsidRPr="00A03423" w:rsidDel="008063C7">
          <w:rPr>
            <w:iCs w:val="0"/>
            <w:color w:val="000000" w:themeColor="text1"/>
            <w:sz w:val="24"/>
            <w:szCs w:val="24"/>
          </w:rPr>
          <w:fldChar w:fldCharType="end"/>
        </w:r>
        <w:bookmarkEnd w:id="100"/>
        <w:r w:rsidRPr="00A03423" w:rsidDel="008063C7">
          <w:rPr>
            <w:i w:val="0"/>
            <w:color w:val="000000" w:themeColor="text1"/>
            <w:sz w:val="24"/>
            <w:szCs w:val="24"/>
          </w:rPr>
          <w:delText xml:space="preserve">: Estimated value </w:delText>
        </w:r>
        <w:r w:rsidRPr="00A03423" w:rsidDel="008063C7">
          <w:rPr>
            <w:rFonts w:ascii="Times New Roman" w:hAnsi="Times New Roman" w:cs="Times New Roman"/>
            <w:i w:val="0"/>
            <w:color w:val="000000" w:themeColor="text1"/>
            <w:sz w:val="24"/>
            <w:szCs w:val="24"/>
          </w:rPr>
          <w:delText xml:space="preserve">of </w:delText>
        </w:r>
        <w:r w:rsidRPr="00A03423" w:rsidDel="008063C7">
          <w:rPr>
            <w:rFonts w:ascii="Times New Roman" w:hAnsi="Times New Roman" w:cs="Times New Roman"/>
            <w:color w:val="000000" w:themeColor="text1"/>
            <w:sz w:val="24"/>
            <w:szCs w:val="24"/>
          </w:rPr>
          <w:delText>c</w:delText>
        </w:r>
        <w:r w:rsidRPr="00A03423" w:rsidDel="008063C7">
          <w:rPr>
            <w:rFonts w:ascii="Times New Roman" w:hAnsi="Times New Roman" w:cs="Times New Roman"/>
            <w:color w:val="000000" w:themeColor="text1"/>
            <w:sz w:val="24"/>
            <w:szCs w:val="24"/>
            <w:vertAlign w:val="subscript"/>
          </w:rPr>
          <w:delText>obs</w:delText>
        </w:r>
        <w:r w:rsidRPr="00A03423" w:rsidDel="008063C7">
          <w:rPr>
            <w:rFonts w:ascii="Times New Roman" w:hAnsi="Times New Roman" w:cs="Times New Roman"/>
            <w:i w:val="0"/>
            <w:color w:val="000000" w:themeColor="text1"/>
            <w:sz w:val="24"/>
            <w:szCs w:val="24"/>
          </w:rPr>
          <w:delText xml:space="preserve"> sims</w:delText>
        </w:r>
        <w:r w:rsidRPr="00A03423" w:rsidDel="008063C7">
          <w:rPr>
            <w:i w:val="0"/>
            <w:color w:val="000000" w:themeColor="text1"/>
            <w:sz w:val="24"/>
            <w:szCs w:val="24"/>
          </w:rPr>
          <w:delText>.</w:delText>
        </w:r>
      </w:del>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102"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9</w:t>
      </w:r>
      <w:r w:rsidRPr="00EC4558">
        <w:rPr>
          <w:i w:val="0"/>
          <w:color w:val="000000" w:themeColor="text1"/>
          <w:sz w:val="24"/>
          <w:szCs w:val="24"/>
        </w:rPr>
        <w:fldChar w:fldCharType="end"/>
      </w:r>
      <w:bookmarkEnd w:id="102"/>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103"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10</w:t>
      </w:r>
      <w:r w:rsidRPr="00EC4558">
        <w:rPr>
          <w:i w:val="0"/>
          <w:color w:val="000000" w:themeColor="text1"/>
          <w:sz w:val="24"/>
          <w:szCs w:val="24"/>
        </w:rPr>
        <w:fldChar w:fldCharType="end"/>
      </w:r>
      <w:bookmarkEnd w:id="103"/>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3T15:18:00Z" w:initials="d">
    <w:p w14:paraId="3BE230B5" w14:textId="78B7F954" w:rsidR="00E64885" w:rsidRDefault="00E64885">
      <w:pPr>
        <w:pStyle w:val="CommentText"/>
      </w:pPr>
      <w:r>
        <w:rPr>
          <w:rStyle w:val="CommentReference"/>
        </w:rPr>
        <w:annotationRef/>
      </w:r>
      <w:r>
        <w:t>I prefer this title… or something like this</w:t>
      </w:r>
    </w:p>
  </w:comment>
  <w:comment w:id="27" w:author="JTT" w:date="2015-02-03T15:18:00Z" w:initials="JT">
    <w:p w14:paraId="5F691BE1" w14:textId="67943206" w:rsidR="00E64885" w:rsidRDefault="00E64885">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28" w:author="darcy" w:date="2015-02-03T15:18:00Z" w:initials="d">
    <w:p w14:paraId="37D93CAF" w14:textId="4689E4F9" w:rsidR="00E64885" w:rsidRDefault="00E64885">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34" w:author="Darcy Webber" w:date="2015-02-05T15:25:00Z" w:initials="DW">
    <w:p w14:paraId="4A83EF3E" w14:textId="40FD9119" w:rsidR="00E64885" w:rsidRDefault="00E64885">
      <w:pPr>
        <w:pStyle w:val="CommentText"/>
      </w:pPr>
      <w:r>
        <w:rPr>
          <w:rStyle w:val="CommentReference"/>
        </w:rPr>
        <w:annotationRef/>
      </w:r>
      <w:r>
        <w:t xml:space="preserve">Or </w:t>
      </w:r>
      <w:proofErr w:type="spellStart"/>
      <w:r>
        <w:t>sd_z</w:t>
      </w:r>
      <w:proofErr w:type="spellEnd"/>
      <w:r>
        <w:t xml:space="preserve"> = 0.632</w:t>
      </w:r>
    </w:p>
  </w:comment>
  <w:comment w:id="35" w:author="Darcy Webber" w:date="2015-02-05T15:26:00Z" w:initials="DW">
    <w:p w14:paraId="1CD9F6BE" w14:textId="0C56FC0E" w:rsidR="00E64885" w:rsidRDefault="00E64885">
      <w:pPr>
        <w:pStyle w:val="CommentText"/>
      </w:pPr>
      <w:r>
        <w:rPr>
          <w:rStyle w:val="CommentReference"/>
        </w:rPr>
        <w:annotationRef/>
      </w:r>
      <w:r>
        <w:t xml:space="preserve">c.v. = </w:t>
      </w:r>
      <w:proofErr w:type="spellStart"/>
      <w:r>
        <w:t>sd</w:t>
      </w:r>
      <w:proofErr w:type="spellEnd"/>
      <w:r>
        <w:t>/mu? Not too sure what you’re after here.</w:t>
      </w:r>
    </w:p>
  </w:comment>
  <w:comment w:id="40" w:author="darcy" w:date="2015-02-11T09:26:00Z" w:initials="d">
    <w:p w14:paraId="6D30B8EB" w14:textId="5292E921" w:rsidR="00E64885" w:rsidRDefault="00E64885">
      <w:pPr>
        <w:pStyle w:val="CommentText"/>
      </w:pPr>
      <w:r>
        <w:rPr>
          <w:rStyle w:val="CommentReference"/>
        </w:rPr>
        <w:annotationRef/>
      </w:r>
      <w:r>
        <w:t>For which scenario?</w:t>
      </w:r>
    </w:p>
  </w:comment>
  <w:comment w:id="41" w:author="darcy" w:date="2015-02-11T09:27:00Z" w:initials="d">
    <w:p w14:paraId="1DF5F9A7" w14:textId="09CAF4DE" w:rsidR="00E64885" w:rsidRDefault="00E64885">
      <w:pPr>
        <w:pStyle w:val="CommentText"/>
      </w:pPr>
      <w:r>
        <w:rPr>
          <w:rStyle w:val="CommentReference"/>
        </w:rPr>
        <w:annotationRef/>
      </w:r>
      <w:r>
        <w:t>Which scenario?</w:t>
      </w:r>
    </w:p>
  </w:comment>
  <w:comment w:id="42" w:author="JTT" w:date="2015-02-03T15:18:00Z" w:initials="JT">
    <w:p w14:paraId="5ED5809D" w14:textId="483E285A" w:rsidR="00E64885" w:rsidRDefault="00E64885">
      <w:pPr>
        <w:pStyle w:val="CommentText"/>
      </w:pPr>
      <w:r>
        <w:rPr>
          <w:rStyle w:val="CommentReference"/>
        </w:rPr>
        <w:annotationRef/>
      </w:r>
      <w:r>
        <w:t xml:space="preserve">If you are </w:t>
      </w:r>
      <w:proofErr w:type="spellStart"/>
      <w:r>
        <w:t>jonesing</w:t>
      </w:r>
      <w:proofErr w:type="spellEnd"/>
      <w:r>
        <w:t xml:space="preserve"> for some extra work, you could decide on a cut-off for defining precision (i.e., CV among simulation replicates &gt;0.25 is “imprecise”, 0.1&lt;CV&lt;0.25 relatively precise, </w:t>
      </w:r>
      <w:proofErr w:type="spellStart"/>
      <w:r>
        <w:t>etc</w:t>
      </w:r>
      <w:proofErr w:type="spellEnd"/>
      <w:r>
        <w:t>, and standardize our terminology.  not a big deal if uninterested.</w:t>
      </w:r>
    </w:p>
  </w:comment>
  <w:comment w:id="76" w:author="Darcy Webber" w:date="2015-02-11T12:24:00Z" w:initials="DW">
    <w:p w14:paraId="36BE0F08" w14:textId="10B2AE8C" w:rsidR="00E64885" w:rsidRDefault="00E64885">
      <w:pPr>
        <w:pStyle w:val="CommentText"/>
      </w:pPr>
      <w:r>
        <w:rPr>
          <w:rStyle w:val="CommentReference"/>
        </w:rPr>
        <w:annotationRef/>
      </w:r>
      <w:r>
        <w:t>I’ll do this soon</w:t>
      </w:r>
    </w:p>
  </w:comment>
  <w:comment w:id="78" w:author="darcy" w:date="2015-02-03T15:18:00Z" w:initials="d">
    <w:p w14:paraId="64062209" w14:textId="11A3E023" w:rsidR="00E64885" w:rsidRDefault="00E64885">
      <w:pPr>
        <w:pStyle w:val="CommentText"/>
      </w:pPr>
      <w:r>
        <w:rPr>
          <w:rStyle w:val="CommentReference"/>
        </w:rPr>
        <w:annotationRef/>
      </w:r>
      <w:r>
        <w:t>What are the units for these highlighted cells? Could you just double check these for me please Jim?</w:t>
      </w:r>
    </w:p>
  </w:comment>
  <w:comment w:id="86" w:author="Darcy Webber" w:date="2015-02-11T12:25:00Z" w:initials="DW">
    <w:p w14:paraId="3C50A202" w14:textId="4B9EF415" w:rsidR="00E64885" w:rsidRDefault="00E64885">
      <w:pPr>
        <w:pStyle w:val="CommentText"/>
      </w:pPr>
      <w:r>
        <w:rPr>
          <w:rStyle w:val="CommentReference"/>
        </w:rPr>
        <w:annotationRef/>
      </w:r>
      <w:r>
        <w:t>I think the standardized plots are better. If you agree I’ll cut the old ones.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83EF3E" w15:done="0"/>
  <w15:commentEx w15:paraId="1CD9F6BE" w15:done="0"/>
  <w15:commentEx w15:paraId="6D30B8EB" w15:done="0"/>
  <w15:commentEx w15:paraId="1DF5F9A7" w15:done="0"/>
  <w15:commentEx w15:paraId="5ED5809D" w15:done="0"/>
  <w15:commentEx w15:paraId="36BE0F08" w15:done="0"/>
  <w15:commentEx w15:paraId="64062209" w15:done="0"/>
  <w15:commentEx w15:paraId="3C50A20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E02F2" w14:textId="77777777" w:rsidR="00E64885" w:rsidRDefault="00E64885" w:rsidP="00D21621">
      <w:pPr>
        <w:spacing w:after="0" w:line="240" w:lineRule="auto"/>
      </w:pPr>
      <w:r>
        <w:separator/>
      </w:r>
    </w:p>
  </w:endnote>
  <w:endnote w:type="continuationSeparator" w:id="0">
    <w:p w14:paraId="261A796F" w14:textId="77777777" w:rsidR="00E64885" w:rsidRDefault="00E64885"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Content>
      <w:p w14:paraId="4A4BC7A2" w14:textId="77777777" w:rsidR="00E64885" w:rsidRDefault="00E64885">
        <w:pPr>
          <w:pStyle w:val="Footer"/>
          <w:jc w:val="center"/>
        </w:pPr>
        <w:r>
          <w:fldChar w:fldCharType="begin"/>
        </w:r>
        <w:r>
          <w:instrText xml:space="preserve"> PAGE   \* MERGEFORMAT </w:instrText>
        </w:r>
        <w:r>
          <w:fldChar w:fldCharType="separate"/>
        </w:r>
        <w:r w:rsidR="00D5011F">
          <w:rPr>
            <w:noProof/>
          </w:rPr>
          <w:t>21</w:t>
        </w:r>
        <w:r>
          <w:rPr>
            <w:noProof/>
          </w:rPr>
          <w:fldChar w:fldCharType="end"/>
        </w:r>
      </w:p>
    </w:sdtContent>
  </w:sdt>
  <w:p w14:paraId="5836647F" w14:textId="77777777" w:rsidR="00E64885" w:rsidRDefault="00E648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B999B" w14:textId="77777777" w:rsidR="00E64885" w:rsidRDefault="00E64885" w:rsidP="00D21621">
      <w:pPr>
        <w:spacing w:after="0" w:line="240" w:lineRule="auto"/>
      </w:pPr>
      <w:r>
        <w:separator/>
      </w:r>
    </w:p>
  </w:footnote>
  <w:footnote w:type="continuationSeparator" w:id="0">
    <w:p w14:paraId="758A49C8" w14:textId="77777777" w:rsidR="00E64885" w:rsidRDefault="00E64885"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A25410"/>
    <w:multiLevelType w:val="hybridMultilevel"/>
    <w:tmpl w:val="592A0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DB30202"/>
    <w:multiLevelType w:val="hybridMultilevel"/>
    <w:tmpl w:val="5D0E6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8"/>
  </w:num>
  <w:num w:numId="5">
    <w:abstractNumId w:val="7"/>
  </w:num>
  <w:num w:numId="6">
    <w:abstractNumId w:val="6"/>
  </w:num>
  <w:num w:numId="7">
    <w:abstractNumId w:val="4"/>
  </w:num>
  <w:num w:numId="8">
    <w:abstractNumId w:val="2"/>
  </w:num>
  <w:num w:numId="9">
    <w:abstractNumId w:val="9"/>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07EFD"/>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862E4"/>
    <w:rsid w:val="0009167D"/>
    <w:rsid w:val="00091C30"/>
    <w:rsid w:val="00093192"/>
    <w:rsid w:val="00093981"/>
    <w:rsid w:val="00094B30"/>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2205"/>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07FA5"/>
    <w:rsid w:val="001118E8"/>
    <w:rsid w:val="00111BF5"/>
    <w:rsid w:val="00116874"/>
    <w:rsid w:val="001169CD"/>
    <w:rsid w:val="00122FC8"/>
    <w:rsid w:val="00127A2A"/>
    <w:rsid w:val="00130716"/>
    <w:rsid w:val="00133C54"/>
    <w:rsid w:val="001342EF"/>
    <w:rsid w:val="001400CD"/>
    <w:rsid w:val="00141584"/>
    <w:rsid w:val="00147A67"/>
    <w:rsid w:val="00147DC4"/>
    <w:rsid w:val="00151660"/>
    <w:rsid w:val="00152E1A"/>
    <w:rsid w:val="00154457"/>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0F9"/>
    <w:rsid w:val="001C3BA8"/>
    <w:rsid w:val="001C3FC3"/>
    <w:rsid w:val="001C4ABE"/>
    <w:rsid w:val="001C6389"/>
    <w:rsid w:val="001C6BAD"/>
    <w:rsid w:val="001C739A"/>
    <w:rsid w:val="001D1331"/>
    <w:rsid w:val="001D4B5F"/>
    <w:rsid w:val="001D5B61"/>
    <w:rsid w:val="001D5C5A"/>
    <w:rsid w:val="001E3908"/>
    <w:rsid w:val="001E557E"/>
    <w:rsid w:val="001E61E7"/>
    <w:rsid w:val="001E733D"/>
    <w:rsid w:val="001E7A80"/>
    <w:rsid w:val="001F0484"/>
    <w:rsid w:val="001F2C5D"/>
    <w:rsid w:val="001F3564"/>
    <w:rsid w:val="001F4C72"/>
    <w:rsid w:val="001F5B03"/>
    <w:rsid w:val="001F7B3F"/>
    <w:rsid w:val="00201D26"/>
    <w:rsid w:val="002031BF"/>
    <w:rsid w:val="00203607"/>
    <w:rsid w:val="00207CF0"/>
    <w:rsid w:val="002108D2"/>
    <w:rsid w:val="00211D58"/>
    <w:rsid w:val="00214DCF"/>
    <w:rsid w:val="00215572"/>
    <w:rsid w:val="00217144"/>
    <w:rsid w:val="00217612"/>
    <w:rsid w:val="002205D4"/>
    <w:rsid w:val="00222EE1"/>
    <w:rsid w:val="0022403C"/>
    <w:rsid w:val="002243BC"/>
    <w:rsid w:val="00225805"/>
    <w:rsid w:val="00227596"/>
    <w:rsid w:val="00230447"/>
    <w:rsid w:val="002310D4"/>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52E62"/>
    <w:rsid w:val="002547FF"/>
    <w:rsid w:val="002632EC"/>
    <w:rsid w:val="002640BE"/>
    <w:rsid w:val="002648DA"/>
    <w:rsid w:val="00266774"/>
    <w:rsid w:val="00271160"/>
    <w:rsid w:val="00274E32"/>
    <w:rsid w:val="00276006"/>
    <w:rsid w:val="0027649E"/>
    <w:rsid w:val="002804A5"/>
    <w:rsid w:val="00281EFE"/>
    <w:rsid w:val="002820F4"/>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D137D"/>
    <w:rsid w:val="002E0656"/>
    <w:rsid w:val="002E4768"/>
    <w:rsid w:val="002E7AC8"/>
    <w:rsid w:val="002F4139"/>
    <w:rsid w:val="002F5DBF"/>
    <w:rsid w:val="002F5E19"/>
    <w:rsid w:val="002F7FA1"/>
    <w:rsid w:val="00301EB5"/>
    <w:rsid w:val="00302FC2"/>
    <w:rsid w:val="00306537"/>
    <w:rsid w:val="00307F62"/>
    <w:rsid w:val="00311339"/>
    <w:rsid w:val="00311958"/>
    <w:rsid w:val="00311ECD"/>
    <w:rsid w:val="00321705"/>
    <w:rsid w:val="00322CBE"/>
    <w:rsid w:val="00323266"/>
    <w:rsid w:val="0032434D"/>
    <w:rsid w:val="00325D5D"/>
    <w:rsid w:val="00326FDA"/>
    <w:rsid w:val="003335B0"/>
    <w:rsid w:val="00333B71"/>
    <w:rsid w:val="0033736C"/>
    <w:rsid w:val="00341937"/>
    <w:rsid w:val="0034763E"/>
    <w:rsid w:val="00347984"/>
    <w:rsid w:val="0035468C"/>
    <w:rsid w:val="0035645B"/>
    <w:rsid w:val="00367975"/>
    <w:rsid w:val="00371EC9"/>
    <w:rsid w:val="00374476"/>
    <w:rsid w:val="0037498F"/>
    <w:rsid w:val="00374F6C"/>
    <w:rsid w:val="00375014"/>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528"/>
    <w:rsid w:val="003B2E52"/>
    <w:rsid w:val="003B2E6A"/>
    <w:rsid w:val="003B31E8"/>
    <w:rsid w:val="003B460F"/>
    <w:rsid w:val="003B7A48"/>
    <w:rsid w:val="003C00F6"/>
    <w:rsid w:val="003C0181"/>
    <w:rsid w:val="003C1225"/>
    <w:rsid w:val="003C21A0"/>
    <w:rsid w:val="003C6177"/>
    <w:rsid w:val="003C6CBA"/>
    <w:rsid w:val="003C710C"/>
    <w:rsid w:val="003D2F97"/>
    <w:rsid w:val="003D5855"/>
    <w:rsid w:val="003E048C"/>
    <w:rsid w:val="003E0E41"/>
    <w:rsid w:val="003E7181"/>
    <w:rsid w:val="003F36DA"/>
    <w:rsid w:val="003F7199"/>
    <w:rsid w:val="004009B8"/>
    <w:rsid w:val="00402E5D"/>
    <w:rsid w:val="0040350C"/>
    <w:rsid w:val="00403FA5"/>
    <w:rsid w:val="00404A48"/>
    <w:rsid w:val="004057EC"/>
    <w:rsid w:val="00407481"/>
    <w:rsid w:val="00410ED6"/>
    <w:rsid w:val="004161BB"/>
    <w:rsid w:val="00417613"/>
    <w:rsid w:val="004213C9"/>
    <w:rsid w:val="00421673"/>
    <w:rsid w:val="00422C0C"/>
    <w:rsid w:val="00423124"/>
    <w:rsid w:val="00424CBA"/>
    <w:rsid w:val="00427A8C"/>
    <w:rsid w:val="004319AD"/>
    <w:rsid w:val="00432305"/>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473"/>
    <w:rsid w:val="00477ACC"/>
    <w:rsid w:val="004823D8"/>
    <w:rsid w:val="00484C5B"/>
    <w:rsid w:val="004850C6"/>
    <w:rsid w:val="004871D1"/>
    <w:rsid w:val="004908BD"/>
    <w:rsid w:val="00491851"/>
    <w:rsid w:val="00491E8E"/>
    <w:rsid w:val="004922C2"/>
    <w:rsid w:val="0049618E"/>
    <w:rsid w:val="004966B2"/>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3819"/>
    <w:rsid w:val="00503913"/>
    <w:rsid w:val="00507964"/>
    <w:rsid w:val="005104DC"/>
    <w:rsid w:val="005117B2"/>
    <w:rsid w:val="00515B38"/>
    <w:rsid w:val="00520F3F"/>
    <w:rsid w:val="00523628"/>
    <w:rsid w:val="005246DA"/>
    <w:rsid w:val="0052594F"/>
    <w:rsid w:val="0052636B"/>
    <w:rsid w:val="005329C2"/>
    <w:rsid w:val="0053450D"/>
    <w:rsid w:val="00541045"/>
    <w:rsid w:val="005457E2"/>
    <w:rsid w:val="00546EC1"/>
    <w:rsid w:val="00547C69"/>
    <w:rsid w:val="005503EB"/>
    <w:rsid w:val="00550A9A"/>
    <w:rsid w:val="00551295"/>
    <w:rsid w:val="00552BF7"/>
    <w:rsid w:val="00557AA1"/>
    <w:rsid w:val="005602ED"/>
    <w:rsid w:val="00563244"/>
    <w:rsid w:val="00570D16"/>
    <w:rsid w:val="00572C51"/>
    <w:rsid w:val="00573322"/>
    <w:rsid w:val="005745C0"/>
    <w:rsid w:val="005779DB"/>
    <w:rsid w:val="00577B8B"/>
    <w:rsid w:val="00581C85"/>
    <w:rsid w:val="005826AA"/>
    <w:rsid w:val="00582B4D"/>
    <w:rsid w:val="00583292"/>
    <w:rsid w:val="00584E95"/>
    <w:rsid w:val="00584EB3"/>
    <w:rsid w:val="00585AA2"/>
    <w:rsid w:val="0058677D"/>
    <w:rsid w:val="00587399"/>
    <w:rsid w:val="005947B5"/>
    <w:rsid w:val="0059664C"/>
    <w:rsid w:val="005A1EE7"/>
    <w:rsid w:val="005A4504"/>
    <w:rsid w:val="005A47AA"/>
    <w:rsid w:val="005A5B5F"/>
    <w:rsid w:val="005A6B6E"/>
    <w:rsid w:val="005B5EB8"/>
    <w:rsid w:val="005B705A"/>
    <w:rsid w:val="005C081F"/>
    <w:rsid w:val="005C15FC"/>
    <w:rsid w:val="005C2C25"/>
    <w:rsid w:val="005C518B"/>
    <w:rsid w:val="005C6FB0"/>
    <w:rsid w:val="005E3599"/>
    <w:rsid w:val="005F4D7C"/>
    <w:rsid w:val="005F533B"/>
    <w:rsid w:val="005F5898"/>
    <w:rsid w:val="0060060B"/>
    <w:rsid w:val="006020A2"/>
    <w:rsid w:val="006024D6"/>
    <w:rsid w:val="00602B4F"/>
    <w:rsid w:val="0060336D"/>
    <w:rsid w:val="00605588"/>
    <w:rsid w:val="00606B2E"/>
    <w:rsid w:val="0060754B"/>
    <w:rsid w:val="00611502"/>
    <w:rsid w:val="00611A3B"/>
    <w:rsid w:val="00613C92"/>
    <w:rsid w:val="006170A6"/>
    <w:rsid w:val="00620775"/>
    <w:rsid w:val="00626350"/>
    <w:rsid w:val="0063297E"/>
    <w:rsid w:val="00633F3A"/>
    <w:rsid w:val="00634CE3"/>
    <w:rsid w:val="00635613"/>
    <w:rsid w:val="00637679"/>
    <w:rsid w:val="006422CA"/>
    <w:rsid w:val="00652704"/>
    <w:rsid w:val="006527AD"/>
    <w:rsid w:val="00653368"/>
    <w:rsid w:val="006548B2"/>
    <w:rsid w:val="00655AED"/>
    <w:rsid w:val="00657CB4"/>
    <w:rsid w:val="0066474E"/>
    <w:rsid w:val="00664DC4"/>
    <w:rsid w:val="00672EE4"/>
    <w:rsid w:val="006815FB"/>
    <w:rsid w:val="00683C7E"/>
    <w:rsid w:val="006845B6"/>
    <w:rsid w:val="00684E7C"/>
    <w:rsid w:val="006866C0"/>
    <w:rsid w:val="00693838"/>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5165"/>
    <w:rsid w:val="006D5E13"/>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5766"/>
    <w:rsid w:val="007360A0"/>
    <w:rsid w:val="00741AEA"/>
    <w:rsid w:val="00743673"/>
    <w:rsid w:val="007476FC"/>
    <w:rsid w:val="00747FF6"/>
    <w:rsid w:val="007513F7"/>
    <w:rsid w:val="00752FAC"/>
    <w:rsid w:val="0075665D"/>
    <w:rsid w:val="00760DB1"/>
    <w:rsid w:val="00772D9F"/>
    <w:rsid w:val="00772E4B"/>
    <w:rsid w:val="0077377F"/>
    <w:rsid w:val="007773A0"/>
    <w:rsid w:val="007910B0"/>
    <w:rsid w:val="00793365"/>
    <w:rsid w:val="00795ABC"/>
    <w:rsid w:val="00795CB0"/>
    <w:rsid w:val="00797ECF"/>
    <w:rsid w:val="007A06A1"/>
    <w:rsid w:val="007A0F09"/>
    <w:rsid w:val="007A13BB"/>
    <w:rsid w:val="007A2E69"/>
    <w:rsid w:val="007A2F00"/>
    <w:rsid w:val="007A5137"/>
    <w:rsid w:val="007A7191"/>
    <w:rsid w:val="007B0D66"/>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3C1E"/>
    <w:rsid w:val="007E4FA6"/>
    <w:rsid w:val="007E7EAA"/>
    <w:rsid w:val="007F18A7"/>
    <w:rsid w:val="007F3AEA"/>
    <w:rsid w:val="007F441A"/>
    <w:rsid w:val="0080001A"/>
    <w:rsid w:val="00800D3D"/>
    <w:rsid w:val="00800D8D"/>
    <w:rsid w:val="00801518"/>
    <w:rsid w:val="00804B23"/>
    <w:rsid w:val="008063C7"/>
    <w:rsid w:val="00806E4F"/>
    <w:rsid w:val="00807236"/>
    <w:rsid w:val="008100AA"/>
    <w:rsid w:val="00810461"/>
    <w:rsid w:val="00812728"/>
    <w:rsid w:val="00812CDB"/>
    <w:rsid w:val="008132F5"/>
    <w:rsid w:val="00814504"/>
    <w:rsid w:val="00814F05"/>
    <w:rsid w:val="00817B08"/>
    <w:rsid w:val="008209A2"/>
    <w:rsid w:val="0082302D"/>
    <w:rsid w:val="00826684"/>
    <w:rsid w:val="00827467"/>
    <w:rsid w:val="00827676"/>
    <w:rsid w:val="00830661"/>
    <w:rsid w:val="00831FF0"/>
    <w:rsid w:val="008327ED"/>
    <w:rsid w:val="00834608"/>
    <w:rsid w:val="008357CD"/>
    <w:rsid w:val="008374FC"/>
    <w:rsid w:val="00840BBD"/>
    <w:rsid w:val="008411C1"/>
    <w:rsid w:val="00841322"/>
    <w:rsid w:val="00842DDE"/>
    <w:rsid w:val="00843FF9"/>
    <w:rsid w:val="00844CAA"/>
    <w:rsid w:val="00846372"/>
    <w:rsid w:val="00846829"/>
    <w:rsid w:val="00853016"/>
    <w:rsid w:val="008532F6"/>
    <w:rsid w:val="008549DA"/>
    <w:rsid w:val="008549E8"/>
    <w:rsid w:val="00855696"/>
    <w:rsid w:val="0085574F"/>
    <w:rsid w:val="008558B5"/>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4528"/>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4AE9"/>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40F6"/>
    <w:rsid w:val="009074E4"/>
    <w:rsid w:val="00907D48"/>
    <w:rsid w:val="0091722D"/>
    <w:rsid w:val="00920BBF"/>
    <w:rsid w:val="00922696"/>
    <w:rsid w:val="009231A6"/>
    <w:rsid w:val="00923703"/>
    <w:rsid w:val="00924412"/>
    <w:rsid w:val="00924BF6"/>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35C6"/>
    <w:rsid w:val="00995B95"/>
    <w:rsid w:val="00996A1F"/>
    <w:rsid w:val="00997A6C"/>
    <w:rsid w:val="009A00DD"/>
    <w:rsid w:val="009A66F1"/>
    <w:rsid w:val="009A70B4"/>
    <w:rsid w:val="009B3149"/>
    <w:rsid w:val="009B583F"/>
    <w:rsid w:val="009C07ED"/>
    <w:rsid w:val="009C0ED4"/>
    <w:rsid w:val="009C37AB"/>
    <w:rsid w:val="009C5A38"/>
    <w:rsid w:val="009C6B60"/>
    <w:rsid w:val="009D0571"/>
    <w:rsid w:val="009D492F"/>
    <w:rsid w:val="009D73B8"/>
    <w:rsid w:val="009E001B"/>
    <w:rsid w:val="009E5C19"/>
    <w:rsid w:val="009F1C12"/>
    <w:rsid w:val="009F58AC"/>
    <w:rsid w:val="009F5FBA"/>
    <w:rsid w:val="009F6A06"/>
    <w:rsid w:val="009F7A92"/>
    <w:rsid w:val="00A00D5B"/>
    <w:rsid w:val="00A03423"/>
    <w:rsid w:val="00A042D3"/>
    <w:rsid w:val="00A04FDF"/>
    <w:rsid w:val="00A07DE8"/>
    <w:rsid w:val="00A11527"/>
    <w:rsid w:val="00A12832"/>
    <w:rsid w:val="00A170E1"/>
    <w:rsid w:val="00A22698"/>
    <w:rsid w:val="00A24DC4"/>
    <w:rsid w:val="00A30EF3"/>
    <w:rsid w:val="00A31C97"/>
    <w:rsid w:val="00A33E22"/>
    <w:rsid w:val="00A37DAA"/>
    <w:rsid w:val="00A414D1"/>
    <w:rsid w:val="00A41525"/>
    <w:rsid w:val="00A432C6"/>
    <w:rsid w:val="00A44DD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01AD"/>
    <w:rsid w:val="00A82161"/>
    <w:rsid w:val="00A83F48"/>
    <w:rsid w:val="00A8413F"/>
    <w:rsid w:val="00A9144C"/>
    <w:rsid w:val="00A943BD"/>
    <w:rsid w:val="00A94EC6"/>
    <w:rsid w:val="00AA0526"/>
    <w:rsid w:val="00AA0C14"/>
    <w:rsid w:val="00AA0DA9"/>
    <w:rsid w:val="00AA1E34"/>
    <w:rsid w:val="00AA2EB6"/>
    <w:rsid w:val="00AB0CA6"/>
    <w:rsid w:val="00AB2A7D"/>
    <w:rsid w:val="00AC4738"/>
    <w:rsid w:val="00AC73C3"/>
    <w:rsid w:val="00AC7ED2"/>
    <w:rsid w:val="00AD04DB"/>
    <w:rsid w:val="00AD5176"/>
    <w:rsid w:val="00AD67A3"/>
    <w:rsid w:val="00AE035D"/>
    <w:rsid w:val="00AE340A"/>
    <w:rsid w:val="00AE3F42"/>
    <w:rsid w:val="00AF1880"/>
    <w:rsid w:val="00B04686"/>
    <w:rsid w:val="00B06918"/>
    <w:rsid w:val="00B06A56"/>
    <w:rsid w:val="00B0776F"/>
    <w:rsid w:val="00B101A5"/>
    <w:rsid w:val="00B133A3"/>
    <w:rsid w:val="00B135B9"/>
    <w:rsid w:val="00B147D2"/>
    <w:rsid w:val="00B16741"/>
    <w:rsid w:val="00B17755"/>
    <w:rsid w:val="00B17B31"/>
    <w:rsid w:val="00B22FD1"/>
    <w:rsid w:val="00B2376A"/>
    <w:rsid w:val="00B27000"/>
    <w:rsid w:val="00B270A4"/>
    <w:rsid w:val="00B32CC1"/>
    <w:rsid w:val="00B341F3"/>
    <w:rsid w:val="00B344A8"/>
    <w:rsid w:val="00B35058"/>
    <w:rsid w:val="00B3704B"/>
    <w:rsid w:val="00B4376C"/>
    <w:rsid w:val="00B45861"/>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366B"/>
    <w:rsid w:val="00B848D8"/>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73F8"/>
    <w:rsid w:val="00C17515"/>
    <w:rsid w:val="00C202D7"/>
    <w:rsid w:val="00C24727"/>
    <w:rsid w:val="00C27530"/>
    <w:rsid w:val="00C33135"/>
    <w:rsid w:val="00C33DE1"/>
    <w:rsid w:val="00C34730"/>
    <w:rsid w:val="00C3502D"/>
    <w:rsid w:val="00C40FF2"/>
    <w:rsid w:val="00C41D0B"/>
    <w:rsid w:val="00C535A9"/>
    <w:rsid w:val="00C54E6E"/>
    <w:rsid w:val="00C57731"/>
    <w:rsid w:val="00C60C38"/>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4BA4"/>
    <w:rsid w:val="00CD52BC"/>
    <w:rsid w:val="00CD5D58"/>
    <w:rsid w:val="00CE13FE"/>
    <w:rsid w:val="00CE3790"/>
    <w:rsid w:val="00CE6E8D"/>
    <w:rsid w:val="00CE7787"/>
    <w:rsid w:val="00CF0504"/>
    <w:rsid w:val="00CF175A"/>
    <w:rsid w:val="00CF1B2A"/>
    <w:rsid w:val="00CF3B4C"/>
    <w:rsid w:val="00CF5747"/>
    <w:rsid w:val="00D00F77"/>
    <w:rsid w:val="00D01717"/>
    <w:rsid w:val="00D018E5"/>
    <w:rsid w:val="00D01B54"/>
    <w:rsid w:val="00D02B2F"/>
    <w:rsid w:val="00D043B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0472"/>
    <w:rsid w:val="00D32788"/>
    <w:rsid w:val="00D34870"/>
    <w:rsid w:val="00D34BEE"/>
    <w:rsid w:val="00D34D60"/>
    <w:rsid w:val="00D36A7B"/>
    <w:rsid w:val="00D41E76"/>
    <w:rsid w:val="00D43B8A"/>
    <w:rsid w:val="00D45026"/>
    <w:rsid w:val="00D5011F"/>
    <w:rsid w:val="00D5340D"/>
    <w:rsid w:val="00D53FFE"/>
    <w:rsid w:val="00D62F7E"/>
    <w:rsid w:val="00D6330A"/>
    <w:rsid w:val="00D63C20"/>
    <w:rsid w:val="00D66CB2"/>
    <w:rsid w:val="00D66CFF"/>
    <w:rsid w:val="00D67E45"/>
    <w:rsid w:val="00D71F44"/>
    <w:rsid w:val="00D77D56"/>
    <w:rsid w:val="00D81DE4"/>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1E3"/>
    <w:rsid w:val="00E05DC9"/>
    <w:rsid w:val="00E0608F"/>
    <w:rsid w:val="00E11C0F"/>
    <w:rsid w:val="00E1225E"/>
    <w:rsid w:val="00E14B88"/>
    <w:rsid w:val="00E20BAE"/>
    <w:rsid w:val="00E22BF5"/>
    <w:rsid w:val="00E23E0C"/>
    <w:rsid w:val="00E270F9"/>
    <w:rsid w:val="00E316DF"/>
    <w:rsid w:val="00E32B44"/>
    <w:rsid w:val="00E34336"/>
    <w:rsid w:val="00E3637C"/>
    <w:rsid w:val="00E37AF2"/>
    <w:rsid w:val="00E40C58"/>
    <w:rsid w:val="00E40F2B"/>
    <w:rsid w:val="00E4160B"/>
    <w:rsid w:val="00E43D98"/>
    <w:rsid w:val="00E47FF6"/>
    <w:rsid w:val="00E503C0"/>
    <w:rsid w:val="00E51924"/>
    <w:rsid w:val="00E51C92"/>
    <w:rsid w:val="00E51F89"/>
    <w:rsid w:val="00E52B9B"/>
    <w:rsid w:val="00E52D78"/>
    <w:rsid w:val="00E54330"/>
    <w:rsid w:val="00E54769"/>
    <w:rsid w:val="00E557CD"/>
    <w:rsid w:val="00E64885"/>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4365"/>
    <w:rsid w:val="00EA51AC"/>
    <w:rsid w:val="00EA6722"/>
    <w:rsid w:val="00EB0951"/>
    <w:rsid w:val="00EB0C11"/>
    <w:rsid w:val="00EB4096"/>
    <w:rsid w:val="00EB46D1"/>
    <w:rsid w:val="00EC021A"/>
    <w:rsid w:val="00EC1911"/>
    <w:rsid w:val="00EC1BDC"/>
    <w:rsid w:val="00EC1D64"/>
    <w:rsid w:val="00EC3EAC"/>
    <w:rsid w:val="00EC4558"/>
    <w:rsid w:val="00EC55AF"/>
    <w:rsid w:val="00ED1059"/>
    <w:rsid w:val="00ED2BEC"/>
    <w:rsid w:val="00ED7CD2"/>
    <w:rsid w:val="00EE1BC2"/>
    <w:rsid w:val="00EE26BF"/>
    <w:rsid w:val="00EE483D"/>
    <w:rsid w:val="00EF2360"/>
    <w:rsid w:val="00EF5FEC"/>
    <w:rsid w:val="00EF7FB7"/>
    <w:rsid w:val="00F02008"/>
    <w:rsid w:val="00F03978"/>
    <w:rsid w:val="00F04B20"/>
    <w:rsid w:val="00F05E6C"/>
    <w:rsid w:val="00F0611C"/>
    <w:rsid w:val="00F0737B"/>
    <w:rsid w:val="00F073E4"/>
    <w:rsid w:val="00F07FCC"/>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11F1"/>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740E67DF-4088-43B3-B0F2-DE07F31A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quantifish/TagGrowth"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skr/adcomp"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hyperlink" Target="http://www.elsevier.com/journals/fisheries-research/0165-7836/guide-for-authors" TargetMode="Externa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C3A6DF-2377-461B-B054-10FD2708B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6C85A789.dotm</Template>
  <TotalTime>4769</TotalTime>
  <Pages>32</Pages>
  <Words>9761</Words>
  <Characters>55641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 Webber</cp:lastModifiedBy>
  <cp:revision>458</cp:revision>
  <cp:lastPrinted>2015-02-04T23:55:00Z</cp:lastPrinted>
  <dcterms:created xsi:type="dcterms:W3CDTF">2015-01-23T23:16:00Z</dcterms:created>
  <dcterms:modified xsi:type="dcterms:W3CDTF">2015-02-16T02:44:00Z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