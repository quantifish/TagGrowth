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TagGrowth</w:t>
      </w:r>
      <w:proofErr w:type="spellEnd"/>
      <w:r>
        <w:rPr>
          <w:rFonts w:ascii="Times New Roman" w:hAnsi="Times New Roman" w:cs="Times New Roman"/>
          <w:b/>
          <w:sz w:val="28"/>
          <w:szCs w:val="28"/>
        </w:rPr>
        <w:t>: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commentRangeStart w:id="0"/>
      <w:r w:rsidRPr="00E22BF5">
        <w:rPr>
          <w:rFonts w:ascii="Times New Roman" w:hAnsi="Times New Roman" w:cs="Times New Roman"/>
          <w:sz w:val="24"/>
          <w:szCs w:val="24"/>
        </w:rPr>
        <w:t xml:space="preserve">Alternative </w:t>
      </w:r>
      <w:commentRangeEnd w:id="0"/>
      <w:r w:rsidR="00127A2A">
        <w:rPr>
          <w:rStyle w:val="CommentReference"/>
        </w:rPr>
        <w:commentReference w:id="0"/>
      </w:r>
      <w:r w:rsidRPr="00E22BF5">
        <w:rPr>
          <w:rFonts w:ascii="Times New Roman" w:hAnsi="Times New Roman" w:cs="Times New Roman"/>
          <w:sz w:val="24"/>
          <w:szCs w:val="24"/>
        </w:rPr>
        <w:t xml:space="preserve">#1: </w:t>
      </w:r>
      <w:r w:rsidR="00583292" w:rsidRPr="00E22BF5">
        <w:rPr>
          <w:rFonts w:ascii="Times New Roman" w:hAnsi="Times New Roman" w:cs="Times New Roman"/>
          <w:sz w:val="24"/>
          <w:szCs w:val="24"/>
        </w:rPr>
        <w:t xml:space="preserve">Variation in growth among individuals and over time: a case study and simulation experiment involving tagged Antarctic </w:t>
      </w:r>
      <w:proofErr w:type="spellStart"/>
      <w:r w:rsidR="00583292" w:rsidRPr="00E22BF5">
        <w:rPr>
          <w:rFonts w:ascii="Times New Roman" w:hAnsi="Times New Roman" w:cs="Times New Roman"/>
          <w:sz w:val="24"/>
          <w:szCs w:val="24"/>
        </w:rPr>
        <w:t>toothfish</w:t>
      </w:r>
      <w:proofErr w:type="spellEnd"/>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 xml:space="preserve">time-varying growth; random effect;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916FA1A"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6595D654"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w:t>
      </w:r>
      <w:del w:id="1" w:author="darcy" w:date="2015-02-02T09:55:00Z">
        <w:r w:rsidR="00D018E5" w:rsidRPr="000806BE" w:rsidDel="000806BE">
          <w:rPr>
            <w:rFonts w:ascii="Times New Roman" w:hAnsi="Times New Roman" w:cs="Times New Roman"/>
            <w:sz w:val="24"/>
            <w:szCs w:val="24"/>
          </w:rPr>
          <w:delText>and spatial variation</w:delText>
        </w:r>
        <w:r w:rsidR="00D018E5" w:rsidDel="000806BE">
          <w:rPr>
            <w:rFonts w:ascii="Times New Roman" w:hAnsi="Times New Roman" w:cs="Times New Roman"/>
            <w:sz w:val="24"/>
            <w:szCs w:val="24"/>
          </w:rPr>
          <w:delText xml:space="preserve"> </w:delText>
        </w:r>
      </w:del>
      <w:r w:rsidR="00D018E5">
        <w:rPr>
          <w:rFonts w:ascii="Times New Roman" w:hAnsi="Times New Roman" w:cs="Times New Roman"/>
          <w:sz w:val="24"/>
          <w:szCs w:val="24"/>
        </w:rPr>
        <w:t xml:space="preserve">in growth rates, and implement the model using maximum marginal likelihood estimation.  The code is distributed as a publicly available package 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xml:space="preserve">…. [1-2 sentence summary of most important result for </w:t>
      </w:r>
      <w:proofErr w:type="spellStart"/>
      <w:r w:rsidR="00D018E5" w:rsidRPr="005C6FB0">
        <w:rPr>
          <w:rFonts w:ascii="Times New Roman" w:hAnsi="Times New Roman" w:cs="Times New Roman"/>
          <w:sz w:val="24"/>
          <w:szCs w:val="24"/>
          <w:highlight w:val="yellow"/>
        </w:rPr>
        <w:t>toothfish</w:t>
      </w:r>
      <w:proofErr w:type="spellEnd"/>
      <w:r w:rsidR="00D018E5" w:rsidRPr="005C6FB0">
        <w:rPr>
          <w:rFonts w:ascii="Times New Roman" w:hAnsi="Times New Roman" w:cs="Times New Roman"/>
          <w:sz w:val="24"/>
          <w:szCs w:val="24"/>
          <w:highlight w:val="yellow"/>
        </w:rPr>
        <w:t>]</w:t>
      </w:r>
      <w:r w:rsidR="00D018E5">
        <w:rPr>
          <w:rFonts w:ascii="Times New Roman" w:hAnsi="Times New Roman" w:cs="Times New Roman"/>
          <w:sz w:val="24"/>
          <w:szCs w:val="24"/>
        </w:rPr>
        <w:t>.</w:t>
      </w:r>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proofErr w:type="spellStart"/>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proofErr w:type="spellEnd"/>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FC4B72">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1FF6C50E"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proofErr w:type="spellStart"/>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proofErr w:type="spellEnd"/>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FC4B72">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xml:space="preserve">), which will </w:t>
      </w:r>
      <w:r w:rsidR="0024242D">
        <w:rPr>
          <w:rFonts w:ascii="Times New Roman" w:hAnsi="Times New Roman" w:cs="Times New Roman"/>
          <w:sz w:val="24"/>
          <w:szCs w:val="24"/>
        </w:rPr>
        <w:lastRenderedPageBreak/>
        <w:t>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085FA166" w:rsidR="00D269B9" w:rsidRPr="009738B0" w:rsidRDefault="00FC4B72">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542E115F" w:rsidR="0010212C" w:rsidRDefault="003B1F46">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commentRangeStart w:id="2"/>
      <w:commentRangeStart w:id="3"/>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A943BD">
        <w:rPr>
          <w:rFonts w:ascii="Times New Roman" w:hAnsi="Times New Roman" w:cs="Times New Roman"/>
          <w:sz w:val="24"/>
          <w:szCs w:val="24"/>
        </w:rPr>
        <w:t xml:space="preserve"> is the … variance</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commentRangeEnd w:id="2"/>
      <w:r w:rsidR="00D34BEE">
        <w:rPr>
          <w:rStyle w:val="CommentReference"/>
        </w:rPr>
        <w:commentReference w:id="2"/>
      </w:r>
      <w:commentRangeEnd w:id="3"/>
      <w:r w:rsidR="002B0838">
        <w:rPr>
          <w:rStyle w:val="CommentReference"/>
        </w:rPr>
        <w:commentReference w:id="3"/>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FC4B72">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1C40EE13"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Pr>
          <w:rFonts w:ascii="Times New Roman" w:hAnsi="Times New Roman" w:cs="Times New Roman"/>
          <w:sz w:val="24"/>
          <w:szCs w:val="24"/>
        </w:rPr>
        <w:t xml:space="preserve"> of observed growth.  </w:t>
      </w:r>
    </w:p>
    <w:p w14:paraId="685CF3F4" w14:textId="77777777" w:rsidR="000A390F" w:rsidRPr="009C37AB" w:rsidRDefault="000A390F">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2.1</w:t>
      </w:r>
      <w:r w:rsidR="00DF4D0D">
        <w:rPr>
          <w:rFonts w:ascii="Times New Roman" w:hAnsi="Times New Roman" w:cs="Times New Roman"/>
          <w:noProof w:val="0"/>
          <w:sz w:val="24"/>
          <w:szCs w:val="24"/>
        </w:rPr>
        <w:t xml:space="preserve"> Estimation</w:t>
      </w:r>
    </w:p>
    <w:p w14:paraId="46DB4A56" w14:textId="478D4262"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proofErr w:type="spellStart"/>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w:t>
      </w:r>
      <w:proofErr w:type="spellStart"/>
      <w:r w:rsidR="00C03356">
        <w:rPr>
          <w:rFonts w:ascii="Times New Roman" w:hAnsi="Times New Roman" w:cs="Times New Roman"/>
          <w:sz w:val="24"/>
          <w:szCs w:val="24"/>
        </w:rPr>
        <w:t>Kristensen</w:t>
      </w:r>
      <w:proofErr w:type="spellEnd"/>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Appendix A</w:t>
      </w:r>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FC4B72">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0AD93D3E"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160678" w:rsidRPr="009C37AB">
        <w:rPr>
          <w:rFonts w:ascii="Times New Roman" w:hAnsi="Times New Roman" w:cs="Times New Roman"/>
          <w:i/>
          <w:sz w:val="24"/>
          <w:szCs w:val="24"/>
        </w:rPr>
        <w:t>γ</w:t>
      </w:r>
      <w:r w:rsidR="00AA1E34">
        <w:rPr>
          <w:rFonts w:ascii="Times New Roman" w:hAnsi="Times New Roman" w:cs="Times New Roman"/>
          <w:sz w:val="24"/>
          <w:szCs w:val="24"/>
        </w:rPr>
        <w:t xml:space="preserve"> for all individuals in a given time period.</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B3A3538"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DF4D0D">
        <w:rPr>
          <w:rFonts w:ascii="Times New Roman" w:hAnsi="Times New Roman" w:cs="Times New Roman"/>
          <w:b/>
          <w:sz w:val="24"/>
          <w:szCs w:val="24"/>
        </w:rPr>
        <w:t xml:space="preserve">  Case study application</w:t>
      </w:r>
    </w:p>
    <w:p w14:paraId="3671353A" w14:textId="5F85F7F1"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w:t>
      </w:r>
      <w:r w:rsidR="00EA21F1">
        <w:rPr>
          <w:rFonts w:ascii="Times New Roman" w:hAnsi="Times New Roman" w:cs="Times New Roman"/>
          <w:sz w:val="24"/>
          <w:szCs w:val="24"/>
        </w:rPr>
        <w:lastRenderedPageBreak/>
        <w:t>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w:t>
      </w:r>
      <w:proofErr w:type="spellStart"/>
      <w:r w:rsidR="00EA21F1">
        <w:rPr>
          <w:rFonts w:ascii="Times New Roman" w:hAnsi="Times New Roman" w:cs="Times New Roman"/>
          <w:sz w:val="24"/>
          <w:szCs w:val="24"/>
        </w:rPr>
        <w:t>t</w:t>
      </w:r>
      <w:r w:rsidR="00B675AC">
        <w:rPr>
          <w:rFonts w:ascii="Times New Roman" w:hAnsi="Times New Roman" w:cs="Times New Roman"/>
          <w:sz w:val="24"/>
          <w:szCs w:val="24"/>
        </w:rPr>
        <w:t>onnes</w:t>
      </w:r>
      <w:proofErr w:type="spellEnd"/>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7C7323D6" w14:textId="66977EAD" w:rsidR="003F7199" w:rsidRDefault="0085301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p>
    <w:p w14:paraId="23C7A199" w14:textId="21724C13"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7AF09176"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proofErr w:type="spellStart"/>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r w:rsidR="000B10E9">
        <w:rPr>
          <w:rFonts w:ascii="Times New Roman" w:hAnsi="Times New Roman" w:cs="Times New Roman"/>
          <w:i/>
          <w:sz w:val="24"/>
          <w:szCs w:val="24"/>
          <w:vertAlign w:val="subscript"/>
        </w:rPr>
        <w:t>,s</w:t>
      </w:r>
      <w:proofErr w:type="spellEnd"/>
      <w:r w:rsidR="006D7AFB">
        <w:rPr>
          <w:rFonts w:ascii="Times New Roman" w:hAnsi="Times New Roman" w:cs="Times New Roman"/>
          <w:sz w:val="24"/>
          <w:szCs w:val="24"/>
        </w:rPr>
        <w:t>)</w:t>
      </w:r>
    </w:p>
    <w:p w14:paraId="5A58A46C" w14:textId="2B5B2A05" w:rsidR="00285C62" w:rsidRDefault="006D7AF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proofErr w:type="spellStart"/>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proofErr w:type="spellEnd"/>
      <w:r>
        <w:rPr>
          <w:rFonts w:ascii="Times New Roman" w:hAnsi="Times New Roman" w:cs="Times New Roman"/>
          <w:sz w:val="24"/>
          <w:szCs w:val="24"/>
        </w:rPr>
        <w:t>)</w:t>
      </w:r>
    </w:p>
    <w:p w14:paraId="0445A38B" w14:textId="46202763" w:rsidR="00247B5D"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B2716">
        <w:rPr>
          <w:rFonts w:ascii="Times New Roman" w:hAnsi="Times New Roman" w:cs="Times New Roman"/>
          <w:sz w:val="24"/>
          <w:szCs w:val="24"/>
        </w:rPr>
        <w:t>effects for upkeep costs (</w:t>
      </w:r>
      <w:proofErr w:type="spellStart"/>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r w:rsidR="001C739A">
        <w:rPr>
          <w:rFonts w:ascii="Times New Roman" w:hAnsi="Times New Roman" w:cs="Times New Roman"/>
          <w:i/>
          <w:sz w:val="24"/>
          <w:szCs w:val="24"/>
          <w:vertAlign w:val="subscript"/>
        </w:rPr>
        <w:t>,s</w:t>
      </w:r>
      <w:proofErr w:type="spellEnd"/>
      <w:r w:rsidR="006D7AFB">
        <w:rPr>
          <w:rFonts w:ascii="Times New Roman" w:hAnsi="Times New Roman" w:cs="Times New Roman"/>
          <w:sz w:val="24"/>
          <w:szCs w:val="24"/>
        </w:rPr>
        <w:t xml:space="preserve"> and </w:t>
      </w:r>
      <w:proofErr w:type="spellStart"/>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proofErr w:type="spellEnd"/>
      <w:r w:rsidR="006D7AFB">
        <w:rPr>
          <w:rFonts w:ascii="Times New Roman" w:hAnsi="Times New Roman" w:cs="Times New Roman"/>
          <w:sz w:val="24"/>
          <w:szCs w:val="24"/>
        </w:rPr>
        <w:t>)</w:t>
      </w:r>
    </w:p>
    <w:p w14:paraId="2A41E755" w14:textId="30D4FBAF" w:rsidR="008C612C" w:rsidRPr="006B2716" w:rsidDel="000806BE" w:rsidRDefault="008C612C">
      <w:pPr>
        <w:pStyle w:val="ListParagraph"/>
        <w:numPr>
          <w:ilvl w:val="0"/>
          <w:numId w:val="7"/>
        </w:numPr>
        <w:tabs>
          <w:tab w:val="left" w:pos="360"/>
          <w:tab w:val="left" w:pos="720"/>
          <w:tab w:val="left" w:pos="8640"/>
        </w:tabs>
        <w:spacing w:after="0" w:line="480" w:lineRule="auto"/>
        <w:rPr>
          <w:del w:id="4" w:author="darcy" w:date="2015-02-02T10:00:00Z"/>
          <w:rFonts w:ascii="Times New Roman" w:hAnsi="Times New Roman" w:cs="Times New Roman"/>
          <w:sz w:val="24"/>
          <w:szCs w:val="24"/>
          <w:highlight w:val="yellow"/>
        </w:rPr>
      </w:pPr>
      <w:del w:id="5" w:author="darcy" w:date="2015-02-02T10:00:00Z">
        <w:r w:rsidRPr="006B2716" w:rsidDel="000806BE">
          <w:rPr>
            <w:rFonts w:ascii="Times New Roman" w:hAnsi="Times New Roman" w:cs="Times New Roman"/>
            <w:sz w:val="24"/>
            <w:szCs w:val="24"/>
            <w:highlight w:val="yellow"/>
          </w:rPr>
          <w:delText xml:space="preserve">Same as 4 above but include </w:delText>
        </w:r>
        <w:r w:rsidR="00EC021A" w:rsidRPr="006B2716" w:rsidDel="000806BE">
          <w:rPr>
            <w:rFonts w:ascii="Times New Roman" w:hAnsi="Times New Roman" w:cs="Times New Roman"/>
            <w:sz w:val="24"/>
            <w:szCs w:val="24"/>
            <w:highlight w:val="yellow"/>
          </w:rPr>
          <w:delText>fishing</w:delText>
        </w:r>
        <w:r w:rsidRPr="006B2716" w:rsidDel="000806BE">
          <w:rPr>
            <w:rFonts w:ascii="Times New Roman" w:hAnsi="Times New Roman" w:cs="Times New Roman"/>
            <w:sz w:val="24"/>
            <w:szCs w:val="24"/>
            <w:highlight w:val="yellow"/>
          </w:rPr>
          <w:delText xml:space="preserve"> year effect</w:delText>
        </w:r>
      </w:del>
    </w:p>
    <w:p w14:paraId="36A8474B" w14:textId="0257047C" w:rsidR="00E0608F" w:rsidRPr="001B3950" w:rsidDel="000806BE" w:rsidRDefault="00247B5D" w:rsidP="000806BE">
      <w:pPr>
        <w:tabs>
          <w:tab w:val="left" w:pos="360"/>
          <w:tab w:val="left" w:pos="720"/>
          <w:tab w:val="left" w:pos="8640"/>
        </w:tabs>
        <w:spacing w:after="0" w:line="480" w:lineRule="auto"/>
        <w:jc w:val="both"/>
        <w:rPr>
          <w:del w:id="6" w:author="darcy" w:date="2015-02-02T10:00:00Z"/>
          <w:rFonts w:ascii="Times New Roman" w:hAnsi="Times New Roman" w:cs="Times New Roman"/>
          <w:sz w:val="24"/>
          <w:szCs w:val="24"/>
          <w:highlight w:val="yellow"/>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del w:id="7" w:author="darcy" w:date="2015-02-02T10:00:00Z">
        <w:r w:rsidR="00D34D60" w:rsidRPr="001B3950" w:rsidDel="000806BE">
          <w:rPr>
            <w:rFonts w:ascii="Times New Roman" w:hAnsi="Times New Roman" w:cs="Times New Roman"/>
            <w:sz w:val="24"/>
            <w:szCs w:val="24"/>
            <w:highlight w:val="yellow"/>
          </w:rPr>
          <w:delText xml:space="preserve">We also </w:delText>
        </w:r>
        <w:r w:rsidR="005025EE" w:rsidRPr="001B3950" w:rsidDel="000806BE">
          <w:rPr>
            <w:rFonts w:ascii="Times New Roman" w:hAnsi="Times New Roman" w:cs="Times New Roman"/>
            <w:sz w:val="24"/>
            <w:szCs w:val="24"/>
            <w:highlight w:val="yellow"/>
          </w:rPr>
          <w:delText>fit a</w:delText>
        </w:r>
        <w:r w:rsidR="00D34D60" w:rsidRPr="001B3950" w:rsidDel="000806BE">
          <w:rPr>
            <w:rFonts w:ascii="Times New Roman" w:hAnsi="Times New Roman" w:cs="Times New Roman"/>
            <w:sz w:val="24"/>
            <w:szCs w:val="24"/>
            <w:highlight w:val="yellow"/>
          </w:rPr>
          <w:delText xml:space="preserve"> model where </w:delText>
        </w:r>
        <w:r w:rsidR="00EC021A" w:rsidRPr="001B3950" w:rsidDel="000806BE">
          <w:rPr>
            <w:rFonts w:ascii="Times New Roman" w:hAnsi="Times New Roman" w:cs="Times New Roman"/>
            <w:sz w:val="24"/>
            <w:szCs w:val="24"/>
            <w:highlight w:val="yellow"/>
          </w:rPr>
          <w:delText>fishing</w:delText>
        </w:r>
        <w:r w:rsidR="00D34D60" w:rsidRPr="001B3950" w:rsidDel="000806BE">
          <w:rPr>
            <w:rFonts w:ascii="Times New Roman" w:hAnsi="Times New Roman" w:cs="Times New Roman"/>
            <w:sz w:val="24"/>
            <w:szCs w:val="24"/>
            <w:highlight w:val="yellow"/>
          </w:rPr>
          <w:delText xml:space="preserve"> year</w:delText>
        </w:r>
        <w:r w:rsidR="001B751D" w:rsidRPr="001B3950" w:rsidDel="000806BE">
          <w:rPr>
            <w:rFonts w:ascii="Times New Roman" w:hAnsi="Times New Roman" w:cs="Times New Roman"/>
            <w:sz w:val="24"/>
            <w:szCs w:val="24"/>
            <w:highlight w:val="yellow"/>
          </w:rPr>
          <w:delText xml:space="preserve"> </w:delText>
        </w:r>
        <w:r w:rsidR="001B751D" w:rsidRPr="001B3950" w:rsidDel="000806BE">
          <w:rPr>
            <w:rFonts w:ascii="Times New Roman" w:hAnsi="Times New Roman" w:cs="Times New Roman"/>
            <w:i/>
            <w:sz w:val="24"/>
            <w:szCs w:val="24"/>
            <w:highlight w:val="yellow"/>
          </w:rPr>
          <w:delText>y</w:delText>
        </w:r>
        <w:r w:rsidR="00D34D60" w:rsidRPr="001B3950" w:rsidDel="000806BE">
          <w:rPr>
            <w:rFonts w:ascii="Times New Roman" w:hAnsi="Times New Roman" w:cs="Times New Roman"/>
            <w:sz w:val="24"/>
            <w:szCs w:val="24"/>
            <w:highlight w:val="yellow"/>
          </w:rPr>
          <w:delText xml:space="preserve"> </w:delText>
        </w:r>
        <w:r w:rsidR="00D10D2B" w:rsidRPr="001B3950" w:rsidDel="000806BE">
          <w:rPr>
            <w:rFonts w:ascii="Times New Roman" w:hAnsi="Times New Roman" w:cs="Times New Roman"/>
            <w:sz w:val="24"/>
            <w:szCs w:val="24"/>
            <w:highlight w:val="yellow"/>
          </w:rPr>
          <w:delText xml:space="preserve">(a fishing year </w:delText>
        </w:r>
        <w:r w:rsidR="00D10D2B" w:rsidRPr="001B3950" w:rsidDel="000806BE">
          <w:rPr>
            <w:rFonts w:ascii="Times New Roman" w:hAnsi="Times New Roman" w:cs="Times New Roman"/>
            <w:sz w:val="24"/>
            <w:szCs w:val="24"/>
            <w:highlight w:val="yellow"/>
          </w:rPr>
          <w:lastRenderedPageBreak/>
          <w:delText>was defined as 1 Nov. to 31 Oct.</w:delText>
        </w:r>
        <w:r w:rsidR="001C1FF3" w:rsidRPr="001B3950" w:rsidDel="000806BE">
          <w:rPr>
            <w:rFonts w:ascii="Times New Roman" w:hAnsi="Times New Roman" w:cs="Times New Roman"/>
            <w:sz w:val="24"/>
            <w:szCs w:val="24"/>
            <w:highlight w:val="yellow"/>
          </w:rPr>
          <w:delText xml:space="preserve">, </w:delText>
        </w:r>
        <w:r w:rsidR="001C1FF3" w:rsidRPr="001B3950" w:rsidDel="000806BE">
          <w:rPr>
            <w:rFonts w:ascii="Times New Roman" w:hAnsi="Times New Roman" w:cs="Times New Roman"/>
            <w:i/>
            <w:sz w:val="24"/>
            <w:szCs w:val="24"/>
            <w:highlight w:val="yellow"/>
          </w:rPr>
          <w:delText>t</w:delText>
        </w:r>
        <w:r w:rsidR="001C1FF3" w:rsidRPr="001B3950" w:rsidDel="000806BE">
          <w:rPr>
            <w:rFonts w:ascii="Times New Roman" w:hAnsi="Times New Roman" w:cs="Times New Roman"/>
            <w:sz w:val="24"/>
            <w:szCs w:val="24"/>
            <w:highlight w:val="yellow"/>
          </w:rPr>
          <w:delText xml:space="preserve"> </w:delText>
        </w:r>
        <w:r w:rsidR="0003571C" w:rsidRPr="001B3950" w:rsidDel="000806BE">
          <w:rPr>
            <w:rFonts w:ascii="Cambria Math" w:hAnsi="Cambria Math" w:cs="Cambria Math"/>
            <w:sz w:val="24"/>
            <w:szCs w:val="24"/>
            <w:highlight w:val="yellow"/>
          </w:rPr>
          <w:delText>⊆</w:delText>
        </w:r>
        <w:r w:rsidR="0003571C" w:rsidRPr="001B3950" w:rsidDel="000806BE">
          <w:rPr>
            <w:rFonts w:ascii="Times New Roman" w:hAnsi="Times New Roman" w:cs="Times New Roman"/>
            <w:sz w:val="24"/>
            <w:szCs w:val="24"/>
            <w:highlight w:val="yellow"/>
          </w:rPr>
          <w:delText xml:space="preserve"> </w:delText>
        </w:r>
        <w:r w:rsidR="001C1FF3" w:rsidRPr="001B3950" w:rsidDel="000806BE">
          <w:rPr>
            <w:rFonts w:ascii="Times New Roman" w:hAnsi="Times New Roman" w:cs="Times New Roman"/>
            <w:i/>
            <w:sz w:val="24"/>
            <w:szCs w:val="24"/>
            <w:highlight w:val="yellow"/>
          </w:rPr>
          <w:delText>y</w:delText>
        </w:r>
        <w:r w:rsidR="00497E1D" w:rsidRPr="001B3950" w:rsidDel="000806BE">
          <w:rPr>
            <w:rFonts w:ascii="Times New Roman" w:hAnsi="Times New Roman" w:cs="Times New Roman"/>
            <w:sz w:val="24"/>
            <w:szCs w:val="24"/>
            <w:highlight w:val="yellow"/>
          </w:rPr>
          <w:delText xml:space="preserve">) </w:delText>
        </w:r>
        <w:r w:rsidR="00D34D60" w:rsidRPr="001B3950" w:rsidDel="000806BE">
          <w:rPr>
            <w:rFonts w:ascii="Times New Roman" w:hAnsi="Times New Roman" w:cs="Times New Roman"/>
            <w:sz w:val="24"/>
            <w:szCs w:val="24"/>
            <w:highlight w:val="yellow"/>
          </w:rPr>
          <w:delText xml:space="preserve">is incorporated </w:delText>
        </w:r>
        <w:r w:rsidR="00B3704B" w:rsidRPr="001B3950" w:rsidDel="000806BE">
          <w:rPr>
            <w:rFonts w:ascii="Times New Roman" w:hAnsi="Times New Roman" w:cs="Times New Roman"/>
            <w:sz w:val="24"/>
            <w:szCs w:val="24"/>
            <w:highlight w:val="yellow"/>
          </w:rPr>
          <w:delText>as a random-</w:delText>
        </w:r>
        <w:r w:rsidR="00D34D60" w:rsidRPr="001B3950" w:rsidDel="000806BE">
          <w:rPr>
            <w:rFonts w:ascii="Times New Roman" w:hAnsi="Times New Roman" w:cs="Times New Roman"/>
            <w:sz w:val="24"/>
            <w:szCs w:val="24"/>
            <w:highlight w:val="yellow"/>
          </w:rPr>
          <w:delText>effect</w:delText>
        </w:r>
        <w:r w:rsidR="00B3704B" w:rsidRPr="001B3950" w:rsidDel="000806BE">
          <w:rPr>
            <w:rFonts w:ascii="Times New Roman" w:hAnsi="Times New Roman" w:cs="Times New Roman"/>
            <w:sz w:val="24"/>
            <w:szCs w:val="24"/>
            <w:highlight w:val="yellow"/>
          </w:rPr>
          <w:delText xml:space="preserve"> applied to the average energy acquisition rate parameter </w:delText>
        </w:r>
        <w:r w:rsidR="00B3704B" w:rsidRPr="001B3950" w:rsidDel="000806BE">
          <w:rPr>
            <w:rFonts w:ascii="Times New Roman" w:hAnsi="Times New Roman" w:cs="Times New Roman"/>
            <w:i/>
            <w:sz w:val="24"/>
            <w:szCs w:val="24"/>
            <w:highlight w:val="yellow"/>
          </w:rPr>
          <w:delText>γ</w:delText>
        </w:r>
        <w:r w:rsidR="00497E1D" w:rsidRPr="001B3950" w:rsidDel="000806BE">
          <w:rPr>
            <w:rFonts w:ascii="Times New Roman" w:hAnsi="Times New Roman" w:cs="Times New Roman"/>
            <w:sz w:val="24"/>
            <w:szCs w:val="24"/>
            <w:highlight w:val="yellow"/>
          </w:rPr>
          <w:delText>, t</w:delText>
        </w:r>
        <w:r w:rsidR="00A51456" w:rsidRPr="001B3950" w:rsidDel="000806BE">
          <w:rPr>
            <w:rFonts w:ascii="Times New Roman" w:hAnsi="Times New Roman" w:cs="Times New Roman"/>
            <w:sz w:val="24"/>
            <w:szCs w:val="24"/>
            <w:highlight w:val="yellow"/>
          </w:rPr>
          <w:delText>hus we have:</w:delText>
        </w:r>
      </w:del>
    </w:p>
    <w:p w14:paraId="52AFE175" w14:textId="369E474D" w:rsidR="00E0608F" w:rsidRPr="001B3950" w:rsidDel="000806BE" w:rsidRDefault="00FC4B72" w:rsidP="000806BE">
      <w:pPr>
        <w:tabs>
          <w:tab w:val="left" w:pos="360"/>
          <w:tab w:val="left" w:pos="720"/>
          <w:tab w:val="left" w:pos="8640"/>
        </w:tabs>
        <w:spacing w:after="0" w:line="480" w:lineRule="auto"/>
        <w:jc w:val="both"/>
        <w:rPr>
          <w:del w:id="8" w:author="darcy" w:date="2015-02-02T10:00:00Z"/>
          <w:rFonts w:ascii="Times New Roman" w:hAnsi="Times New Roman" w:cs="Times New Roman"/>
          <w:sz w:val="24"/>
          <w:szCs w:val="24"/>
          <w:highlight w:val="yellow"/>
        </w:rPr>
      </w:pPr>
      <m:oMath>
        <m:sSub>
          <m:sSubPr>
            <m:ctrlPr>
              <w:del w:id="9" w:author="darcy" w:date="2015-02-02T10:00:00Z">
                <w:rPr>
                  <w:rFonts w:ascii="Cambria Math" w:hAnsi="Cambria Math" w:cs="Times New Roman"/>
                  <w:i/>
                  <w:sz w:val="24"/>
                  <w:szCs w:val="24"/>
                  <w:highlight w:val="yellow"/>
                </w:rPr>
              </w:del>
            </m:ctrlPr>
          </m:sSubPr>
          <m:e>
            <m:r>
              <w:del w:id="10" w:author="darcy" w:date="2015-02-02T10:00:00Z">
                <w:rPr>
                  <w:rFonts w:ascii="Cambria Math" w:hAnsi="Cambria Math" w:cs="Times New Roman"/>
                  <w:sz w:val="24"/>
                  <w:szCs w:val="24"/>
                  <w:highlight w:val="yellow"/>
                </w:rPr>
                <m:t>γ</m:t>
              </w:del>
            </m:r>
          </m:e>
          <m:sub>
            <m:r>
              <w:del w:id="11" w:author="darcy" w:date="2015-02-02T10:00:00Z">
                <w:rPr>
                  <w:rFonts w:ascii="Cambria Math" w:hAnsi="Cambria Math" w:cs="Times New Roman"/>
                  <w:sz w:val="24"/>
                  <w:szCs w:val="24"/>
                  <w:highlight w:val="yellow"/>
                </w:rPr>
                <m:t>y</m:t>
              </w:del>
            </m:r>
          </m:sub>
        </m:sSub>
        <m:r>
          <w:del w:id="12" w:author="darcy" w:date="2015-02-02T10:00:00Z">
            <w:rPr>
              <w:rFonts w:ascii="Cambria Math" w:hAnsi="Cambria Math" w:cs="Times New Roman"/>
              <w:sz w:val="24"/>
              <w:szCs w:val="24"/>
              <w:highlight w:val="yellow"/>
            </w:rPr>
            <m:t>=</m:t>
          </w:del>
        </m:r>
        <m:sSub>
          <m:sSubPr>
            <m:ctrlPr>
              <w:del w:id="13" w:author="darcy" w:date="2015-02-02T10:00:00Z">
                <w:rPr>
                  <w:rFonts w:ascii="Cambria Math" w:hAnsi="Cambria Math" w:cs="Times New Roman"/>
                  <w:i/>
                  <w:sz w:val="24"/>
                  <w:szCs w:val="24"/>
                  <w:highlight w:val="yellow"/>
                </w:rPr>
              </w:del>
            </m:ctrlPr>
          </m:sSubPr>
          <m:e>
            <m:r>
              <w:del w:id="14" w:author="darcy" w:date="2015-02-02T10:00:00Z">
                <w:rPr>
                  <w:rFonts w:ascii="Cambria Math" w:hAnsi="Cambria Math" w:cs="Times New Roman"/>
                  <w:sz w:val="24"/>
                  <w:szCs w:val="24"/>
                  <w:highlight w:val="yellow"/>
                </w:rPr>
                <m:t>μ</m:t>
              </w:del>
            </m:r>
          </m:e>
          <m:sub>
            <m:r>
              <w:del w:id="15" w:author="darcy" w:date="2015-02-02T10:00:00Z">
                <w:rPr>
                  <w:rFonts w:ascii="Cambria Math" w:hAnsi="Cambria Math" w:cs="Times New Roman"/>
                  <w:sz w:val="24"/>
                  <w:szCs w:val="24"/>
                  <w:highlight w:val="yellow"/>
                </w:rPr>
                <m:t>γ</m:t>
              </w:del>
            </m:r>
          </m:sub>
        </m:sSub>
        <m:r>
          <w:del w:id="16" w:author="darcy" w:date="2015-02-02T10:00:00Z">
            <m:rPr>
              <m:sty m:val="p"/>
            </m:rPr>
            <w:rPr>
              <w:rFonts w:ascii="Cambria Math" w:hAnsi="Cambria Math" w:cs="Times New Roman"/>
              <w:sz w:val="24"/>
              <w:szCs w:val="24"/>
              <w:highlight w:val="yellow"/>
            </w:rPr>
            <m:t>exp⁡</m:t>
          </w:del>
        </m:r>
        <m:r>
          <w:del w:id="17" w:author="darcy" w:date="2015-02-02T10:00:00Z">
            <w:rPr>
              <w:rFonts w:ascii="Cambria Math" w:hAnsi="Cambria Math" w:cs="Times New Roman"/>
              <w:sz w:val="24"/>
              <w:szCs w:val="24"/>
              <w:highlight w:val="yellow"/>
            </w:rPr>
            <m:t>(</m:t>
          </w:del>
        </m:r>
        <m:sSubSup>
          <m:sSubSupPr>
            <m:ctrlPr>
              <w:del w:id="18" w:author="darcy" w:date="2015-02-02T10:00:00Z">
                <w:rPr>
                  <w:rFonts w:ascii="Cambria Math" w:hAnsi="Cambria Math" w:cs="Times New Roman"/>
                  <w:i/>
                  <w:sz w:val="24"/>
                  <w:szCs w:val="24"/>
                  <w:highlight w:val="yellow"/>
                </w:rPr>
              </w:del>
            </m:ctrlPr>
          </m:sSubSupPr>
          <m:e>
            <m:r>
              <w:del w:id="19" w:author="darcy" w:date="2015-02-02T10:00:00Z">
                <w:rPr>
                  <w:rFonts w:ascii="Cambria Math" w:hAnsi="Cambria Math" w:cs="Times New Roman"/>
                  <w:sz w:val="24"/>
                  <w:szCs w:val="24"/>
                  <w:highlight w:val="yellow"/>
                </w:rPr>
                <m:t>ε</m:t>
              </w:del>
            </m:r>
          </m:e>
          <m:sub>
            <m:r>
              <w:del w:id="20" w:author="darcy" w:date="2015-02-02T10:00:00Z">
                <w:rPr>
                  <w:rFonts w:ascii="Cambria Math" w:hAnsi="Cambria Math" w:cs="Times New Roman"/>
                  <w:sz w:val="24"/>
                  <w:szCs w:val="24"/>
                  <w:highlight w:val="yellow"/>
                </w:rPr>
                <m:t>y</m:t>
              </w:del>
            </m:r>
          </m:sub>
          <m:sup>
            <m:r>
              <w:del w:id="21" w:author="darcy" w:date="2015-02-02T10:00:00Z">
                <w:rPr>
                  <w:rFonts w:ascii="Cambria Math" w:hAnsi="Cambria Math" w:cs="Times New Roman"/>
                  <w:sz w:val="24"/>
                  <w:szCs w:val="24"/>
                  <w:highlight w:val="yellow"/>
                </w:rPr>
                <m:t>γ</m:t>
              </w:del>
            </m:r>
          </m:sup>
        </m:sSubSup>
        <m:r>
          <w:del w:id="22" w:author="darcy" w:date="2015-02-02T10:00:00Z">
            <w:rPr>
              <w:rFonts w:ascii="Cambria Math" w:hAnsi="Cambria Math" w:cs="Times New Roman"/>
              <w:sz w:val="24"/>
              <w:szCs w:val="24"/>
              <w:highlight w:val="yellow"/>
            </w:rPr>
            <m:t>)</m:t>
          </w:del>
        </m:r>
      </m:oMath>
      <w:del w:id="23" w:author="darcy" w:date="2015-02-02T10:00:00Z">
        <w:r w:rsidR="00E0608F" w:rsidRPr="001B3950" w:rsidDel="000806BE">
          <w:rPr>
            <w:rFonts w:ascii="Times New Roman" w:hAnsi="Times New Roman" w:cs="Times New Roman"/>
            <w:sz w:val="24"/>
            <w:szCs w:val="24"/>
            <w:highlight w:val="yellow"/>
          </w:rPr>
          <w:delText xml:space="preserve"> where </w:delTex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r>
            <w:rPr>
              <w:rFonts w:ascii="Cambria Math" w:hAnsi="Cambria Math" w:cs="Times New Roman"/>
              <w:sz w:val="24"/>
              <w:szCs w:val="24"/>
              <w:highlight w:val="yellow"/>
            </w:rPr>
            <m:t xml:space="preserve">~N(0, </m:t>
          </m:r>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σ</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2</m:t>
              </m:r>
            </m:sup>
          </m:sSubSup>
          <m:r>
            <w:rPr>
              <w:rFonts w:ascii="Cambria Math" w:hAnsi="Cambria Math" w:cs="Times New Roman"/>
              <w:sz w:val="24"/>
              <w:szCs w:val="24"/>
              <w:highlight w:val="yellow"/>
            </w:rPr>
            <m:t>)</m:t>
          </m:r>
        </m:oMath>
        <w:r w:rsidR="001A3A8E" w:rsidRPr="001B3950" w:rsidDel="000806BE">
          <w:rPr>
            <w:rFonts w:ascii="Times New Roman" w:hAnsi="Times New Roman" w:cs="Times New Roman"/>
            <w:sz w:val="24"/>
            <w:szCs w:val="24"/>
            <w:highlight w:val="yellow"/>
          </w:rPr>
          <w:tab/>
          <w:delText>(6)</w:delText>
        </w:r>
      </w:del>
    </w:p>
    <w:p w14:paraId="395A83E0" w14:textId="6C394EA8" w:rsidR="00C0584E" w:rsidRDefault="004C5532" w:rsidP="00477ACC">
      <w:pPr>
        <w:tabs>
          <w:tab w:val="left" w:pos="360"/>
          <w:tab w:val="left" w:pos="720"/>
          <w:tab w:val="left" w:pos="8640"/>
        </w:tabs>
        <w:spacing w:after="0" w:line="480" w:lineRule="auto"/>
        <w:jc w:val="both"/>
        <w:rPr>
          <w:rFonts w:ascii="Times New Roman" w:hAnsi="Times New Roman" w:cs="Times New Roman"/>
          <w:sz w:val="24"/>
          <w:szCs w:val="24"/>
        </w:rPr>
      </w:pPr>
      <w:del w:id="24" w:author="darcy" w:date="2015-02-02T10:00:00Z">
        <w:r w:rsidRPr="001B3950" w:rsidDel="000806BE">
          <w:rPr>
            <w:rFonts w:ascii="Times New Roman" w:hAnsi="Times New Roman" w:cs="Times New Roman"/>
            <w:sz w:val="24"/>
            <w:szCs w:val="24"/>
            <w:highlight w:val="yellow"/>
          </w:rPr>
          <w:delText>This requires the estimation of</w:delText>
        </w:r>
        <w:r w:rsidR="00B4376C" w:rsidRPr="001B3950" w:rsidDel="000806BE">
          <w:rPr>
            <w:rFonts w:ascii="Times New Roman" w:hAnsi="Times New Roman" w:cs="Times New Roman"/>
            <w:sz w:val="24"/>
            <w:szCs w:val="24"/>
            <w:highlight w:val="yellow"/>
          </w:rPr>
          <w:delText xml:space="preserve"> the </w:delText>
        </w:r>
        <w:r w:rsidR="007773A0" w:rsidRPr="001B3950" w:rsidDel="000806BE">
          <w:rPr>
            <w:rFonts w:ascii="Times New Roman" w:hAnsi="Times New Roman" w:cs="Times New Roman"/>
            <w:sz w:val="24"/>
            <w:szCs w:val="24"/>
            <w:highlight w:val="yellow"/>
          </w:rPr>
          <w:delText xml:space="preserve">median </w:delText>
        </w:r>
        <w:r w:rsidR="00B4376C" w:rsidRPr="001B3950" w:rsidDel="000806BE">
          <w:rPr>
            <w:rFonts w:ascii="Times New Roman" w:hAnsi="Times New Roman" w:cs="Times New Roman"/>
            <w:sz w:val="24"/>
            <w:szCs w:val="24"/>
            <w:highlight w:val="yellow"/>
          </w:rPr>
          <w:delText xml:space="preserve">energy acquisition rate parameter </w:delText>
        </w:r>
        <w:r w:rsidR="00741AEA" w:rsidRPr="001B3950" w:rsidDel="000806BE">
          <w:rPr>
            <w:rFonts w:ascii="Times New Roman" w:hAnsi="Times New Roman" w:cs="Times New Roman"/>
            <w:i/>
            <w:sz w:val="24"/>
            <w:szCs w:val="24"/>
            <w:highlight w:val="yellow"/>
          </w:rPr>
          <w:delText>μ</w:delText>
        </w:r>
        <w:r w:rsidR="00741AEA" w:rsidRPr="001B3950" w:rsidDel="000806BE">
          <w:rPr>
            <w:rFonts w:ascii="Times New Roman" w:hAnsi="Times New Roman" w:cs="Times New Roman"/>
            <w:i/>
            <w:sz w:val="24"/>
            <w:szCs w:val="24"/>
            <w:highlight w:val="yellow"/>
            <w:vertAlign w:val="subscript"/>
          </w:rPr>
          <w:delText>γ</w:delText>
        </w:r>
        <w:r w:rsidRPr="001B3950" w:rsidDel="000806BE">
          <w:rPr>
            <w:rFonts w:ascii="Times New Roman" w:hAnsi="Times New Roman" w:cs="Times New Roman"/>
            <w:sz w:val="24"/>
            <w:szCs w:val="24"/>
            <w:highlight w:val="yellow"/>
          </w:rPr>
          <w:delText xml:space="preserve"> </w:delText>
        </w:r>
        <w:r w:rsidR="00B4376C" w:rsidRPr="001B3950" w:rsidDel="000806BE">
          <w:rPr>
            <w:rFonts w:ascii="Times New Roman" w:hAnsi="Times New Roman" w:cs="Times New Roman"/>
            <w:sz w:val="24"/>
            <w:szCs w:val="24"/>
            <w:highlight w:val="yellow"/>
          </w:rPr>
          <w:delText xml:space="preserve">and </w:delText>
        </w:r>
        <w:r w:rsidRPr="001B3950" w:rsidDel="000806BE">
          <w:rPr>
            <w:rFonts w:ascii="Times New Roman" w:hAnsi="Times New Roman" w:cs="Times New Roman"/>
            <w:sz w:val="24"/>
            <w:szCs w:val="24"/>
            <w:highlight w:val="yellow"/>
          </w:rPr>
          <w:delText>a deviation parameter</w:delText>
        </w:r>
        <w:r w:rsidR="003B2E6A" w:rsidRPr="001B3950" w:rsidDel="000806BE">
          <w:rPr>
            <w:rFonts w:ascii="Times New Roman" w:hAnsi="Times New Roman" w:cs="Times New Roman"/>
            <w:sz w:val="24"/>
            <w:szCs w:val="24"/>
            <w:highlight w:val="yellow"/>
          </w:rPr>
          <w:delText xml:space="preserve"> </w:delTex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oMath>
        <w:r w:rsidRPr="001B3950" w:rsidDel="000806BE">
          <w:rPr>
            <w:rFonts w:ascii="Times New Roman" w:hAnsi="Times New Roman" w:cs="Times New Roman"/>
            <w:sz w:val="24"/>
            <w:szCs w:val="24"/>
            <w:highlight w:val="yellow"/>
          </w:rPr>
          <w:delText xml:space="preserve"> from the </w:delText>
        </w:r>
        <w:r w:rsidR="00EC021A" w:rsidRPr="001B3950" w:rsidDel="000806BE">
          <w:rPr>
            <w:rFonts w:ascii="Times New Roman" w:hAnsi="Times New Roman" w:cs="Times New Roman"/>
            <w:sz w:val="24"/>
            <w:szCs w:val="24"/>
            <w:highlight w:val="yellow"/>
          </w:rPr>
          <w:delText xml:space="preserve">fishing </w:delText>
        </w:r>
        <w:r w:rsidRPr="001B3950" w:rsidDel="000806BE">
          <w:rPr>
            <w:rFonts w:ascii="Times New Roman" w:hAnsi="Times New Roman" w:cs="Times New Roman"/>
            <w:sz w:val="24"/>
            <w:szCs w:val="24"/>
            <w:highlight w:val="yellow"/>
          </w:rPr>
          <w:delText>year that the first fish was born</w:delText>
        </w:r>
        <w:r w:rsidR="00B4376C" w:rsidRPr="001B3950" w:rsidDel="000806BE">
          <w:rPr>
            <w:rFonts w:ascii="Times New Roman" w:hAnsi="Times New Roman" w:cs="Times New Roman"/>
            <w:sz w:val="24"/>
            <w:szCs w:val="24"/>
            <w:highlight w:val="yellow"/>
          </w:rPr>
          <w:delText xml:space="preserve"> (1972)</w:delText>
        </w:r>
        <w:r w:rsidRPr="001B3950" w:rsidDel="000806BE">
          <w:rPr>
            <w:rFonts w:ascii="Times New Roman" w:hAnsi="Times New Roman" w:cs="Times New Roman"/>
            <w:sz w:val="24"/>
            <w:szCs w:val="24"/>
            <w:highlight w:val="yellow"/>
          </w:rPr>
          <w:delText xml:space="preserve"> until the most recent </w:delText>
        </w:r>
        <w:r w:rsidR="00EC021A" w:rsidRPr="001B3950" w:rsidDel="000806BE">
          <w:rPr>
            <w:rFonts w:ascii="Times New Roman" w:hAnsi="Times New Roman" w:cs="Times New Roman"/>
            <w:sz w:val="24"/>
            <w:szCs w:val="24"/>
            <w:highlight w:val="yellow"/>
          </w:rPr>
          <w:delText xml:space="preserve">fishing </w:delText>
        </w:r>
        <w:r w:rsidRPr="001B3950" w:rsidDel="000806BE">
          <w:rPr>
            <w:rFonts w:ascii="Times New Roman" w:hAnsi="Times New Roman" w:cs="Times New Roman"/>
            <w:sz w:val="24"/>
            <w:szCs w:val="24"/>
            <w:highlight w:val="yellow"/>
          </w:rPr>
          <w:delText>year that a fish was recaptured</w:delText>
        </w:r>
        <w:r w:rsidR="00B4376C" w:rsidRPr="001B3950" w:rsidDel="000806BE">
          <w:rPr>
            <w:rFonts w:ascii="Times New Roman" w:hAnsi="Times New Roman" w:cs="Times New Roman"/>
            <w:sz w:val="24"/>
            <w:szCs w:val="24"/>
            <w:highlight w:val="yellow"/>
          </w:rPr>
          <w:delText xml:space="preserve"> (20</w:delText>
        </w:r>
        <w:r w:rsidR="004C4757" w:rsidRPr="001B3950" w:rsidDel="000806BE">
          <w:rPr>
            <w:rFonts w:ascii="Times New Roman" w:hAnsi="Times New Roman" w:cs="Times New Roman"/>
            <w:sz w:val="24"/>
            <w:szCs w:val="24"/>
            <w:highlight w:val="yellow"/>
          </w:rPr>
          <w:delText>11</w:delText>
        </w:r>
        <w:r w:rsidR="00B4376C" w:rsidRPr="001B3950" w:rsidDel="000806BE">
          <w:rPr>
            <w:rFonts w:ascii="Times New Roman" w:hAnsi="Times New Roman" w:cs="Times New Roman"/>
            <w:sz w:val="24"/>
            <w:szCs w:val="24"/>
            <w:highlight w:val="yellow"/>
          </w:rPr>
          <w:delText>)</w:delText>
        </w:r>
        <w:r w:rsidRPr="001B3950" w:rsidDel="000806BE">
          <w:rPr>
            <w:rFonts w:ascii="Times New Roman" w:hAnsi="Times New Roman" w:cs="Times New Roman"/>
            <w:sz w:val="24"/>
            <w:szCs w:val="24"/>
            <w:highlight w:val="yellow"/>
          </w:rPr>
          <w:delText>.</w:delText>
        </w:r>
        <w:r w:rsidR="00831FF0" w:rsidDel="000806BE">
          <w:rPr>
            <w:rFonts w:ascii="Times New Roman" w:hAnsi="Times New Roman" w:cs="Times New Roman"/>
            <w:sz w:val="24"/>
            <w:szCs w:val="24"/>
          </w:rPr>
          <w:delText xml:space="preserve">  </w:delText>
        </w:r>
      </w:del>
      <w:r w:rsidR="00772E4B">
        <w:rPr>
          <w:rFonts w:ascii="Times New Roman" w:hAnsi="Times New Roman" w:cs="Times New Roman"/>
          <w:sz w:val="24"/>
          <w:szCs w:val="24"/>
        </w:rPr>
        <w:t>Preliminary exploration indicated that seasonal effects could not be explored because all recaptures are observed during a few months (</w:t>
      </w:r>
      <w:r w:rsidR="00772E4B" w:rsidRPr="00814504">
        <w:rPr>
          <w:rFonts w:ascii="Times New Roman" w:hAnsi="Times New Roman" w:cs="Times New Roman"/>
          <w:sz w:val="24"/>
          <w:szCs w:val="24"/>
          <w:highlight w:val="yellow"/>
        </w:rPr>
        <w:t>X-Y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75D01149"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ins w:id="25" w:author="darcy" w:date="2015-02-02T10:01:00Z">
                <w:rPr>
                  <w:rFonts w:ascii="Cambria Math" w:hAnsi="Cambria Math" w:cs="Times New Roman"/>
                  <w:sz w:val="24"/>
                  <w:szCs w:val="24"/>
                </w:rPr>
                <m:t>,i</m:t>
              </w:ins>
            </m:r>
          </m:sub>
        </m:sSub>
      </m:oMath>
      <w:r w:rsidR="00460E50">
        <w:rPr>
          <w:rFonts w:ascii="Times New Roman" w:hAnsi="Times New Roman" w:cs="Times New Roman"/>
          <w:sz w:val="24"/>
          <w:szCs w:val="24"/>
        </w:rPr>
        <w:t xml:space="preserve"> only, and random-effects for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available for</w:t>
      </w:r>
      <w:r w:rsidR="00460E50">
        <w:rPr>
          <w:rFonts w:ascii="Times New Roman" w:hAnsi="Times New Roman" w:cs="Times New Roman"/>
          <w:sz w:val="24"/>
          <w:szCs w:val="24"/>
        </w:rPr>
        <w:t xml:space="preserve"> 50, 100, 250 and 500 </w:t>
      </w:r>
      <w:r w:rsidR="004471DE">
        <w:rPr>
          <w:rFonts w:ascii="Times New Roman" w:hAnsi="Times New Roman" w:cs="Times New Roman"/>
          <w:sz w:val="24"/>
          <w:szCs w:val="24"/>
        </w:rPr>
        <w:t xml:space="preserve">simulated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ins w:id="26" w:author="darcy" w:date="2015-02-02T10:02:00Z">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ins>
      <w:r w:rsidR="00EB0C11">
        <w:rPr>
          <w:rFonts w:ascii="Times New Roman" w:hAnsi="Times New Roman" w:cs="Times New Roman"/>
          <w:sz w:val="24"/>
          <w:szCs w:val="24"/>
        </w:rPr>
        <w:t>.</w:t>
      </w:r>
    </w:p>
    <w:p w14:paraId="39093BA6" w14:textId="10040C38"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w:t>
      </w:r>
      <w:ins w:id="27" w:author="darcy" w:date="2015-02-02T10:03:00Z">
        <w:r w:rsidR="00477ACC">
          <w:rPr>
            <w:rFonts w:ascii="Times New Roman" w:hAnsi="Times New Roman" w:cs="Times New Roman"/>
            <w:sz w:val="24"/>
            <w:szCs w:val="24"/>
          </w:rPr>
          <w:t xml:space="preserve">sex-specific </w:t>
        </w:r>
      </w:ins>
      <w:r w:rsidR="000855AF">
        <w:rPr>
          <w:rFonts w:ascii="Times New Roman" w:hAnsi="Times New Roman" w:cs="Times New Roman"/>
          <w:sz w:val="24"/>
          <w:szCs w:val="24"/>
        </w:rPr>
        <w:t xml:space="preserve">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ins w:id="28" w:author="darcy" w:date="2015-02-02T10:03:00Z">
        <w:r w:rsidR="000806BE">
          <w:rPr>
            <w:rFonts w:ascii="Times New Roman" w:hAnsi="Times New Roman" w:cs="Times New Roman"/>
            <w:i/>
            <w:sz w:val="24"/>
            <w:szCs w:val="24"/>
            <w:vertAlign w:val="subscript"/>
          </w:rPr>
          <w:t>,s</w:t>
        </w:r>
      </w:ins>
      <w:r w:rsidR="000855AF">
        <w:rPr>
          <w:rFonts w:ascii="Times New Roman" w:hAnsi="Times New Roman" w:cs="Times New Roman"/>
          <w:sz w:val="24"/>
          <w:szCs w:val="24"/>
        </w:rPr>
        <w:t xml:space="preserve">, </w:t>
      </w:r>
      <w:proofErr w:type="spellStart"/>
      <w:r w:rsidR="000855AF" w:rsidRPr="0095033F">
        <w:rPr>
          <w:rFonts w:ascii="Times New Roman" w:hAnsi="Times New Roman" w:cs="Times New Roman"/>
          <w:i/>
          <w:sz w:val="24"/>
          <w:szCs w:val="24"/>
        </w:rPr>
        <w:t>k</w:t>
      </w:r>
      <w:ins w:id="29" w:author="darcy" w:date="2015-02-02T10:03:00Z">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ins>
      <w:proofErr w:type="spellEnd"/>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ins w:id="30" w:author="darcy" w:date="2015-02-02T10:03:00Z">
        <w:r w:rsidR="000806BE">
          <w:rPr>
            <w:rFonts w:ascii="Times New Roman" w:hAnsi="Times New Roman" w:cs="Times New Roman" w:hint="eastAsia"/>
            <w:i/>
            <w:sz w:val="24"/>
            <w:szCs w:val="24"/>
            <w:vertAlign w:val="subscript"/>
          </w:rPr>
          <w:t>,s</w:t>
        </w:r>
      </w:ins>
      <w:r w:rsidR="000855AF">
        <w:rPr>
          <w:rFonts w:ascii="Times New Roman" w:hAnsi="Times New Roman" w:cs="Times New Roman"/>
          <w:sz w:val="24"/>
          <w:szCs w:val="24"/>
        </w:rPr>
        <w:t xml:space="preserve"> and the </w:t>
      </w:r>
      <w:commentRangeStart w:id="31"/>
      <w:commentRangeStart w:id="32"/>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31"/>
      <w:r w:rsidR="004471DE">
        <w:rPr>
          <w:rStyle w:val="CommentReference"/>
        </w:rPr>
        <w:commentReference w:id="31"/>
      </w:r>
      <w:commentRangeEnd w:id="32"/>
      <w:r w:rsidR="006D0BF6">
        <w:rPr>
          <w:rStyle w:val="CommentReference"/>
        </w:rPr>
        <w:commentReference w:id="32"/>
      </w:r>
      <w:r w:rsidR="000855AF">
        <w:rPr>
          <w:rFonts w:ascii="Times New Roman" w:hAnsi="Times New Roman" w:cs="Times New Roman"/>
          <w:sz w:val="24"/>
          <w:szCs w:val="24"/>
        </w:rPr>
        <w:t>of growth</w:t>
      </w:r>
      <w:ins w:id="33" w:author="darcy" w:date="2015-02-02T10:04:00Z">
        <w:r w:rsidR="00477ACC">
          <w:rPr>
            <w:rFonts w:ascii="Times New Roman" w:hAnsi="Times New Roman" w:cs="Times New Roman"/>
            <w:sz w:val="24"/>
            <w:szCs w:val="24"/>
          </w:rPr>
          <w:t xml:space="preserve"> (not sex-specific)</w:t>
        </w:r>
      </w:ins>
      <w:r w:rsidR="000855AF">
        <w:rPr>
          <w:rFonts w:ascii="Times New Roman" w:hAnsi="Times New Roman" w:cs="Times New Roman"/>
          <w:sz w:val="24"/>
          <w:szCs w:val="24"/>
        </w:rPr>
        <w:t xml:space="preserve"> were taken from </w:t>
      </w:r>
      <w:commentRangeStart w:id="34"/>
      <w:r w:rsidR="000855AF">
        <w:rPr>
          <w:rFonts w:ascii="Times New Roman" w:hAnsi="Times New Roman" w:cs="Times New Roman"/>
          <w:sz w:val="24"/>
          <w:szCs w:val="24"/>
        </w:rPr>
        <w:t xml:space="preserve">Dunn et al. (2006) </w:t>
      </w:r>
      <w:commentRangeEnd w:id="34"/>
      <w:r w:rsidR="006C7AB4">
        <w:rPr>
          <w:rStyle w:val="CommentReference"/>
        </w:rPr>
        <w:commentReference w:id="34"/>
      </w:r>
      <w:r w:rsidR="000855AF">
        <w:rPr>
          <w:rFonts w:ascii="Times New Roman" w:hAnsi="Times New Roman" w:cs="Times New Roman"/>
          <w:sz w:val="24"/>
          <w:szCs w:val="24"/>
        </w:rPr>
        <w:t xml:space="preserve">and used to derive the values </w:t>
      </w:r>
      <w:r w:rsidR="00B35058">
        <w:rPr>
          <w:rFonts w:ascii="Times New Roman" w:hAnsi="Times New Roman" w:cs="Times New Roman"/>
          <w:sz w:val="24"/>
          <w:szCs w:val="24"/>
        </w:rPr>
        <w:t>t</w:t>
      </w:r>
      <w:r w:rsidR="008A67B1">
        <w:rPr>
          <w:rFonts w:ascii="Times New Roman" w:hAnsi="Times New Roman" w:cs="Times New Roman"/>
          <w:sz w:val="24"/>
          <w:szCs w:val="24"/>
        </w:rPr>
        <w: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ins w:id="35" w:author="darcy" w:date="2015-02-02T10:02:00Z">
        <w:r w:rsidR="000806BE">
          <w:rPr>
            <w:rFonts w:ascii="Times New Roman" w:hAnsi="Times New Roman" w:cs="Times New Roman"/>
            <w:i/>
            <w:sz w:val="24"/>
            <w:szCs w:val="24"/>
            <w:vertAlign w:val="subscript"/>
          </w:rPr>
          <w:t>,s</w:t>
        </w:r>
      </w:ins>
      <w:r>
        <w:rPr>
          <w:rFonts w:ascii="Times New Roman" w:hAnsi="Times New Roman" w:cs="Times New Roman"/>
          <w:sz w:val="24"/>
          <w:szCs w:val="24"/>
        </w:rPr>
        <w:t xml:space="preserve"> and </w:t>
      </w:r>
      <w:proofErr w:type="spellStart"/>
      <w:r w:rsidR="002E4768" w:rsidRPr="009C37AB">
        <w:rPr>
          <w:rFonts w:ascii="Times New Roman" w:hAnsi="Times New Roman" w:cs="Times New Roman"/>
          <w:i/>
          <w:sz w:val="24"/>
          <w:szCs w:val="24"/>
        </w:rPr>
        <w:t>γ</w:t>
      </w:r>
      <w:ins w:id="36" w:author="darcy" w:date="2015-02-02T10:02:00Z">
        <w:r w:rsidR="000806BE" w:rsidRPr="00457BFC">
          <w:rPr>
            <w:rFonts w:ascii="Times New Roman" w:hAnsi="Times New Roman" w:cs="Times New Roman"/>
            <w:i/>
            <w:sz w:val="24"/>
            <w:szCs w:val="24"/>
            <w:vertAlign w:val="subscript"/>
          </w:rPr>
          <w:t>s</w:t>
        </w:r>
      </w:ins>
      <w:proofErr w:type="spellEnd"/>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FC4B72">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w:lastRenderedPageBreak/>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702F83F4" w:rsidR="002E4768" w:rsidRDefault="00AC73C3">
      <w:pPr>
        <w:tabs>
          <w:tab w:val="left" w:pos="360"/>
          <w:tab w:val="left" w:pos="720"/>
          <w:tab w:val="left" w:pos="8640"/>
        </w:tabs>
        <w:spacing w:after="0" w:line="480" w:lineRule="auto"/>
        <w:jc w:val="both"/>
        <w:rPr>
          <w:rFonts w:ascii="Times New Roman" w:hAnsi="Times New Roman" w:cs="Times New Roman"/>
          <w:sz w:val="24"/>
          <w:szCs w:val="24"/>
        </w:rPr>
      </w:pPr>
      <w:commentRangeStart w:id="37"/>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Pr>
          <w:rFonts w:ascii="Times New Roman" w:hAnsi="Times New Roman" w:cs="Times New Roman"/>
          <w:sz w:val="24"/>
          <w:szCs w:val="24"/>
        </w:rPr>
        <w:t xml:space="preserve">, </w:t>
      </w:r>
      <w:proofErr w:type="spellStart"/>
      <w:ins w:id="38" w:author="darcy" w:date="2015-02-02T10:05:00Z">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ins>
      <w:proofErr w:type="spellEnd"/>
      <w:del w:id="39" w:author="darcy" w:date="2015-02-02T10:05:00Z">
        <w:r w:rsidRPr="00AC73C3" w:rsidDel="00947389">
          <w:rPr>
            <w:rFonts w:ascii="Times New Roman" w:hAnsi="Times New Roman" w:cs="Times New Roman"/>
            <w:i/>
            <w:sz w:val="24"/>
            <w:szCs w:val="24"/>
          </w:rPr>
          <w:delText>k</w:delText>
        </w:r>
        <w:r w:rsidR="008E2EE7" w:rsidRPr="008E2EE7" w:rsidDel="00947389">
          <w:rPr>
            <w:rFonts w:ascii="Times New Roman" w:hAnsi="Times New Roman" w:cs="Times New Roman"/>
            <w:i/>
            <w:sz w:val="24"/>
            <w:szCs w:val="24"/>
            <w:vertAlign w:val="subscript"/>
          </w:rPr>
          <w:delText>i,s</w:delText>
        </w:r>
      </w:del>
      <w:r w:rsidR="006B533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w:t>
      </w:r>
      <w:r w:rsidR="006B5332">
        <w:rPr>
          <w:rFonts w:ascii="Times New Roman" w:hAnsi="Times New Roman" w:cs="Times New Roman"/>
          <w:sz w:val="24"/>
          <w:szCs w:val="24"/>
        </w:rPr>
        <w:t xml:space="preserve">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k</w:t>
      </w:r>
      <w:r w:rsidR="006B5332">
        <w:rPr>
          <w:rFonts w:ascii="Times New Roman" w:hAnsi="Times New Roman" w:cs="Times New Roman"/>
          <w:i/>
          <w:sz w:val="24"/>
          <w:szCs w:val="24"/>
          <w:vertAlign w:val="subscript"/>
        </w:rPr>
        <w:t>,s</w:t>
      </w:r>
      <w:proofErr w:type="spellEnd"/>
      <w:r w:rsidR="006B5332">
        <w:rPr>
          <w:rFonts w:ascii="Times New Roman" w:hAnsi="Times New Roman" w:cs="Times New Roman"/>
          <w:sz w:val="24"/>
          <w:szCs w:val="24"/>
        </w:rPr>
        <w:t xml:space="preserve"> </w:t>
      </w:r>
      <w:r>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ins w:id="40" w:author="darcy" w:date="2015-02-02T10:04:00Z">
        <w:r w:rsidR="00947389">
          <w:rPr>
            <w:rFonts w:ascii="Times New Roman" w:hAnsi="Times New Roman" w:cs="Times New Roman"/>
            <w:sz w:val="24"/>
            <w:szCs w:val="24"/>
          </w:rPr>
          <w:t xml:space="preserve"> in the simulation study</w:t>
        </w:r>
      </w:ins>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proofErr w:type="spellEnd"/>
      <w:r w:rsidR="006B5332">
        <w:rPr>
          <w:rFonts w:ascii="Times New Roman" w:hAnsi="Times New Roman" w:cs="Times New Roman"/>
          <w:sz w:val="24"/>
          <w:szCs w:val="24"/>
        </w:rPr>
        <w:t xml:space="preserve"> were not</w:t>
      </w:r>
      <w:r w:rsidR="009250DC">
        <w:rPr>
          <w:rFonts w:ascii="Times New Roman" w:hAnsi="Times New Roman" w:cs="Times New Roman"/>
          <w:sz w:val="24"/>
          <w:szCs w:val="24"/>
        </w:rPr>
        <w:t xml:space="preserve"> (Table 2</w:t>
      </w:r>
      <w:r>
        <w:rPr>
          <w:rFonts w:ascii="Times New Roman" w:hAnsi="Times New Roman" w:cs="Times New Roman"/>
          <w:sz w:val="24"/>
          <w:szCs w:val="24"/>
        </w:rPr>
        <w:t xml:space="preserve">a).  </w:t>
      </w:r>
      <w:commentRangeEnd w:id="37"/>
      <w:r w:rsidR="00EB0951">
        <w:rPr>
          <w:rStyle w:val="CommentReference"/>
        </w:rPr>
        <w:commentReference w:id="37"/>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the remaining scenarios, </w:t>
      </w:r>
      <w:r w:rsidR="00FF0CA4" w:rsidRPr="00FF0CA4">
        <w:rPr>
          <w:rFonts w:ascii="Times New Roman" w:hAnsi="Times New Roman" w:cs="Times New Roman"/>
          <w:i/>
          <w:sz w:val="24"/>
          <w:szCs w:val="24"/>
        </w:rPr>
        <w:t>c</w:t>
      </w:r>
      <w:r w:rsidR="00FF0CA4" w:rsidRPr="00FF0CA4">
        <w:rPr>
          <w:rFonts w:ascii="Times New Roman" w:hAnsi="Times New Roman" w:cs="Times New Roman"/>
          <w:i/>
          <w:sz w:val="24"/>
          <w:szCs w:val="24"/>
          <w:vertAlign w:val="subscript"/>
        </w:rPr>
        <w:t>obs</w:t>
      </w:r>
      <w:r w:rsidR="00111BF5">
        <w:rPr>
          <w:rFonts w:ascii="Times New Roman" w:hAnsi="Times New Roman" w:cs="Times New Roman"/>
          <w:sz w:val="24"/>
          <w:szCs w:val="24"/>
        </w:rPr>
        <w:t xml:space="preserve">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6020A2">
        <w:rPr>
          <w:rFonts w:ascii="Times New Roman" w:hAnsi="Times New Roman" w:cs="Times New Roman"/>
          <w:i/>
          <w:sz w:val="24"/>
          <w:szCs w:val="24"/>
          <w:vertAlign w:val="subscript"/>
        </w:rPr>
        <w:t>,s</w:t>
      </w:r>
      <w:proofErr w:type="spellEnd"/>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xml:space="preserve">, sex was sampled with replacement from the observed sex structure in the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  The age at release, age at recapture and time at liberty were sampled independently from the observed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098F87A"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3C34B065" w:rsidR="001E733D" w:rsidRDefault="006B2716">
      <w:pPr>
        <w:tabs>
          <w:tab w:val="left" w:pos="360"/>
          <w:tab w:val="left" w:pos="720"/>
          <w:tab w:val="left" w:pos="8640"/>
        </w:tabs>
        <w:spacing w:after="0" w:line="480" w:lineRule="auto"/>
        <w:rPr>
          <w:rFonts w:ascii="Times New Roman" w:hAnsi="Times New Roman" w:cs="Times New Roman"/>
          <w:sz w:val="24"/>
          <w:szCs w:val="24"/>
        </w:rPr>
      </w:pPr>
      <w:commentRangeStart w:id="41"/>
      <w:r>
        <w:rPr>
          <w:rFonts w:ascii="Times New Roman" w:hAnsi="Times New Roman" w:cs="Times New Roman"/>
          <w:sz w:val="24"/>
          <w:szCs w:val="24"/>
        </w:rPr>
        <w:tab/>
        <w:t>The model fit to the data w</w:t>
      </w:r>
      <w:r w:rsidR="000E5893">
        <w:rPr>
          <w:rFonts w:ascii="Times New Roman" w:hAnsi="Times New Roman" w:cs="Times New Roman"/>
          <w:sz w:val="24"/>
          <w:szCs w:val="24"/>
        </w:rPr>
        <w:t xml:space="preserve">hen estimating growth with </w:t>
      </w:r>
      <w:r w:rsidR="00FB27DC">
        <w:rPr>
          <w:rFonts w:ascii="Times New Roman" w:hAnsi="Times New Roman" w:cs="Times New Roman"/>
          <w:sz w:val="24"/>
          <w:szCs w:val="24"/>
        </w:rPr>
        <w:t>no random-effects</w:t>
      </w:r>
      <w:r w:rsidR="000E5893">
        <w:rPr>
          <w:rFonts w:ascii="Times New Roman" w:hAnsi="Times New Roman" w:cs="Times New Roman"/>
          <w:sz w:val="24"/>
          <w:szCs w:val="24"/>
        </w:rPr>
        <w:t xml:space="preserve"> looks good 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9F1C12" w:rsidRPr="00843FF9">
        <w:rPr>
          <w:sz w:val="24"/>
          <w:szCs w:val="24"/>
        </w:rPr>
        <w:t xml:space="preserve">Figure </w:t>
      </w:r>
      <w:r w:rsidR="009F1C12">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Despite a lack of pattern</w:t>
      </w:r>
      <w:r w:rsidR="000E5893">
        <w:rPr>
          <w:rFonts w:ascii="Times New Roman" w:hAnsi="Times New Roman" w:cs="Times New Roman"/>
          <w:sz w:val="24"/>
          <w:szCs w:val="24"/>
        </w:rPr>
        <w:t xml:space="preserve"> in the residuals</w:t>
      </w:r>
      <w:r w:rsidR="00457BFC">
        <w:rPr>
          <w:rFonts w:ascii="Times New Roman" w:hAnsi="Times New Roman" w:cs="Times New Roman"/>
          <w:sz w:val="24"/>
          <w:szCs w:val="24"/>
        </w:rPr>
        <w:t>, the residual fit is poor with many individuals sitting well above and below the predicted line at tagging and recapture</w:t>
      </w:r>
      <w:r w:rsidR="000E5893">
        <w:rPr>
          <w:rFonts w:ascii="Times New Roman" w:hAnsi="Times New Roman" w:cs="Times New Roman"/>
          <w:sz w:val="24"/>
          <w:szCs w:val="24"/>
        </w:rPr>
        <w:t xml:space="preserve"> (</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0E5893" w:rsidRPr="00EC55AF">
        <w:rPr>
          <w:sz w:val="24"/>
          <w:szCs w:val="24"/>
        </w:rPr>
        <w:t xml:space="preserve">Figure </w:t>
      </w:r>
      <w:r w:rsidR="000E5893">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4B7E6E">
        <w:rPr>
          <w:rFonts w:ascii="Times New Roman" w:hAnsi="Times New Roman" w:cs="Times New Roman"/>
          <w:sz w:val="24"/>
          <w:szCs w:val="24"/>
        </w:rPr>
        <w:t>Compared to Dunn et al. (2006)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7C6AC2">
        <w:rPr>
          <w:rFonts w:ascii="Times New Roman" w:hAnsi="Times New Roman" w:cs="Times New Roman"/>
          <w:sz w:val="24"/>
          <w:szCs w:val="24"/>
        </w:rPr>
        <w:t xml:space="preserve"> from</w:t>
      </w:r>
      <w:r w:rsidR="00C64097">
        <w:rPr>
          <w:rFonts w:ascii="Times New Roman" w:hAnsi="Times New Roman" w:cs="Times New Roman"/>
          <w:sz w:val="24"/>
          <w:szCs w:val="24"/>
        </w:rPr>
        <w:t xml:space="preserve"> Dunn et al. (2006)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 xml:space="preserve"> was estimated to be 46.51cm and 51.54cm</w:t>
      </w:r>
      <w:r w:rsidR="007C6AC2">
        <w:rPr>
          <w:rFonts w:ascii="Times New Roman" w:hAnsi="Times New Roman" w:cs="Times New Roman"/>
          <w:sz w:val="24"/>
          <w:szCs w:val="24"/>
        </w:rPr>
        <w:t xml:space="preserve"> (</w:t>
      </w:r>
      <w:r w:rsidR="007C6AC2">
        <w:rPr>
          <w:rFonts w:ascii="Times New Roman" w:hAnsi="Times New Roman" w:cs="Times New Roman"/>
          <w:sz w:val="24"/>
          <w:szCs w:val="24"/>
        </w:rPr>
        <w:fldChar w:fldCharType="begin"/>
      </w:r>
      <w:r w:rsidR="007C6AC2">
        <w:rPr>
          <w:rFonts w:ascii="Times New Roman" w:hAnsi="Times New Roman" w:cs="Times New Roman"/>
          <w:sz w:val="24"/>
          <w:szCs w:val="24"/>
        </w:rPr>
        <w:instrText xml:space="preserve"> REF _Ref410371769 \h </w:instrText>
      </w:r>
      <w:r w:rsidR="007C6AC2">
        <w:rPr>
          <w:rFonts w:ascii="Times New Roman" w:hAnsi="Times New Roman" w:cs="Times New Roman"/>
          <w:sz w:val="24"/>
          <w:szCs w:val="24"/>
        </w:rPr>
      </w:r>
      <w:r w:rsidR="007C6AC2">
        <w:rPr>
          <w:rFonts w:ascii="Times New Roman" w:hAnsi="Times New Roman" w:cs="Times New Roman"/>
          <w:sz w:val="24"/>
          <w:szCs w:val="24"/>
        </w:rPr>
        <w:fldChar w:fldCharType="separate"/>
      </w:r>
      <w:r w:rsidR="007C6AC2" w:rsidRPr="00DB6525">
        <w:rPr>
          <w:sz w:val="24"/>
          <w:szCs w:val="24"/>
        </w:rPr>
        <w:t xml:space="preserve">Table </w:t>
      </w:r>
      <w:r w:rsidR="007C6AC2">
        <w:rPr>
          <w:noProof/>
          <w:sz w:val="24"/>
          <w:szCs w:val="24"/>
        </w:rPr>
        <w:t>2</w:t>
      </w:r>
      <w:r w:rsidR="007C6AC2">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and 169.07cm in Dunn et al. 2006).  The c.v.</w:t>
      </w:r>
      <w:r w:rsidR="00066536">
        <w:rPr>
          <w:rFonts w:ascii="Times New Roman" w:hAnsi="Times New Roman" w:cs="Times New Roman"/>
          <w:sz w:val="24"/>
          <w:szCs w:val="24"/>
        </w:rPr>
        <w:t xml:space="preserve"> parameter</w:t>
      </w:r>
      <w:r w:rsidR="008F7DF3">
        <w:rPr>
          <w:rFonts w:ascii="Times New Roman" w:hAnsi="Times New Roman" w:cs="Times New Roman"/>
          <w:sz w:val="24"/>
          <w:szCs w:val="24"/>
        </w:rPr>
        <w:t xml:space="preserve"> </w:t>
      </w:r>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p>
    <w:p w14:paraId="24DA6132" w14:textId="052C055F" w:rsidR="00DB3AA7" w:rsidRDefault="00DB3AA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most parsimonious model</w:t>
      </w:r>
      <w:r w:rsidR="004161BB">
        <w:rPr>
          <w:rFonts w:ascii="Times New Roman" w:hAnsi="Times New Roman" w:cs="Times New Roman"/>
          <w:sz w:val="24"/>
          <w:szCs w:val="24"/>
        </w:rPr>
        <w:t xml:space="preserve">, having the lowest </w:t>
      </w:r>
      <w:proofErr w:type="spellStart"/>
      <w:r w:rsidR="004161BB">
        <w:rPr>
          <w:rFonts w:ascii="Times New Roman" w:hAnsi="Times New Roman" w:cs="Times New Roman"/>
          <w:sz w:val="24"/>
          <w:szCs w:val="24"/>
        </w:rPr>
        <w:t>Akaike</w:t>
      </w:r>
      <w:proofErr w:type="spellEnd"/>
      <w:r w:rsidR="004161BB">
        <w:rPr>
          <w:rFonts w:ascii="Times New Roman" w:hAnsi="Times New Roman" w:cs="Times New Roman"/>
          <w:sz w:val="24"/>
          <w:szCs w:val="24"/>
        </w:rPr>
        <w:t xml:space="preserve"> information criterion (AIC</w:t>
      </w:r>
      <w:r w:rsidR="00C01D7E">
        <w:rPr>
          <w:rFonts w:ascii="Times New Roman" w:hAnsi="Times New Roman" w:cs="Times New Roman"/>
          <w:sz w:val="24"/>
          <w:szCs w:val="24"/>
        </w:rPr>
        <w:t xml:space="preserve">, </w:t>
      </w:r>
      <w:commentRangeStart w:id="42"/>
      <w:proofErr w:type="spellStart"/>
      <w:r w:rsidR="00C01D7E">
        <w:rPr>
          <w:rFonts w:ascii="Times New Roman" w:hAnsi="Times New Roman" w:cs="Times New Roman"/>
          <w:sz w:val="24"/>
          <w:szCs w:val="24"/>
        </w:rPr>
        <w:t>Akaike</w:t>
      </w:r>
      <w:proofErr w:type="spellEnd"/>
      <w:r w:rsidR="00C01D7E">
        <w:rPr>
          <w:rFonts w:ascii="Times New Roman" w:hAnsi="Times New Roman" w:cs="Times New Roman"/>
          <w:sz w:val="24"/>
          <w:szCs w:val="24"/>
        </w:rPr>
        <w:t xml:space="preserve"> 1973</w:t>
      </w:r>
      <w:commentRangeEnd w:id="42"/>
      <w:r w:rsidR="00376AEF">
        <w:rPr>
          <w:rStyle w:val="CommentReference"/>
        </w:rPr>
        <w:commentReference w:id="42"/>
      </w:r>
      <w:r w:rsidR="00376AEF">
        <w:rPr>
          <w:rFonts w:ascii="Times New Roman" w:hAnsi="Times New Roman" w:cs="Times New Roman"/>
          <w:sz w:val="24"/>
          <w:szCs w:val="24"/>
        </w:rPr>
        <w:t xml:space="preserve">, </w:t>
      </w:r>
      <w:r w:rsidR="00376AEF">
        <w:rPr>
          <w:rFonts w:ascii="Times New Roman" w:hAnsi="Times New Roman" w:cs="Times New Roman"/>
          <w:sz w:val="24"/>
          <w:szCs w:val="24"/>
        </w:rPr>
        <w:fldChar w:fldCharType="begin"/>
      </w:r>
      <w:r w:rsidR="00376AEF">
        <w:rPr>
          <w:rFonts w:ascii="Times New Roman" w:hAnsi="Times New Roman" w:cs="Times New Roman"/>
          <w:sz w:val="24"/>
          <w:szCs w:val="24"/>
        </w:rPr>
        <w:instrText xml:space="preserve"> REF _Ref410371769 \h </w:instrText>
      </w:r>
      <w:r w:rsidR="00376AEF">
        <w:rPr>
          <w:rFonts w:ascii="Times New Roman" w:hAnsi="Times New Roman" w:cs="Times New Roman"/>
          <w:sz w:val="24"/>
          <w:szCs w:val="24"/>
        </w:rPr>
      </w:r>
      <w:r w:rsidR="00376AEF">
        <w:rPr>
          <w:rFonts w:ascii="Times New Roman" w:hAnsi="Times New Roman" w:cs="Times New Roman"/>
          <w:sz w:val="24"/>
          <w:szCs w:val="24"/>
        </w:rPr>
        <w:fldChar w:fldCharType="separate"/>
      </w:r>
      <w:r w:rsidR="00376AEF" w:rsidRPr="00DB6525">
        <w:rPr>
          <w:sz w:val="24"/>
          <w:szCs w:val="24"/>
        </w:rPr>
        <w:t xml:space="preserve">Table </w:t>
      </w:r>
      <w:r w:rsidR="00376AEF">
        <w:rPr>
          <w:noProof/>
          <w:sz w:val="24"/>
          <w:szCs w:val="24"/>
        </w:rPr>
        <w:t>2</w:t>
      </w:r>
      <w:r w:rsidR="00376AEF">
        <w:rPr>
          <w:rFonts w:ascii="Times New Roman" w:hAnsi="Times New Roman" w:cs="Times New Roman"/>
          <w:sz w:val="24"/>
          <w:szCs w:val="24"/>
        </w:rPr>
        <w:fldChar w:fldCharType="end"/>
      </w:r>
      <w:r w:rsidR="004161BB">
        <w:rPr>
          <w:rFonts w:ascii="Times New Roman" w:hAnsi="Times New Roman" w:cs="Times New Roman"/>
          <w:sz w:val="24"/>
          <w:szCs w:val="24"/>
        </w:rPr>
        <w:t>) value,</w:t>
      </w:r>
      <w:r>
        <w:rPr>
          <w:rFonts w:ascii="Times New Roman" w:hAnsi="Times New Roman" w:cs="Times New Roman"/>
          <w:sz w:val="24"/>
          <w:szCs w:val="24"/>
        </w:rPr>
        <w:t xml:space="preserve"> included t</w:t>
      </w:r>
      <w:r>
        <w:rPr>
          <w:rFonts w:ascii="Times New Roman" w:hAnsi="Times New Roman" w:cs="Times New Roman"/>
          <w:sz w:val="24"/>
          <w:szCs w:val="24"/>
        </w:rPr>
        <w:t>ime-varying individual random-effects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3C21A0">
        <w:rPr>
          <w:rFonts w:ascii="Times New Roman" w:hAnsi="Times New Roman" w:cs="Times New Roman"/>
          <w:sz w:val="24"/>
          <w:szCs w:val="24"/>
        </w:rPr>
      </w:r>
      <w:r w:rsidR="003C21A0">
        <w:rPr>
          <w:rFonts w:ascii="Times New Roman" w:hAnsi="Times New Roman" w:cs="Times New Roman"/>
          <w:sz w:val="24"/>
          <w:szCs w:val="24"/>
        </w:rPr>
        <w:fldChar w:fldCharType="separate"/>
      </w:r>
      <w:r w:rsidR="003C21A0" w:rsidRPr="00995B95">
        <w:rPr>
          <w:sz w:val="24"/>
          <w:szCs w:val="24"/>
        </w:rPr>
        <w:t xml:space="preserve">Figure </w:t>
      </w:r>
      <w:r w:rsidR="003C21A0">
        <w:rPr>
          <w:i/>
          <w:noProof/>
          <w:sz w:val="24"/>
          <w:szCs w:val="24"/>
        </w:rPr>
        <w:t>6</w:t>
      </w:r>
      <w:r w:rsidR="003C21A0">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t xml:space="preserve">.  This model </w:t>
      </w:r>
      <w:r>
        <w:rPr>
          <w:rFonts w:ascii="Times New Roman" w:hAnsi="Times New Roman" w:cs="Times New Roman"/>
          <w:sz w:val="24"/>
          <w:szCs w:val="24"/>
        </w:rPr>
        <w:t>produced a tighter fit than the among-individual variation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95B95">
        <w:rPr>
          <w:sz w:val="24"/>
          <w:szCs w:val="24"/>
        </w:rPr>
        <w:t xml:space="preserve">Figure </w:t>
      </w:r>
      <w:r>
        <w:rPr>
          <w:i/>
          <w:noProof/>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 xml:space="preserve">).  The distribution of </w:t>
      </w:r>
      <w:r w:rsidR="00875E7E">
        <w:rPr>
          <w:rFonts w:ascii="Times New Roman" w:hAnsi="Times New Roman" w:cs="Times New Roman"/>
          <w:sz w:val="24"/>
          <w:szCs w:val="24"/>
        </w:rPr>
        <w:t xml:space="preserve">time-varying </w:t>
      </w:r>
      <w:r>
        <w:rPr>
          <w:rFonts w:ascii="Times New Roman" w:hAnsi="Times New Roman" w:cs="Times New Roman"/>
          <w:sz w:val="24"/>
          <w:szCs w:val="24"/>
        </w:rPr>
        <w:t>random-effects</w:t>
      </w:r>
      <w:r w:rsidR="00875E7E">
        <w:rPr>
          <w:rFonts w:ascii="Times New Roman" w:hAnsi="Times New Roman" w:cs="Times New Roman"/>
          <w:sz w:val="24"/>
          <w:szCs w:val="24"/>
        </w:rPr>
        <w:t xml:space="preserve"> for each individual at tagging and recapture</w:t>
      </w:r>
      <w:r>
        <w:rPr>
          <w:rFonts w:ascii="Times New Roman" w:hAnsi="Times New Roman" w:cs="Times New Roman"/>
          <w:sz w:val="24"/>
          <w:szCs w:val="24"/>
        </w:rPr>
        <w:t xml:space="preserve"> is evenly spread about 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95B95">
        <w:rPr>
          <w:sz w:val="24"/>
          <w:szCs w:val="24"/>
        </w:rPr>
        <w:t xml:space="preserve">Figure </w:t>
      </w:r>
      <w:r>
        <w:rPr>
          <w:i/>
          <w:noProof/>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w:t>
      </w:r>
      <w:r w:rsidR="000B36C1">
        <w:rPr>
          <w:rFonts w:ascii="Times New Roman" w:hAnsi="Times New Roman" w:cs="Times New Roman"/>
          <w:sz w:val="24"/>
          <w:szCs w:val="24"/>
        </w:rPr>
        <w:t xml:space="preserve">  </w:t>
      </w:r>
      <w:r w:rsidR="000B36C1">
        <w:rPr>
          <w:rFonts w:ascii="Times New Roman" w:hAnsi="Times New Roman" w:cs="Times New Roman"/>
          <w:sz w:val="24"/>
          <w:szCs w:val="24"/>
        </w:rPr>
        <w:t xml:space="preserve">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r w:rsidR="00FC4B72">
        <w:rPr>
          <w:rFonts w:ascii="Times New Roman" w:hAnsi="Times New Roman" w:cs="Times New Roman"/>
          <w:sz w:val="24"/>
          <w:szCs w:val="24"/>
        </w:rPr>
        <w:t>(</w:t>
      </w:r>
      <w:r w:rsidR="000B36C1" w:rsidRPr="00D24A39">
        <w:rPr>
          <w:rFonts w:ascii="Times New Roman" w:hAnsi="Times New Roman" w:cs="Times New Roman"/>
          <w:i/>
          <w:sz w:val="24"/>
          <w:szCs w:val="24"/>
        </w:rPr>
        <w:t>c</w:t>
      </w:r>
      <w:r w:rsidR="000B36C1" w:rsidRPr="00D24A39">
        <w:rPr>
          <w:rFonts w:ascii="Times New Roman" w:hAnsi="Times New Roman" w:cs="Times New Roman"/>
          <w:i/>
          <w:sz w:val="24"/>
          <w:szCs w:val="24"/>
          <w:vertAlign w:val="subscript"/>
        </w:rPr>
        <w:t>obs</w:t>
      </w:r>
      <w:r w:rsidR="00FC4B72">
        <w:rPr>
          <w:rFonts w:ascii="Times New Roman" w:hAnsi="Times New Roman" w:cs="Times New Roman"/>
          <w:sz w:val="24"/>
          <w:szCs w:val="24"/>
        </w:rPr>
        <w:t xml:space="preserve">) </w:t>
      </w:r>
      <w:r w:rsidR="000B36C1">
        <w:rPr>
          <w:rFonts w:ascii="Times New Roman" w:hAnsi="Times New Roman" w:cs="Times New Roman"/>
          <w:sz w:val="24"/>
          <w:szCs w:val="24"/>
        </w:rPr>
        <w:t xml:space="preserve">is lower as some of the variability is apportioned into the </w:t>
      </w:r>
      <w:r w:rsidR="000B36C1">
        <w:rPr>
          <w:rFonts w:ascii="Times New Roman" w:hAnsi="Times New Roman" w:cs="Times New Roman"/>
          <w:sz w:val="24"/>
          <w:szCs w:val="24"/>
        </w:rPr>
        <w:t xml:space="preserve">time-varying </w:t>
      </w:r>
      <w:r w:rsidR="000B36C1">
        <w:rPr>
          <w:rFonts w:ascii="Times New Roman" w:hAnsi="Times New Roman" w:cs="Times New Roman"/>
          <w:sz w:val="24"/>
          <w:szCs w:val="24"/>
        </w:rPr>
        <w:t>individual variation (</w:t>
      </w:r>
      <w:proofErr w:type="spellStart"/>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proofErr w:type="spellEnd"/>
      <w:r w:rsidR="000B36C1">
        <w:rPr>
          <w:rFonts w:ascii="Times New Roman" w:hAnsi="Times New Roman" w:cs="Times New Roman"/>
          <w:sz w:val="24"/>
          <w:szCs w:val="24"/>
        </w:rPr>
        <w:t xml:space="preserve">, </w:t>
      </w:r>
      <w:r w:rsidR="000B36C1">
        <w:rPr>
          <w:rFonts w:ascii="Times New Roman" w:hAnsi="Times New Roman" w:cs="Times New Roman"/>
          <w:sz w:val="24"/>
          <w:szCs w:val="24"/>
        </w:rPr>
        <w:fldChar w:fldCharType="begin"/>
      </w:r>
      <w:r w:rsidR="000B36C1">
        <w:rPr>
          <w:rFonts w:ascii="Times New Roman" w:hAnsi="Times New Roman" w:cs="Times New Roman"/>
          <w:sz w:val="24"/>
          <w:szCs w:val="24"/>
        </w:rPr>
        <w:instrText xml:space="preserve"> REF _Ref410371769 \h </w:instrText>
      </w:r>
      <w:r w:rsidR="000B36C1">
        <w:rPr>
          <w:rFonts w:ascii="Times New Roman" w:hAnsi="Times New Roman" w:cs="Times New Roman"/>
          <w:sz w:val="24"/>
          <w:szCs w:val="24"/>
        </w:rPr>
      </w:r>
      <w:r w:rsidR="000B36C1">
        <w:rPr>
          <w:rFonts w:ascii="Times New Roman" w:hAnsi="Times New Roman" w:cs="Times New Roman"/>
          <w:sz w:val="24"/>
          <w:szCs w:val="24"/>
        </w:rPr>
        <w:fldChar w:fldCharType="separate"/>
      </w:r>
      <w:r w:rsidR="000B36C1" w:rsidRPr="00DB6525">
        <w:rPr>
          <w:sz w:val="24"/>
          <w:szCs w:val="24"/>
        </w:rPr>
        <w:t xml:space="preserve">Table </w:t>
      </w:r>
      <w:r w:rsidR="000B36C1">
        <w:rPr>
          <w:i/>
          <w:noProof/>
          <w:sz w:val="24"/>
          <w:szCs w:val="24"/>
        </w:rPr>
        <w:t>2</w:t>
      </w:r>
      <w:r w:rsidR="000B36C1">
        <w:rPr>
          <w:rFonts w:ascii="Times New Roman" w:hAnsi="Times New Roman" w:cs="Times New Roman"/>
          <w:sz w:val="24"/>
          <w:szCs w:val="24"/>
        </w:rPr>
        <w:fldChar w:fldCharType="end"/>
      </w:r>
      <w:r w:rsidR="000B36C1">
        <w:rPr>
          <w:rFonts w:ascii="Times New Roman" w:hAnsi="Times New Roman" w:cs="Times New Roman"/>
          <w:sz w:val="24"/>
          <w:szCs w:val="24"/>
        </w:rPr>
        <w:t>).</w:t>
      </w:r>
      <w:bookmarkStart w:id="43" w:name="_GoBack"/>
      <w:bookmarkEnd w:id="43"/>
    </w:p>
    <w:p w14:paraId="65B5AD8F" w14:textId="2A658201" w:rsidR="00C13B47" w:rsidRDefault="006E348B">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0B36C1">
        <w:rPr>
          <w:rFonts w:ascii="Times New Roman" w:hAnsi="Times New Roman" w:cs="Times New Roman"/>
          <w:sz w:val="24"/>
          <w:szCs w:val="24"/>
        </w:rPr>
        <w:t>The a</w:t>
      </w:r>
      <w:r w:rsidR="00C13B47">
        <w:rPr>
          <w:rFonts w:ascii="Times New Roman" w:hAnsi="Times New Roman" w:cs="Times New Roman"/>
          <w:sz w:val="24"/>
          <w:szCs w:val="24"/>
        </w:rPr>
        <w:t xml:space="preserve">mong-individual </w:t>
      </w:r>
      <w:r w:rsidR="006B2716">
        <w:rPr>
          <w:rFonts w:ascii="Times New Roman" w:hAnsi="Times New Roman" w:cs="Times New Roman"/>
          <w:sz w:val="24"/>
          <w:szCs w:val="24"/>
        </w:rPr>
        <w:t>variation</w:t>
      </w:r>
      <w:r w:rsidR="000B36C1">
        <w:rPr>
          <w:rFonts w:ascii="Times New Roman" w:hAnsi="Times New Roman" w:cs="Times New Roman"/>
          <w:sz w:val="24"/>
          <w:szCs w:val="24"/>
        </w:rPr>
        <w:t xml:space="preserve"> </w:t>
      </w:r>
      <w:r w:rsidR="000B36C1">
        <w:rPr>
          <w:rFonts w:ascii="Times New Roman" w:hAnsi="Times New Roman" w:cs="Times New Roman"/>
          <w:sz w:val="24"/>
          <w:szCs w:val="24"/>
        </w:rPr>
        <w:t>(</w:t>
      </w:r>
      <w:proofErr w:type="spellStart"/>
      <w:r w:rsidR="000B36C1" w:rsidRPr="00C13B47">
        <w:rPr>
          <w:rFonts w:ascii="Times New Roman" w:hAnsi="Times New Roman" w:cs="Times New Roman"/>
          <w:i/>
          <w:sz w:val="24"/>
          <w:szCs w:val="24"/>
        </w:rPr>
        <w:t>k</w:t>
      </w:r>
      <w:r w:rsidR="000B36C1" w:rsidRPr="0085574F">
        <w:rPr>
          <w:rFonts w:ascii="Times New Roman" w:hAnsi="Times New Roman" w:cs="Times New Roman"/>
          <w:i/>
          <w:sz w:val="24"/>
          <w:szCs w:val="24"/>
          <w:vertAlign w:val="subscript"/>
        </w:rPr>
        <w:t>i,s</w:t>
      </w:r>
      <w:proofErr w:type="spellEnd"/>
      <w:r w:rsidR="000B36C1">
        <w:rPr>
          <w:rFonts w:ascii="Times New Roman" w:hAnsi="Times New Roman" w:cs="Times New Roman"/>
          <w:sz w:val="24"/>
          <w:szCs w:val="24"/>
        </w:rPr>
        <w:t>)</w:t>
      </w:r>
      <w:r w:rsidR="000B36C1">
        <w:rPr>
          <w:rFonts w:ascii="Times New Roman" w:hAnsi="Times New Roman" w:cs="Times New Roman"/>
          <w:sz w:val="24"/>
          <w:szCs w:val="24"/>
        </w:rPr>
        <w:t xml:space="preserve"> model also produced a</w:t>
      </w:r>
      <w:r w:rsidR="002640BE">
        <w:rPr>
          <w:rFonts w:ascii="Times New Roman" w:hAnsi="Times New Roman" w:cs="Times New Roman"/>
          <w:sz w:val="24"/>
          <w:szCs w:val="24"/>
        </w:rPr>
        <w:t xml:space="preserve"> </w:t>
      </w:r>
      <w:r w:rsidR="000B36C1">
        <w:rPr>
          <w:rFonts w:ascii="Times New Roman" w:hAnsi="Times New Roman" w:cs="Times New Roman"/>
          <w:sz w:val="24"/>
          <w:szCs w:val="24"/>
        </w:rPr>
        <w:t>reasonable</w:t>
      </w:r>
      <w:r w:rsidR="002640BE">
        <w:rPr>
          <w:rFonts w:ascii="Times New Roman" w:hAnsi="Times New Roman" w:cs="Times New Roman"/>
          <w:sz w:val="24"/>
          <w:szCs w:val="24"/>
        </w:rPr>
        <w:t xml:space="preserve"> fit to </w:t>
      </w:r>
      <w:r w:rsidR="00724700">
        <w:rPr>
          <w:rFonts w:ascii="Times New Roman" w:hAnsi="Times New Roman" w:cs="Times New Roman"/>
          <w:sz w:val="24"/>
          <w:szCs w:val="24"/>
        </w:rPr>
        <w:t xml:space="preserve">the </w:t>
      </w:r>
      <w:r w:rsidR="002640BE">
        <w:rPr>
          <w:rFonts w:ascii="Times New Roman" w:hAnsi="Times New Roman" w:cs="Times New Roman"/>
          <w:sz w:val="24"/>
          <w:szCs w:val="24"/>
        </w:rPr>
        <w:t>data (</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_Ref410371203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9F1C12" w:rsidRPr="004D5FC2">
        <w:rPr>
          <w:sz w:val="24"/>
          <w:szCs w:val="24"/>
        </w:rPr>
        <w:t xml:space="preserve">Figure </w:t>
      </w:r>
      <w:r w:rsidR="009F1C12">
        <w:rPr>
          <w:i/>
          <w:noProof/>
          <w:sz w:val="24"/>
          <w:szCs w:val="24"/>
        </w:rPr>
        <w:t>3</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 xml:space="preserve">, </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_Ref410371206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9F1C12" w:rsidRPr="00190689">
        <w:rPr>
          <w:sz w:val="24"/>
          <w:szCs w:val="24"/>
        </w:rPr>
        <w:t xml:space="preserve">Figure </w:t>
      </w:r>
      <w:r w:rsidR="009F1C12">
        <w:rPr>
          <w:i/>
          <w:noProof/>
          <w:sz w:val="24"/>
          <w:szCs w:val="24"/>
        </w:rPr>
        <w:t>4</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 xml:space="preserve">).  </w:t>
      </w:r>
      <w:r w:rsidR="000B36C1">
        <w:rPr>
          <w:rFonts w:ascii="Times New Roman" w:hAnsi="Times New Roman" w:cs="Times New Roman"/>
          <w:sz w:val="24"/>
          <w:szCs w:val="24"/>
        </w:rPr>
        <w:t xml:space="preserve">However, the residuals suggest that the fit is not as good as the time-varying individual model described above.  The AIC value also suggests that this model is not as </w:t>
      </w:r>
      <w:r w:rsidR="000B36C1">
        <w:rPr>
          <w:rFonts w:ascii="Times New Roman" w:hAnsi="Times New Roman" w:cs="Times New Roman"/>
          <w:sz w:val="24"/>
          <w:szCs w:val="24"/>
        </w:rPr>
        <w:lastRenderedPageBreak/>
        <w:t xml:space="preserve">parsimonious.  </w:t>
      </w:r>
      <w:r w:rsidR="002640BE">
        <w:rPr>
          <w:rFonts w:ascii="Times New Roman" w:hAnsi="Times New Roman" w:cs="Times New Roman"/>
          <w:sz w:val="24"/>
          <w:szCs w:val="24"/>
        </w:rPr>
        <w:t xml:space="preserve">The distribution of </w:t>
      </w:r>
      <w:proofErr w:type="spellStart"/>
      <w:r w:rsidR="0085574F" w:rsidRPr="00C13B47">
        <w:rPr>
          <w:rFonts w:ascii="Times New Roman" w:hAnsi="Times New Roman" w:cs="Times New Roman"/>
          <w:i/>
          <w:sz w:val="24"/>
          <w:szCs w:val="24"/>
        </w:rPr>
        <w:t>k</w:t>
      </w:r>
      <w:r w:rsidR="0085574F" w:rsidRPr="0085574F">
        <w:rPr>
          <w:rFonts w:ascii="Times New Roman" w:hAnsi="Times New Roman" w:cs="Times New Roman"/>
          <w:i/>
          <w:sz w:val="24"/>
          <w:szCs w:val="24"/>
          <w:vertAlign w:val="subscript"/>
        </w:rPr>
        <w:t>i,s</w:t>
      </w:r>
      <w:proofErr w:type="spellEnd"/>
      <w:r w:rsidR="0085574F">
        <w:rPr>
          <w:rFonts w:ascii="Times New Roman" w:hAnsi="Times New Roman" w:cs="Times New Roman"/>
          <w:sz w:val="24"/>
          <w:szCs w:val="24"/>
        </w:rPr>
        <w:t xml:space="preserve"> </w:t>
      </w:r>
      <w:r w:rsidR="001C3FC3">
        <w:rPr>
          <w:rFonts w:ascii="Times New Roman" w:hAnsi="Times New Roman" w:cs="Times New Roman"/>
          <w:sz w:val="24"/>
          <w:szCs w:val="24"/>
        </w:rPr>
        <w:t xml:space="preserve">random-effects is </w:t>
      </w:r>
      <w:r w:rsidR="007C6AC2">
        <w:rPr>
          <w:rFonts w:ascii="Times New Roman" w:hAnsi="Times New Roman" w:cs="Times New Roman"/>
          <w:sz w:val="24"/>
          <w:szCs w:val="24"/>
        </w:rPr>
        <w:t>symmetrically</w:t>
      </w:r>
      <w:r w:rsidR="006C7AB4">
        <w:rPr>
          <w:rFonts w:ascii="Times New Roman" w:hAnsi="Times New Roman" w:cs="Times New Roman"/>
          <w:sz w:val="24"/>
          <w:szCs w:val="24"/>
        </w:rPr>
        <w:t xml:space="preserve"> spread about the median </w:t>
      </w:r>
      <w:r w:rsidR="00BF63AE">
        <w:rPr>
          <w:rFonts w:ascii="Times New Roman" w:hAnsi="Times New Roman" w:cs="Times New Roman"/>
          <w:sz w:val="24"/>
          <w:szCs w:val="24"/>
        </w:rPr>
        <w:t>(</w:t>
      </w:r>
      <w:proofErr w:type="spellStart"/>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k,s</w:t>
      </w:r>
      <w:proofErr w:type="spellEnd"/>
      <w:r w:rsidR="00BF63AE">
        <w:rPr>
          <w:rFonts w:ascii="Times New Roman" w:hAnsi="Times New Roman" w:cs="Times New Roman"/>
          <w:sz w:val="24"/>
          <w:szCs w:val="24"/>
        </w:rPr>
        <w:t xml:space="preserve">) </w:t>
      </w:r>
      <w:r w:rsidR="006C7AB4">
        <w:rPr>
          <w:rFonts w:ascii="Times New Roman" w:hAnsi="Times New Roman" w:cs="Times New Roman"/>
          <w:sz w:val="24"/>
          <w:szCs w:val="24"/>
        </w:rPr>
        <w:t xml:space="preserve">for both females and males </w:t>
      </w:r>
      <w:r w:rsidR="002640BE">
        <w:rPr>
          <w:rFonts w:ascii="Times New Roman" w:hAnsi="Times New Roman" w:cs="Times New Roman"/>
          <w:sz w:val="24"/>
          <w:szCs w:val="24"/>
        </w:rPr>
        <w:t>(</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_Ref410371208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9F1C12" w:rsidRPr="00960D21">
        <w:rPr>
          <w:sz w:val="24"/>
          <w:szCs w:val="24"/>
        </w:rPr>
        <w:t xml:space="preserve">Figure </w:t>
      </w:r>
      <w:r w:rsidR="009F1C12">
        <w:rPr>
          <w:i/>
          <w:noProof/>
          <w:sz w:val="24"/>
          <w:szCs w:val="24"/>
        </w:rPr>
        <w:t>5</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w:t>
      </w:r>
    </w:p>
    <w:p w14:paraId="129BC5B7" w14:textId="10063341" w:rsidR="000A51DF" w:rsidRDefault="000A51D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final model that include</w:t>
      </w:r>
      <w:r w:rsidR="00C64097">
        <w:rPr>
          <w:rFonts w:ascii="Times New Roman" w:hAnsi="Times New Roman" w:cs="Times New Roman"/>
          <w:sz w:val="24"/>
          <w:szCs w:val="24"/>
        </w:rPr>
        <w:t>d among-individual variation (</w:t>
      </w:r>
      <w:proofErr w:type="spellStart"/>
      <w:r w:rsidRPr="00C13B47">
        <w:rPr>
          <w:rFonts w:ascii="Times New Roman" w:hAnsi="Times New Roman" w:cs="Times New Roman"/>
          <w:i/>
          <w:sz w:val="24"/>
          <w:szCs w:val="24"/>
        </w:rPr>
        <w:t>k</w:t>
      </w:r>
      <w:r w:rsidRPr="0085574F">
        <w:rPr>
          <w:rFonts w:ascii="Times New Roman" w:hAnsi="Times New Roman" w:cs="Times New Roman"/>
          <w:i/>
          <w:sz w:val="24"/>
          <w:szCs w:val="24"/>
          <w:vertAlign w:val="subscript"/>
        </w:rPr>
        <w:t>i,s</w:t>
      </w:r>
      <w:proofErr w:type="spellEnd"/>
      <w:r w:rsidR="00C64097">
        <w:rPr>
          <w:rFonts w:ascii="Times New Roman" w:hAnsi="Times New Roman" w:cs="Times New Roman"/>
          <w:sz w:val="24"/>
          <w:szCs w:val="24"/>
        </w:rPr>
        <w:t xml:space="preserve">) </w:t>
      </w:r>
      <w:r>
        <w:rPr>
          <w:rFonts w:ascii="Times New Roman" w:hAnsi="Times New Roman" w:cs="Times New Roman"/>
          <w:sz w:val="24"/>
          <w:szCs w:val="24"/>
        </w:rPr>
        <w:t>and time-varying individual random-effects</w:t>
      </w:r>
      <w:r w:rsidR="00D6330A">
        <w:rPr>
          <w:rFonts w:ascii="Times New Roman" w:hAnsi="Times New Roman" w:cs="Times New Roman"/>
          <w:sz w:val="24"/>
          <w:szCs w:val="24"/>
        </w:rPr>
        <w:t xml:space="preserve"> </w:t>
      </w:r>
      <w:r w:rsidR="00C64097">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C64097">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_Ref410371247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1722D">
        <w:rPr>
          <w:sz w:val="24"/>
          <w:szCs w:val="24"/>
        </w:rPr>
        <w:t xml:space="preserve">Figure </w:t>
      </w:r>
      <w:r>
        <w:rPr>
          <w:i/>
          <w:noProof/>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_Ref410371248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1722D">
        <w:rPr>
          <w:sz w:val="24"/>
          <w:szCs w:val="24"/>
        </w:rPr>
        <w:t xml:space="preserve">Figure </w:t>
      </w:r>
      <w:r>
        <w:rPr>
          <w:i/>
          <w:noProof/>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_Ref410371250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E1AC2">
        <w:rPr>
          <w:sz w:val="24"/>
          <w:szCs w:val="24"/>
        </w:rPr>
        <w:t xml:space="preserve">Figure </w:t>
      </w:r>
      <w:r>
        <w:rPr>
          <w:i/>
          <w:noProof/>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_Ref410371252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E1AC2">
        <w:rPr>
          <w:sz w:val="24"/>
          <w:szCs w:val="24"/>
        </w:rPr>
        <w:t xml:space="preserve">Figure </w:t>
      </w:r>
      <w:r>
        <w:rPr>
          <w:i/>
          <w:noProof/>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t>).</w:t>
      </w:r>
      <w:r w:rsidR="002341AA">
        <w:rPr>
          <w:rFonts w:ascii="Times New Roman" w:hAnsi="Times New Roman" w:cs="Times New Roman"/>
          <w:sz w:val="24"/>
          <w:szCs w:val="24"/>
        </w:rPr>
        <w:t xml:space="preserve">  This model is practically the same as the time-varying random-effects model described above.  Very little of the variability in growth is described by variation in </w:t>
      </w:r>
      <w:proofErr w:type="spellStart"/>
      <w:r w:rsidR="002341AA" w:rsidRPr="002341AA">
        <w:rPr>
          <w:rFonts w:ascii="Times New Roman" w:hAnsi="Times New Roman" w:cs="Times New Roman"/>
          <w:i/>
          <w:sz w:val="24"/>
          <w:szCs w:val="24"/>
        </w:rPr>
        <w:t>k</w:t>
      </w:r>
      <w:r w:rsidR="002341AA" w:rsidRPr="002341AA">
        <w:rPr>
          <w:rFonts w:ascii="Times New Roman" w:hAnsi="Times New Roman" w:cs="Times New Roman"/>
          <w:i/>
          <w:sz w:val="24"/>
          <w:szCs w:val="24"/>
          <w:vertAlign w:val="subscript"/>
        </w:rPr>
        <w:t>i,s</w:t>
      </w:r>
      <w:proofErr w:type="spellEnd"/>
      <w:r w:rsidR="002341AA">
        <w:rPr>
          <w:rFonts w:ascii="Times New Roman" w:hAnsi="Times New Roman" w:cs="Times New Roman"/>
          <w:sz w:val="24"/>
          <w:szCs w:val="24"/>
        </w:rPr>
        <w:t xml:space="preserve">, instead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2341AA">
        <w:rPr>
          <w:rFonts w:ascii="Times New Roman" w:hAnsi="Times New Roman" w:cs="Times New Roman"/>
          <w:sz w:val="24"/>
          <w:szCs w:val="24"/>
        </w:rPr>
        <w:t xml:space="preserve"> soaks up much of the variance (</w:t>
      </w:r>
      <w:r w:rsidR="002341AA">
        <w:rPr>
          <w:rFonts w:ascii="Times New Roman" w:hAnsi="Times New Roman" w:cs="Times New Roman"/>
          <w:sz w:val="24"/>
          <w:szCs w:val="24"/>
        </w:rPr>
        <w:fldChar w:fldCharType="begin"/>
      </w:r>
      <w:r w:rsidR="002341AA">
        <w:rPr>
          <w:rFonts w:ascii="Times New Roman" w:hAnsi="Times New Roman" w:cs="Times New Roman"/>
          <w:sz w:val="24"/>
          <w:szCs w:val="24"/>
        </w:rPr>
        <w:instrText xml:space="preserve"> REF _Ref410371769 \h </w:instrText>
      </w:r>
      <w:r w:rsidR="002341AA">
        <w:rPr>
          <w:rFonts w:ascii="Times New Roman" w:hAnsi="Times New Roman" w:cs="Times New Roman"/>
          <w:sz w:val="24"/>
          <w:szCs w:val="24"/>
        </w:rPr>
      </w:r>
      <w:r w:rsidR="002341AA">
        <w:rPr>
          <w:rFonts w:ascii="Times New Roman" w:hAnsi="Times New Roman" w:cs="Times New Roman"/>
          <w:sz w:val="24"/>
          <w:szCs w:val="24"/>
        </w:rPr>
        <w:fldChar w:fldCharType="separate"/>
      </w:r>
      <w:r w:rsidR="002341AA" w:rsidRPr="00DB6525">
        <w:rPr>
          <w:sz w:val="24"/>
          <w:szCs w:val="24"/>
        </w:rPr>
        <w:t xml:space="preserve">Table </w:t>
      </w:r>
      <w:r w:rsidR="002341AA">
        <w:rPr>
          <w:i/>
          <w:noProof/>
          <w:sz w:val="24"/>
          <w:szCs w:val="24"/>
        </w:rPr>
        <w:t>2</w:t>
      </w:r>
      <w:r w:rsidR="002341AA">
        <w:rPr>
          <w:rFonts w:ascii="Times New Roman" w:hAnsi="Times New Roman" w:cs="Times New Roman"/>
          <w:sz w:val="24"/>
          <w:szCs w:val="24"/>
        </w:rPr>
        <w:fldChar w:fldCharType="end"/>
      </w:r>
      <w:r w:rsidR="002341AA">
        <w:rPr>
          <w:rFonts w:ascii="Times New Roman" w:hAnsi="Times New Roman" w:cs="Times New Roman"/>
          <w:sz w:val="24"/>
          <w:szCs w:val="24"/>
        </w:rPr>
        <w:t>).</w:t>
      </w:r>
    </w:p>
    <w:p w14:paraId="7C79E652" w14:textId="44577E59" w:rsidR="00B75BFE" w:rsidRPr="00B75BFE" w:rsidRDefault="00B75BFE" w:rsidP="00B75BFE">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Are we going to talk about the failed </w:t>
      </w:r>
      <w:proofErr w:type="spellStart"/>
      <w:r>
        <w:rPr>
          <w:rFonts w:ascii="Times New Roman" w:hAnsi="Times New Roman" w:cs="Times New Roman"/>
          <w:sz w:val="24"/>
          <w:szCs w:val="24"/>
        </w:rPr>
        <w:t>ydevs</w:t>
      </w:r>
      <w:proofErr w:type="spellEnd"/>
      <w:r>
        <w:rPr>
          <w:rFonts w:ascii="Times New Roman" w:hAnsi="Times New Roman" w:cs="Times New Roman"/>
          <w:sz w:val="24"/>
          <w:szCs w:val="24"/>
        </w:rPr>
        <w:t>?</w:t>
      </w:r>
      <w:commentRangeEnd w:id="41"/>
      <w:r w:rsidR="00BF1180">
        <w:rPr>
          <w:rStyle w:val="CommentReference"/>
        </w:rPr>
        <w:commentReference w:id="41"/>
      </w:r>
    </w:p>
    <w:p w14:paraId="6E89B697" w14:textId="77777777" w:rsidR="0010657A" w:rsidRPr="0010657A" w:rsidRDefault="0010657A" w:rsidP="0010657A">
      <w:pPr>
        <w:tabs>
          <w:tab w:val="left" w:pos="360"/>
          <w:tab w:val="left" w:pos="720"/>
          <w:tab w:val="left" w:pos="8640"/>
        </w:tabs>
        <w:spacing w:after="0" w:line="480" w:lineRule="auto"/>
        <w:ind w:left="360"/>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6B55B9AA"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the parameters </w:t>
      </w:r>
      <w:proofErr w:type="spellStart"/>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and </w:t>
      </w:r>
      <w:proofErr w:type="spellStart"/>
      <w:r w:rsidRPr="009C37AB">
        <w:rPr>
          <w:rFonts w:ascii="Times New Roman" w:hAnsi="Times New Roman" w:cs="Times New Roman"/>
          <w:i/>
          <w:sz w:val="24"/>
          <w:szCs w:val="24"/>
        </w:rPr>
        <w:t>γ</w:t>
      </w:r>
      <w:r w:rsidRPr="00E95E62">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are</w:t>
      </w:r>
      <w:r w:rsidR="00866BA4">
        <w:rPr>
          <w:rFonts w:ascii="Times New Roman" w:hAnsi="Times New Roman" w:cs="Times New Roman"/>
          <w:sz w:val="24"/>
          <w:szCs w:val="24"/>
        </w:rPr>
        <w:t xml:space="preserve"> well estimated in each of the four scenarios and the</w:t>
      </w:r>
      <w:r>
        <w:rPr>
          <w:rFonts w:ascii="Times New Roman" w:hAnsi="Times New Roman" w:cs="Times New Roman"/>
          <w:sz w:val="24"/>
          <w:szCs w:val="24"/>
        </w:rPr>
        <w:t xml:space="preserve"> distribution of estimates 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190689">
        <w:rPr>
          <w:i/>
          <w:sz w:val="24"/>
          <w:szCs w:val="24"/>
        </w:rPr>
        <w:t xml:space="preserve">Figure </w:t>
      </w:r>
      <w:r w:rsidR="000F18D4">
        <w:rPr>
          <w:i/>
          <w:noProof/>
          <w:sz w:val="24"/>
          <w:szCs w:val="24"/>
        </w:rPr>
        <w:t>13</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D66CFF">
        <w:rPr>
          <w:i/>
          <w:color w:val="000000" w:themeColor="text1"/>
          <w:sz w:val="24"/>
          <w:szCs w:val="24"/>
        </w:rPr>
        <w:t xml:space="preserve">Figure </w:t>
      </w:r>
      <w:r w:rsidR="000F18D4">
        <w:rPr>
          <w:i/>
          <w:noProof/>
          <w:color w:val="000000" w:themeColor="text1"/>
          <w:sz w:val="24"/>
          <w:szCs w:val="24"/>
        </w:rPr>
        <w:t>14</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r w:rsidR="00251183">
        <w:rPr>
          <w:rFonts w:ascii="Times New Roman" w:hAnsi="Times New Roman" w:cs="Times New Roman"/>
          <w:i/>
          <w:sz w:val="24"/>
          <w:szCs w:val="24"/>
          <w:vertAlign w:val="subscript"/>
        </w:rPr>
        <w:t>,s</w:t>
      </w:r>
      <w:r w:rsidR="00251183">
        <w:rPr>
          <w:rFonts w:ascii="Times New Roman" w:hAnsi="Times New Roman" w:cs="Times New Roman"/>
          <w:sz w:val="24"/>
          <w:szCs w:val="24"/>
        </w:rPr>
        <w:t xml:space="preserve"> is poorly estimated at 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 but this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rPr>
        <w:t xml:space="preserve">Figure </w:t>
      </w:r>
      <w:r w:rsidR="000F18D4">
        <w:rPr>
          <w:i/>
          <w:noProof/>
          <w:color w:val="000000" w:themeColor="text1"/>
          <w:sz w:val="24"/>
        </w:rPr>
        <w:t>15</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p>
    <w:p w14:paraId="09156164" w14:textId="38149311" w:rsidR="008327ED" w:rsidRDefault="00251183">
      <w:pPr>
        <w:tabs>
          <w:tab w:val="left" w:pos="360"/>
          <w:tab w:val="left" w:pos="720"/>
          <w:tab w:val="left" w:pos="8640"/>
        </w:tabs>
        <w:spacing w:after="0" w:line="480" w:lineRule="auto"/>
        <w:rPr>
          <w:ins w:id="44" w:author="JTT" w:date="2015-02-01T17:26:00Z"/>
          <w:rFonts w:ascii="Times New Roman" w:hAnsi="Times New Roman" w:cs="Times New Roman"/>
          <w:sz w:val="24"/>
          <w:szCs w:val="24"/>
        </w:rPr>
      </w:pPr>
      <w:r>
        <w:rPr>
          <w:rFonts w:ascii="Times New Roman" w:hAnsi="Times New Roman" w:cs="Times New Roman"/>
          <w:sz w:val="24"/>
          <w:szCs w:val="24"/>
        </w:rPr>
        <w:tab/>
        <w:t>The c.v. of growth</w:t>
      </w:r>
      <w:r w:rsidR="00D63C20">
        <w:rPr>
          <w:rFonts w:ascii="Times New Roman" w:hAnsi="Times New Roman" w:cs="Times New Roman"/>
          <w:sz w:val="24"/>
          <w:szCs w:val="24"/>
        </w:rPr>
        <w:t xml:space="preserve"> </w:t>
      </w:r>
      <w:r w:rsidR="002F4139">
        <w:rPr>
          <w:rFonts w:ascii="Times New Roman" w:hAnsi="Times New Roman" w:cs="Times New Roman"/>
          <w:sz w:val="24"/>
          <w:szCs w:val="24"/>
        </w:rPr>
        <w:t>(</w:t>
      </w:r>
      <w:r w:rsidR="00D63C20" w:rsidRPr="006E0040">
        <w:rPr>
          <w:rFonts w:ascii="Times New Roman" w:hAnsi="Times New Roman" w:cs="Times New Roman"/>
          <w:i/>
          <w:sz w:val="24"/>
          <w:szCs w:val="24"/>
        </w:rPr>
        <w:t>c</w:t>
      </w:r>
      <w:r w:rsidR="00D63C20" w:rsidRPr="006E0040">
        <w:rPr>
          <w:rFonts w:ascii="Times New Roman" w:hAnsi="Times New Roman" w:cs="Times New Roman"/>
          <w:i/>
          <w:sz w:val="24"/>
          <w:szCs w:val="24"/>
          <w:vertAlign w:val="subscript"/>
        </w:rPr>
        <w:t>obs</w:t>
      </w:r>
      <w:r w:rsidR="002F4139">
        <w:rPr>
          <w:rFonts w:ascii="Times New Roman" w:hAnsi="Times New Roman" w:cs="Times New Roman"/>
          <w:sz w:val="24"/>
          <w:szCs w:val="24"/>
        </w:rPr>
        <w:t xml:space="preserve">) </w:t>
      </w:r>
      <w:r>
        <w:rPr>
          <w:rFonts w:ascii="Times New Roman" w:hAnsi="Times New Roman" w:cs="Times New Roman"/>
          <w:sz w:val="24"/>
          <w:szCs w:val="24"/>
        </w:rPr>
        <w:t>was also well estimated at higher sample sizes but showed some bias towards lower values in the low sample size simulations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szCs w:val="24"/>
        </w:rPr>
        <w:t xml:space="preserve">Figure </w:t>
      </w:r>
      <w:r w:rsidR="000F18D4">
        <w:rPr>
          <w:i/>
          <w:noProof/>
          <w:color w:val="000000" w:themeColor="text1"/>
          <w:sz w:val="24"/>
          <w:szCs w:val="24"/>
        </w:rPr>
        <w:t>16</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6C4ABB">
        <w:rPr>
          <w:rFonts w:ascii="Times New Roman" w:hAnsi="Times New Roman" w:cs="Times New Roman"/>
          <w:sz w:val="24"/>
          <w:szCs w:val="24"/>
        </w:rPr>
        <w:t xml:space="preserve">  The </w:t>
      </w:r>
      <w:commentRangeStart w:id="45"/>
      <w:r w:rsidR="00D41E76">
        <w:rPr>
          <w:rFonts w:ascii="Times New Roman" w:hAnsi="Times New Roman" w:cs="Times New Roman"/>
          <w:sz w:val="24"/>
          <w:szCs w:val="24"/>
        </w:rPr>
        <w:t>magnitude of variation among individuals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commentRangeEnd w:id="45"/>
      <w:r w:rsidR="00D41E76">
        <w:rPr>
          <w:rStyle w:val="CommentReference"/>
        </w:rPr>
        <w:commentReference w:id="45"/>
      </w:r>
      <w:r w:rsidR="006C4ABB">
        <w:rPr>
          <w:rFonts w:ascii="Times New Roman" w:hAnsi="Times New Roman" w:cs="Times New Roman"/>
          <w:sz w:val="24"/>
          <w:szCs w:val="24"/>
        </w:rPr>
        <w:t xml:space="preserve">parameter was well estimated at sample sizes above </w:t>
      </w:r>
      <w:r w:rsidR="002F4139" w:rsidRPr="002F4139">
        <w:rPr>
          <w:rFonts w:ascii="Times New Roman" w:hAnsi="Times New Roman" w:cs="Times New Roman"/>
          <w:i/>
          <w:sz w:val="24"/>
          <w:szCs w:val="24"/>
        </w:rPr>
        <w:t>n=</w:t>
      </w:r>
      <w:r w:rsidR="006C4ABB" w:rsidRPr="002F4139">
        <w:rPr>
          <w:rFonts w:ascii="Times New Roman" w:hAnsi="Times New Roman" w:cs="Times New Roman"/>
          <w:i/>
          <w:sz w:val="24"/>
          <w:szCs w:val="24"/>
        </w:rPr>
        <w:t>50</w:t>
      </w:r>
      <w:r w:rsidR="006C4ABB">
        <w:rPr>
          <w:rFonts w:ascii="Times New Roman" w:hAnsi="Times New Roman" w:cs="Times New Roman"/>
          <w:sz w:val="24"/>
          <w:szCs w:val="24"/>
        </w:rPr>
        <w:t>, with some of the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EC4558">
        <w:rPr>
          <w:i/>
          <w:color w:val="000000" w:themeColor="text1"/>
          <w:sz w:val="24"/>
          <w:szCs w:val="24"/>
        </w:rPr>
        <w:t xml:space="preserve">Figure </w:t>
      </w:r>
      <w:r w:rsidR="000F18D4">
        <w:rPr>
          <w:i/>
          <w:noProof/>
          <w:color w:val="000000" w:themeColor="text1"/>
          <w:sz w:val="24"/>
          <w:szCs w:val="24"/>
        </w:rPr>
        <w:t>17</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Finally, </w:t>
      </w:r>
      <w:r w:rsidR="00D41E76">
        <w:rPr>
          <w:rFonts w:ascii="Times New Roman" w:hAnsi="Times New Roman" w:cs="Times New Roman"/>
          <w:sz w:val="24"/>
          <w:szCs w:val="24"/>
        </w:rPr>
        <w:t>the magnitude of residual variation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ins w:id="46" w:author="JTT" w:date="2015-02-01T17:27:00Z">
        <w:r w:rsidR="00BF1180">
          <w:rPr>
            <w:rFonts w:ascii="Times New Roman" w:hAnsi="Times New Roman" w:cs="Times New Roman"/>
            <w:sz w:val="24"/>
            <w:szCs w:val="24"/>
          </w:rPr>
          <w:t>was estimated to approach 0 for the majority of simulation replicates when sample sizes where low (</w:t>
        </w:r>
      </w:ins>
      <w:ins w:id="47" w:author="JTT" w:date="2015-02-01T17:28:00Z">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variation among </w:t>
        </w:r>
      </w:ins>
      <w:r w:rsidR="00050DB0">
        <w:rPr>
          <w:rFonts w:ascii="Times New Roman" w:hAnsi="Times New Roman" w:cs="Times New Roman"/>
          <w:sz w:val="24"/>
          <w:szCs w:val="24"/>
        </w:rPr>
        <w:t>individuals</w:t>
      </w:r>
      <w:ins w:id="48" w:author="JTT" w:date="2015-02-01T17:28:00Z">
        <w:r w:rsidR="00D41E76">
          <w:rPr>
            <w:rFonts w:ascii="Times New Roman" w:hAnsi="Times New Roman" w:cs="Times New Roman"/>
            <w:sz w:val="24"/>
            <w:szCs w:val="24"/>
          </w:rPr>
          <w:t xml:space="preserve"> and over time (estimating variation in </w:t>
        </w:r>
      </w:ins>
      <w:ins w:id="49" w:author="JTT" w:date="2015-02-01T17:29:00Z">
        <w:r w:rsidR="00D41E76">
          <w:rPr>
            <w:rFonts w:ascii="Times New Roman" w:hAnsi="Times New Roman" w:cs="Times New Roman"/>
            <w:i/>
            <w:sz w:val="24"/>
            <w:szCs w:val="24"/>
          </w:rPr>
          <w:t>k</w:t>
        </w:r>
        <w:r w:rsidR="00D41E76">
          <w:rPr>
            <w:rFonts w:ascii="Times New Roman" w:hAnsi="Times New Roman" w:cs="Times New Roman"/>
            <w:sz w:val="24"/>
            <w:szCs w:val="24"/>
          </w:rPr>
          <w:t xml:space="preserve"> and </w:t>
        </w:r>
        <w:r w:rsidR="00D41E76">
          <w:rPr>
            <w:rFonts w:ascii="Times New Roman" w:hAnsi="Times New Roman" w:cs="Times New Roman"/>
            <w:i/>
            <w:sz w:val="24"/>
            <w:szCs w:val="24"/>
          </w:rPr>
          <w:t>z</w:t>
        </w:r>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the</w:t>
        </w:r>
      </w:ins>
      <w:ins w:id="50" w:author="JTT" w:date="2015-02-01T17:30:00Z">
        <w:r w:rsidR="00D41E76">
          <w:rPr>
            <w:rFonts w:ascii="Times New Roman" w:hAnsi="Times New Roman" w:cs="Times New Roman"/>
            <w:sz w:val="24"/>
            <w:szCs w:val="24"/>
          </w:rPr>
          <w:t xml:space="preserve"> magnitude of residual variation was estimated well for either model </w:t>
        </w:r>
      </w:ins>
      <w:del w:id="51" w:author="JTT" w:date="2015-02-01T17:30:00Z">
        <w:r w:rsidR="006C4ABB" w:rsidDel="00D41E76">
          <w:rPr>
            <w:rFonts w:ascii="Times New Roman" w:hAnsi="Times New Roman" w:cs="Times New Roman"/>
            <w:sz w:val="24"/>
            <w:szCs w:val="24"/>
          </w:rPr>
          <w:delText xml:space="preserve">, but this improved when the sample size was 250 or 500 </w:delText>
        </w:r>
      </w:del>
      <w:r w:rsidR="006C4ABB">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EC4558">
        <w:rPr>
          <w:i/>
          <w:color w:val="000000" w:themeColor="text1"/>
          <w:sz w:val="24"/>
          <w:szCs w:val="24"/>
        </w:rPr>
        <w:t xml:space="preserve">Figure </w:t>
      </w:r>
      <w:r w:rsidR="000F18D4">
        <w:rPr>
          <w:i/>
          <w:noProof/>
          <w:color w:val="000000" w:themeColor="text1"/>
          <w:sz w:val="24"/>
          <w:szCs w:val="24"/>
        </w:rPr>
        <w:t>18</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w:t>
      </w:r>
      <w:del w:id="52" w:author="JTT" w:date="2015-02-01T17:31:00Z">
        <w:r w:rsidR="006C4ABB" w:rsidDel="00D41E76">
          <w:rPr>
            <w:rFonts w:ascii="Times New Roman" w:hAnsi="Times New Roman" w:cs="Times New Roman"/>
            <w:sz w:val="24"/>
            <w:szCs w:val="24"/>
          </w:rPr>
          <w:delText>The estimation of this parameter also suffered lower bound issues.</w:delText>
        </w:r>
      </w:del>
    </w:p>
    <w:p w14:paraId="277B55B5" w14:textId="77777777"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Not all fits to simulated data were positive definite Hessian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_Ref410643537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40D52">
        <w:rPr>
          <w:color w:val="000000" w:themeColor="text1"/>
          <w:sz w:val="24"/>
          <w:szCs w:val="24"/>
        </w:rPr>
        <w:t xml:space="preserve">Table </w:t>
      </w:r>
      <w:r>
        <w:rPr>
          <w:noProof/>
          <w:color w:val="000000" w:themeColor="text1"/>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When the model being fit included no random-effects or random-effects for </w:t>
      </w:r>
      <w:proofErr w:type="spellStart"/>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only, almost all model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When the model incorporated time-varying individual random effects fewer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particularly at lower sample sizes.</w:t>
      </w:r>
    </w:p>
    <w:p w14:paraId="407004BD" w14:textId="77777777"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4 </w:t>
      </w:r>
      <w:r w:rsidR="00A55D1F">
        <w:rPr>
          <w:rFonts w:ascii="Times New Roman" w:hAnsi="Times New Roman" w:cs="Times New Roman"/>
          <w:noProof w:val="0"/>
          <w:sz w:val="24"/>
          <w:szCs w:val="24"/>
        </w:rPr>
        <w:t>Discussion</w:t>
      </w:r>
    </w:p>
    <w:p w14:paraId="2D2E30B3" w14:textId="7D3EEE58"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a simulation experiment to demonstrate that it is feasible to simultaneously estimate variation in growth among individuals and years,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Our case study application suggests that … [something about relative size of estimated SDs]</w:t>
      </w:r>
    </w:p>
    <w:p w14:paraId="17561445" w14:textId="6EE01A03"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 (both shared and differing among individuals),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one obvious type of variation in growth rates – variation over space.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among spatial strata or using </w:t>
      </w:r>
      <w:proofErr w:type="spellStart"/>
      <w:r w:rsidR="001E733D">
        <w:rPr>
          <w:rFonts w:ascii="Times New Roman" w:hAnsi="Times New Roman" w:cs="Times New Roman"/>
          <w:sz w:val="24"/>
          <w:szCs w:val="24"/>
        </w:rPr>
        <w:t>geostatistical</w:t>
      </w:r>
      <w:proofErr w:type="spellEnd"/>
      <w:r w:rsidR="001E733D">
        <w:rPr>
          <w:rFonts w:ascii="Times New Roman" w:hAnsi="Times New Roman" w:cs="Times New Roman"/>
          <w:sz w:val="24"/>
          <w:szCs w:val="24"/>
        </w:rPr>
        <w:t xml:space="preserve">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w:t>
      </w:r>
      <w:r w:rsidR="001E733D">
        <w:rPr>
          <w:rFonts w:ascii="Times New Roman" w:hAnsi="Times New Roman" w:cs="Times New Roman"/>
          <w:sz w:val="24"/>
          <w:szCs w:val="24"/>
        </w:rPr>
        <w:lastRenderedPageBreak/>
        <w:t xml:space="preserve">including spatial variation would decrease the magnitude of among-individual variation in growth rates, because spatial variation would explain some portion of individual-level variation.    </w:t>
      </w:r>
    </w:p>
    <w:p w14:paraId="7558BEA5" w14:textId="3ECED703"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when 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36A1E5B2"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p>
    <w:p w14:paraId="42DE8DBA" w14:textId="7B7B63B0" w:rsidR="007D6FCF" w:rsidRDefault="007D6FC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We’ve not used prior penalties, but we could talk about them here</w:t>
      </w:r>
    </w:p>
    <w:p w14:paraId="09870AD8" w14:textId="77777777" w:rsidR="0010657A" w:rsidRPr="0010657A" w:rsidRDefault="0010657A" w:rsidP="0010657A">
      <w:pPr>
        <w:tabs>
          <w:tab w:val="left" w:pos="360"/>
          <w:tab w:val="left" w:pos="720"/>
          <w:tab w:val="left" w:pos="8640"/>
        </w:tabs>
        <w:spacing w:after="0" w:line="480" w:lineRule="auto"/>
        <w:ind w:left="360"/>
        <w:jc w:val="both"/>
        <w:rPr>
          <w:rFonts w:ascii="Times New Roman" w:hAnsi="Times New Roman" w:cs="Times New Roman"/>
          <w:sz w:val="24"/>
          <w:szCs w:val="24"/>
        </w:rPr>
      </w:pPr>
    </w:p>
    <w:p w14:paraId="68BEF472" w14:textId="27BBBA2E"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Acknowledgements</w:t>
      </w:r>
    </w:p>
    <w:p w14:paraId="2A27BC55" w14:textId="61EF1335"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 xml:space="preserve">We thank Peter Horn and Collin Sutton for aging the fish.  We thank the 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MPI for compiling the tag data.  We thank members of the Antarctic Working Group, particularly Alistair Dunn, for helpful feedback.  </w:t>
      </w:r>
      <w:r w:rsidR="00840BBD">
        <w:rPr>
          <w:rFonts w:ascii="Times New Roman" w:hAnsi="Times New Roman" w:cs="Times New Roman"/>
          <w:sz w:val="24"/>
          <w:szCs w:val="24"/>
        </w:rPr>
        <w:t xml:space="preserve">We thank in particular O. Shelton for developing and discussing the model for variation in growth that was used here.  We also thank K. </w:t>
      </w:r>
      <w:proofErr w:type="spellStart"/>
      <w:r w:rsidR="00840BBD">
        <w:rPr>
          <w:rFonts w:ascii="Times New Roman" w:hAnsi="Times New Roman" w:cs="Times New Roman"/>
          <w:sz w:val="24"/>
          <w:szCs w:val="24"/>
        </w:rPr>
        <w:t>Kristensen</w:t>
      </w:r>
      <w:proofErr w:type="spellEnd"/>
      <w:r w:rsidR="00840BBD">
        <w:rPr>
          <w:rFonts w:ascii="Times New Roman" w:hAnsi="Times New Roman" w:cs="Times New Roman"/>
          <w:sz w:val="24"/>
          <w:szCs w:val="24"/>
        </w:rPr>
        <w:t xml:space="preserve"> and H. </w:t>
      </w:r>
      <w:proofErr w:type="spellStart"/>
      <w:r w:rsidR="00840BBD">
        <w:rPr>
          <w:rFonts w:ascii="Times New Roman" w:hAnsi="Times New Roman" w:cs="Times New Roman"/>
          <w:sz w:val="24"/>
          <w:szCs w:val="24"/>
        </w:rPr>
        <w:t>Skaug</w:t>
      </w:r>
      <w:proofErr w:type="spellEnd"/>
      <w:r w:rsidR="00840BBD">
        <w:rPr>
          <w:rFonts w:ascii="Times New Roman" w:hAnsi="Times New Roman" w:cs="Times New Roman"/>
          <w:sz w:val="24"/>
          <w:szCs w:val="24"/>
        </w:rPr>
        <w:t xml:space="preserve">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Bibliography</w:t>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lastRenderedPageBreak/>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274A2D50" w14:textId="1FBB0752" w:rsidR="00883C74" w:rsidRPr="00883C74" w:rsidRDefault="00883C74" w:rsidP="00883C74">
      <w:pPr>
        <w:pStyle w:val="Caption"/>
        <w:keepNext/>
        <w:rPr>
          <w:i w:val="0"/>
          <w:color w:val="auto"/>
          <w:sz w:val="24"/>
          <w:szCs w:val="24"/>
        </w:rPr>
      </w:pPr>
      <w:r w:rsidRPr="00883C74">
        <w:rPr>
          <w:i w:val="0"/>
          <w:color w:val="auto"/>
          <w:sz w:val="24"/>
          <w:szCs w:val="24"/>
        </w:rPr>
        <w:lastRenderedPageBreak/>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9F1C12">
        <w:rPr>
          <w:i w:val="0"/>
          <w:noProof/>
          <w:color w:val="auto"/>
          <w:sz w:val="24"/>
          <w:szCs w:val="24"/>
        </w:rPr>
        <w:t>1</w:t>
      </w:r>
      <w:r w:rsidRPr="00883C74">
        <w:rPr>
          <w:i w:val="0"/>
          <w:color w:val="auto"/>
          <w:sz w:val="24"/>
          <w:szCs w:val="24"/>
        </w:rPr>
        <w:fldChar w:fldCharType="end"/>
      </w:r>
      <w:r w:rsidRPr="00883C74">
        <w:rPr>
          <w:i w:val="0"/>
          <w:color w:val="auto"/>
          <w:sz w:val="24"/>
          <w:szCs w:val="24"/>
        </w:rPr>
        <w:t>: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FC4B72"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roofErr w:type="spellEnd"/>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53"/>
            <w:r w:rsidRPr="00B17755">
              <w:rPr>
                <w:rFonts w:ascii="Times New Roman" w:hAnsi="Times New Roman" w:cs="Times New Roman"/>
                <w:sz w:val="24"/>
                <w:szCs w:val="24"/>
                <w:highlight w:val="yellow"/>
              </w:rPr>
              <w:t>?</w:t>
            </w:r>
            <w:commentRangeEnd w:id="53"/>
            <w:r>
              <w:rPr>
                <w:rStyle w:val="CommentReference"/>
              </w:rPr>
              <w:commentReference w:id="53"/>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proofErr w:type="spellStart"/>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roofErr w:type="spellEnd"/>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roofErr w:type="spellEnd"/>
          </w:p>
        </w:tc>
        <w:tc>
          <w:tcPr>
            <w:tcW w:w="1054" w:type="dxa"/>
          </w:tcPr>
          <w:p w14:paraId="567F2813" w14:textId="10B4076A"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FC4B72"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FC4B72"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Catabolic rate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054" w:type="dxa"/>
          </w:tcPr>
          <w:p w14:paraId="3DA5D3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FC4B72"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0712EF93" w14:textId="38FD90C2" w:rsidR="00DB6525" w:rsidRPr="00DB6525" w:rsidRDefault="00DB6525" w:rsidP="00DB6525">
      <w:pPr>
        <w:pStyle w:val="Caption"/>
        <w:keepNext/>
        <w:rPr>
          <w:i w:val="0"/>
          <w:color w:val="auto"/>
          <w:sz w:val="24"/>
          <w:szCs w:val="24"/>
        </w:rPr>
      </w:pPr>
      <w:bookmarkStart w:id="54" w:name="_Ref410371769"/>
      <w:r w:rsidRPr="00DB6525">
        <w:rPr>
          <w:i w:val="0"/>
          <w:color w:val="auto"/>
          <w:sz w:val="24"/>
          <w:szCs w:val="24"/>
        </w:rPr>
        <w:lastRenderedPageBreak/>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9F1C12">
        <w:rPr>
          <w:i w:val="0"/>
          <w:noProof/>
          <w:color w:val="auto"/>
          <w:sz w:val="24"/>
          <w:szCs w:val="24"/>
        </w:rPr>
        <w:t>2</w:t>
      </w:r>
      <w:r w:rsidRPr="00DB6525">
        <w:rPr>
          <w:i w:val="0"/>
          <w:color w:val="auto"/>
          <w:sz w:val="24"/>
          <w:szCs w:val="24"/>
        </w:rPr>
        <w:fldChar w:fldCharType="end"/>
      </w:r>
      <w:bookmarkEnd w:id="54"/>
      <w:r>
        <w:rPr>
          <w:i w:val="0"/>
          <w:color w:val="auto"/>
          <w:sz w:val="24"/>
          <w:szCs w:val="24"/>
        </w:rPr>
        <w:t>: Case study</w:t>
      </w:r>
      <w:r w:rsidR="00E96342">
        <w:rPr>
          <w:i w:val="0"/>
          <w:color w:val="auto"/>
          <w:sz w:val="24"/>
          <w:szCs w:val="24"/>
        </w:rPr>
        <w:t xml:space="preserve"> results</w:t>
      </w:r>
      <w:r>
        <w:rPr>
          <w:i w:val="0"/>
          <w:color w:val="auto"/>
          <w:sz w:val="24"/>
          <w:szCs w:val="24"/>
        </w:rPr>
        <w:t>.</w:t>
      </w:r>
      <w:r w:rsidR="002804A5">
        <w:rPr>
          <w:i w:val="0"/>
          <w:color w:val="auto"/>
          <w:sz w:val="24"/>
          <w:szCs w:val="24"/>
        </w:rPr>
        <w:t xml:space="preserve">  Values marked with an asterisks (</w:t>
      </w:r>
      <w:r w:rsidR="002804A5" w:rsidRPr="002804A5">
        <w:rPr>
          <w:i w:val="0"/>
          <w:color w:val="auto"/>
          <w:sz w:val="24"/>
          <w:szCs w:val="24"/>
          <w:vertAlign w:val="superscript"/>
        </w:rPr>
        <w:t>*</w:t>
      </w:r>
      <w:r w:rsidR="002804A5">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7F441A" w:rsidRPr="009250DC" w14:paraId="64F37748" w14:textId="77777777" w:rsidTr="007F441A">
        <w:tc>
          <w:tcPr>
            <w:tcW w:w="2262" w:type="dxa"/>
            <w:tcBorders>
              <w:top w:val="single" w:sz="4" w:space="0" w:color="auto"/>
              <w:bottom w:val="single" w:sz="4" w:space="0" w:color="auto"/>
            </w:tcBorders>
          </w:tcPr>
          <w:p w14:paraId="333DCFFC" w14:textId="77777777"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242" w:type="dxa"/>
            <w:tcBorders>
              <w:top w:val="single" w:sz="4" w:space="0" w:color="auto"/>
              <w:bottom w:val="single" w:sz="4" w:space="0" w:color="auto"/>
            </w:tcBorders>
          </w:tcPr>
          <w:p w14:paraId="6AD44FFA" w14:textId="5767F9B6" w:rsidR="007F441A" w:rsidRPr="007F441A"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7F441A">
              <w:rPr>
                <w:rFonts w:ascii="Times New Roman" w:hAnsi="Times New Roman" w:cs="Times New Roman"/>
                <w:b/>
                <w:sz w:val="24"/>
                <w:szCs w:val="24"/>
              </w:rPr>
              <w:t>AIC</w:t>
            </w:r>
          </w:p>
        </w:tc>
        <w:tc>
          <w:tcPr>
            <w:tcW w:w="1532" w:type="dxa"/>
            <w:tcBorders>
              <w:top w:val="single" w:sz="4" w:space="0" w:color="auto"/>
              <w:bottom w:val="single" w:sz="4" w:space="0" w:color="auto"/>
            </w:tcBorders>
          </w:tcPr>
          <w:p w14:paraId="6560B962" w14:textId="467753BD"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169B8F78" w14:textId="357FF6E5"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4AB4BF57" w14:textId="222F9609"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131D452C" w14:textId="77777777"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7F441A" w:rsidRPr="003A28BE" w14:paraId="060B30A6" w14:textId="77777777" w:rsidTr="007F441A">
        <w:tc>
          <w:tcPr>
            <w:tcW w:w="2262" w:type="dxa"/>
            <w:tcBorders>
              <w:top w:val="single" w:sz="4" w:space="0" w:color="auto"/>
              <w:bottom w:val="nil"/>
            </w:tcBorders>
          </w:tcPr>
          <w:p w14:paraId="6B33FE3D" w14:textId="77777777" w:rsidR="007F441A" w:rsidRDefault="007F441A" w:rsidP="000F670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05C22B97" w14:textId="656DDC01" w:rsidR="007F441A" w:rsidRPr="007F441A" w:rsidRDefault="007F441A" w:rsidP="000F670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4972</w:t>
            </w:r>
          </w:p>
        </w:tc>
        <w:tc>
          <w:tcPr>
            <w:tcW w:w="1532" w:type="dxa"/>
            <w:tcBorders>
              <w:top w:val="single" w:sz="4" w:space="0" w:color="auto"/>
              <w:bottom w:val="nil"/>
            </w:tcBorders>
          </w:tcPr>
          <w:p w14:paraId="44AD5861" w14:textId="6E0D0D3F" w:rsidR="007F441A" w:rsidRPr="00DA0674" w:rsidRDefault="007F441A" w:rsidP="000F6703">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4E388EF3" w14:textId="092F7A33" w:rsidR="007F441A" w:rsidRDefault="007F441A"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49246292" w14:textId="4D7540BB" w:rsidR="007F441A" w:rsidRPr="003A28BE" w:rsidRDefault="007F441A"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13E65302" w14:textId="4FDAC302" w:rsidR="007F441A" w:rsidRPr="003A28BE" w:rsidRDefault="007F441A" w:rsidP="000F6703">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7F441A" w:rsidRPr="003A28BE" w14:paraId="76DFA81E" w14:textId="77777777" w:rsidTr="007F441A">
        <w:tc>
          <w:tcPr>
            <w:tcW w:w="2262" w:type="dxa"/>
            <w:tcBorders>
              <w:top w:val="nil"/>
              <w:bottom w:val="nil"/>
            </w:tcBorders>
          </w:tcPr>
          <w:p w14:paraId="195CB724"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2C06B99E"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4EA9787" w14:textId="050F0385"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6B186DE0" w14:textId="1686424C"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06C3D968" w14:textId="7EFE8D3F" w:rsidR="007F441A" w:rsidRDefault="007F441A" w:rsidP="00D02B2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22782993" w14:textId="621B0351" w:rsidR="007F441A" w:rsidRDefault="007F441A" w:rsidP="00D02B2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7F441A" w:rsidRPr="003A28BE" w14:paraId="7C0FC32C" w14:textId="77777777" w:rsidTr="007F441A">
        <w:tc>
          <w:tcPr>
            <w:tcW w:w="2262" w:type="dxa"/>
            <w:tcBorders>
              <w:top w:val="nil"/>
              <w:bottom w:val="nil"/>
            </w:tcBorders>
          </w:tcPr>
          <w:p w14:paraId="5BD92338"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105100E"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428F15D" w14:textId="190BB400"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551ACE72" w14:textId="7777777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648" w:type="dxa"/>
            <w:tcBorders>
              <w:top w:val="nil"/>
              <w:bottom w:val="nil"/>
            </w:tcBorders>
          </w:tcPr>
          <w:p w14:paraId="21C04458" w14:textId="257435D0"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0.166</w:t>
            </w:r>
          </w:p>
        </w:tc>
        <w:tc>
          <w:tcPr>
            <w:tcW w:w="1592" w:type="dxa"/>
            <w:tcBorders>
              <w:top w:val="nil"/>
              <w:bottom w:val="nil"/>
            </w:tcBorders>
          </w:tcPr>
          <w:p w14:paraId="680AA95A" w14:textId="24050419"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0.183</w:t>
            </w:r>
          </w:p>
        </w:tc>
      </w:tr>
      <w:tr w:rsidR="007F441A" w:rsidRPr="003A28BE" w14:paraId="76E07799" w14:textId="77777777" w:rsidTr="007F441A">
        <w:tc>
          <w:tcPr>
            <w:tcW w:w="2262" w:type="dxa"/>
            <w:tcBorders>
              <w:top w:val="nil"/>
              <w:bottom w:val="nil"/>
            </w:tcBorders>
          </w:tcPr>
          <w:p w14:paraId="42FD76D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5F41A91"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0C454D9" w14:textId="6A45E1CB"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3410C61B" w14:textId="26C2EDAD" w:rsidR="007F441A" w:rsidRPr="008F681F"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56F7B44A" w14:textId="57C5FE8D"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77CC6235" w14:textId="7777777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5C9DB996" w14:textId="77777777" w:rsidTr="007F441A">
        <w:tc>
          <w:tcPr>
            <w:tcW w:w="2262" w:type="dxa"/>
            <w:vMerge w:val="restart"/>
            <w:tcBorders>
              <w:top w:val="dotted" w:sz="4" w:space="0" w:color="auto"/>
              <w:left w:val="nil"/>
              <w:bottom w:val="nil"/>
            </w:tcBorders>
          </w:tcPr>
          <w:p w14:paraId="481F85A4" w14:textId="0AD0824A"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p>
        </w:tc>
        <w:tc>
          <w:tcPr>
            <w:tcW w:w="1242" w:type="dxa"/>
            <w:tcBorders>
              <w:top w:val="dotted" w:sz="4" w:space="0" w:color="auto"/>
              <w:bottom w:val="nil"/>
            </w:tcBorders>
          </w:tcPr>
          <w:p w14:paraId="6C41AFA8" w14:textId="429DEDB3"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4904</w:t>
            </w:r>
          </w:p>
        </w:tc>
        <w:tc>
          <w:tcPr>
            <w:tcW w:w="1532" w:type="dxa"/>
            <w:tcBorders>
              <w:top w:val="dotted" w:sz="4" w:space="0" w:color="auto"/>
              <w:bottom w:val="nil"/>
            </w:tcBorders>
          </w:tcPr>
          <w:p w14:paraId="7C56B7D2" w14:textId="50ABDCC7"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E9AD03F" w14:textId="5AC27358"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25D6EBED" w14:textId="3665EFDE"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4125A7A8" w14:textId="62D7FBDC"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7F441A" w:rsidRPr="003A28BE" w14:paraId="0FB04FD2" w14:textId="77777777" w:rsidTr="007F441A">
        <w:tc>
          <w:tcPr>
            <w:tcW w:w="2262" w:type="dxa"/>
            <w:vMerge/>
            <w:tcBorders>
              <w:top w:val="nil"/>
              <w:left w:val="nil"/>
              <w:bottom w:val="nil"/>
            </w:tcBorders>
          </w:tcPr>
          <w:p w14:paraId="29E59C5D"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061FB3D"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68AC72B3" w14:textId="2EFCB96B"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Borders>
              <w:top w:val="nil"/>
              <w:bottom w:val="nil"/>
            </w:tcBorders>
          </w:tcPr>
          <w:p w14:paraId="153120BA" w14:textId="636816AD"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3AB931D7" w14:textId="4AB2F8FE" w:rsidR="007F441A" w:rsidRPr="003A28BE" w:rsidRDefault="007F441A" w:rsidP="00CB1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6DB9E5C3" w14:textId="29C6F01D" w:rsidR="007F441A" w:rsidRPr="003A28BE" w:rsidRDefault="007F441A" w:rsidP="00CB1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7F441A" w:rsidRPr="003A28BE" w14:paraId="5298BCAA" w14:textId="77777777" w:rsidTr="007F441A">
        <w:tc>
          <w:tcPr>
            <w:tcW w:w="2262" w:type="dxa"/>
            <w:tcBorders>
              <w:top w:val="nil"/>
              <w:left w:val="nil"/>
              <w:bottom w:val="nil"/>
            </w:tcBorders>
          </w:tcPr>
          <w:p w14:paraId="6BE8312D"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C9F5A52"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5B37BD1" w14:textId="39F023EF"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46EFC39C" w14:textId="7777777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648" w:type="dxa"/>
            <w:tcBorders>
              <w:top w:val="nil"/>
              <w:bottom w:val="nil"/>
            </w:tcBorders>
          </w:tcPr>
          <w:p w14:paraId="11A1CD22" w14:textId="3D60F1B1"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0.170</w:t>
            </w:r>
          </w:p>
        </w:tc>
        <w:tc>
          <w:tcPr>
            <w:tcW w:w="1592" w:type="dxa"/>
            <w:tcBorders>
              <w:top w:val="nil"/>
              <w:bottom w:val="nil"/>
              <w:right w:val="nil"/>
            </w:tcBorders>
          </w:tcPr>
          <w:p w14:paraId="07473A6B" w14:textId="12FB9C34"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0.169</w:t>
            </w:r>
          </w:p>
        </w:tc>
      </w:tr>
      <w:tr w:rsidR="007F441A" w:rsidRPr="003A28BE" w14:paraId="78073155" w14:textId="77777777" w:rsidTr="007F441A">
        <w:tc>
          <w:tcPr>
            <w:tcW w:w="2262" w:type="dxa"/>
            <w:tcBorders>
              <w:top w:val="nil"/>
              <w:left w:val="nil"/>
              <w:bottom w:val="nil"/>
            </w:tcBorders>
          </w:tcPr>
          <w:p w14:paraId="45B36F8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22F43411"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FC9D374" w14:textId="1858D51B"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09000D12" w14:textId="1F24BC2C" w:rsidR="007F441A" w:rsidRPr="008F681F"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4CC1BAF8" w14:textId="608D1C1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3F2E8DEA" w14:textId="7777777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5ADC732C" w14:textId="77777777" w:rsidTr="007F441A">
        <w:tc>
          <w:tcPr>
            <w:tcW w:w="2262" w:type="dxa"/>
            <w:tcBorders>
              <w:top w:val="nil"/>
              <w:left w:val="nil"/>
              <w:bottom w:val="dotted" w:sz="4" w:space="0" w:color="auto"/>
            </w:tcBorders>
          </w:tcPr>
          <w:p w14:paraId="79F2E701"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3F6BFE53"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769508A5" w14:textId="0D7E400E"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Borders>
              <w:top w:val="nil"/>
              <w:bottom w:val="dotted" w:sz="4" w:space="0" w:color="auto"/>
            </w:tcBorders>
          </w:tcPr>
          <w:p w14:paraId="0444C6F6" w14:textId="7777777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648" w:type="dxa"/>
            <w:tcBorders>
              <w:top w:val="nil"/>
              <w:bottom w:val="dotted" w:sz="4" w:space="0" w:color="auto"/>
            </w:tcBorders>
          </w:tcPr>
          <w:p w14:paraId="4E79A8BD" w14:textId="3AB67E65"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2C4B2BCF" w14:textId="529FC581"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7F441A" w:rsidRPr="003A28BE" w14:paraId="1AEC16D5" w14:textId="77777777" w:rsidTr="007F441A">
        <w:tc>
          <w:tcPr>
            <w:tcW w:w="2262" w:type="dxa"/>
            <w:vMerge w:val="restart"/>
            <w:tcBorders>
              <w:top w:val="dotted" w:sz="4" w:space="0" w:color="auto"/>
              <w:bottom w:val="nil"/>
            </w:tcBorders>
          </w:tcPr>
          <w:p w14:paraId="563B4A0E" w14:textId="03B28D97" w:rsidR="007F441A" w:rsidRPr="004A3333"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3E1E22B6" w14:textId="595E11A6"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4812</w:t>
            </w:r>
          </w:p>
        </w:tc>
        <w:tc>
          <w:tcPr>
            <w:tcW w:w="1532" w:type="dxa"/>
            <w:tcBorders>
              <w:top w:val="dotted" w:sz="4" w:space="0" w:color="auto"/>
              <w:bottom w:val="nil"/>
            </w:tcBorders>
          </w:tcPr>
          <w:p w14:paraId="3B94EA94" w14:textId="2D089A8F"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2F82CFC0" w14:textId="5F41DC44" w:rsidR="007F441A" w:rsidRDefault="007F441A"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5AF81465" w14:textId="542186E2" w:rsidR="007F441A" w:rsidRPr="003A28BE" w:rsidRDefault="007F441A"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7A333E5B" w14:textId="7D8168BB"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7F441A" w:rsidRPr="003A28BE" w14:paraId="3B34C84A" w14:textId="77777777" w:rsidTr="007F441A">
        <w:tc>
          <w:tcPr>
            <w:tcW w:w="2262" w:type="dxa"/>
            <w:vMerge/>
            <w:tcBorders>
              <w:top w:val="nil"/>
              <w:bottom w:val="nil"/>
            </w:tcBorders>
          </w:tcPr>
          <w:p w14:paraId="6E34A0E6"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F38A827"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40D883E" w14:textId="252673E4"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741F6DAB" w14:textId="0CD6F4BA" w:rsidR="007F441A" w:rsidRDefault="007F441A"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630B9EB" w14:textId="68CAE3A6"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56594EE7" w14:textId="5CE4243B"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7F441A" w:rsidRPr="003A28BE" w14:paraId="7E823DA8" w14:textId="77777777" w:rsidTr="007F441A">
        <w:tc>
          <w:tcPr>
            <w:tcW w:w="2262" w:type="dxa"/>
            <w:tcBorders>
              <w:top w:val="nil"/>
              <w:bottom w:val="nil"/>
            </w:tcBorders>
          </w:tcPr>
          <w:p w14:paraId="537F69D5"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4FEA4F7"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5A0BE3EC" w14:textId="4B97AE18"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65ED4392" w14:textId="77777777" w:rsidR="007F441A" w:rsidRDefault="007F441A" w:rsidP="00C730F9">
            <w:pPr>
              <w:tabs>
                <w:tab w:val="left" w:pos="360"/>
                <w:tab w:val="left" w:pos="720"/>
                <w:tab w:val="left" w:pos="8640"/>
              </w:tabs>
              <w:spacing w:line="480" w:lineRule="auto"/>
              <w:jc w:val="right"/>
              <w:rPr>
                <w:rFonts w:ascii="Times New Roman" w:hAnsi="Times New Roman" w:cs="Times New Roman"/>
                <w:sz w:val="24"/>
                <w:szCs w:val="24"/>
              </w:rPr>
            </w:pPr>
          </w:p>
        </w:tc>
        <w:tc>
          <w:tcPr>
            <w:tcW w:w="1648" w:type="dxa"/>
            <w:tcBorders>
              <w:top w:val="nil"/>
              <w:bottom w:val="nil"/>
            </w:tcBorders>
          </w:tcPr>
          <w:p w14:paraId="1533C2E2" w14:textId="4BC4F7B7" w:rsidR="007F441A" w:rsidRPr="003A28BE" w:rsidRDefault="007F441A"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0.218</w:t>
            </w:r>
          </w:p>
        </w:tc>
        <w:tc>
          <w:tcPr>
            <w:tcW w:w="1592" w:type="dxa"/>
            <w:tcBorders>
              <w:top w:val="nil"/>
              <w:bottom w:val="nil"/>
            </w:tcBorders>
          </w:tcPr>
          <w:p w14:paraId="7DC80C06" w14:textId="07CB1241"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0.190</w:t>
            </w:r>
          </w:p>
        </w:tc>
      </w:tr>
      <w:tr w:rsidR="007F441A" w:rsidRPr="003A28BE" w14:paraId="34CB535D" w14:textId="77777777" w:rsidTr="007F441A">
        <w:tc>
          <w:tcPr>
            <w:tcW w:w="2262" w:type="dxa"/>
            <w:tcBorders>
              <w:top w:val="nil"/>
              <w:bottom w:val="nil"/>
            </w:tcBorders>
          </w:tcPr>
          <w:p w14:paraId="0BE78DF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4B59D66"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D3D5BEC" w14:textId="080B4DD5"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512DC81C" w14:textId="5F53B1E9" w:rsidR="007F441A" w:rsidRPr="00C730F9"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45FC52DD" w14:textId="57975726"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7C03B1DD" w14:textId="7777777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6B0BD595" w14:textId="77777777" w:rsidTr="007F441A">
        <w:tc>
          <w:tcPr>
            <w:tcW w:w="2262" w:type="dxa"/>
            <w:tcBorders>
              <w:top w:val="nil"/>
              <w:bottom w:val="dotted" w:sz="4" w:space="0" w:color="auto"/>
            </w:tcBorders>
          </w:tcPr>
          <w:p w14:paraId="72F48696"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3D4512BC"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29DC222D" w14:textId="366434A9"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Borders>
              <w:top w:val="nil"/>
              <w:bottom w:val="dotted" w:sz="4" w:space="0" w:color="auto"/>
            </w:tcBorders>
          </w:tcPr>
          <w:p w14:paraId="3CAE8596" w14:textId="79E9F46D" w:rsidR="007F441A" w:rsidRPr="00C730F9"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7D17F195" w14:textId="26127EC8"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1A9BEE26" w14:textId="61489FCD"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078B9A2E" w14:textId="77777777" w:rsidTr="007F441A">
        <w:tc>
          <w:tcPr>
            <w:tcW w:w="2262" w:type="dxa"/>
            <w:vMerge w:val="restart"/>
            <w:tcBorders>
              <w:top w:val="dotted" w:sz="4" w:space="0" w:color="auto"/>
            </w:tcBorders>
          </w:tcPr>
          <w:p w14:paraId="400DB4A8" w14:textId="01CE61A5" w:rsidR="007F441A" w:rsidRPr="004A3333"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140CA6CD" w14:textId="1FF8A65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4816</w:t>
            </w:r>
          </w:p>
        </w:tc>
        <w:tc>
          <w:tcPr>
            <w:tcW w:w="1532" w:type="dxa"/>
            <w:tcBorders>
              <w:top w:val="dotted" w:sz="4" w:space="0" w:color="auto"/>
            </w:tcBorders>
          </w:tcPr>
          <w:p w14:paraId="68D870DD" w14:textId="1DEC79E2"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6C4B4ECF" w14:textId="37B6CD0A" w:rsidR="007F441A" w:rsidRDefault="007F441A"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tcBorders>
          </w:tcPr>
          <w:p w14:paraId="526EB456" w14:textId="239FF19F" w:rsidR="007F441A" w:rsidRPr="003A28BE" w:rsidRDefault="007F441A"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7C093037" w14:textId="3CD55DCF"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7F441A" w:rsidRPr="003A28BE" w14:paraId="3DE0F27F" w14:textId="77777777" w:rsidTr="007F441A">
        <w:tc>
          <w:tcPr>
            <w:tcW w:w="2262" w:type="dxa"/>
            <w:vMerge/>
          </w:tcPr>
          <w:p w14:paraId="11A69547"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59B75810"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3EB991F8" w14:textId="4467B5D4"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Pr>
          <w:p w14:paraId="529FE668" w14:textId="53BAFFAF" w:rsidR="007F441A" w:rsidRDefault="007F441A"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7021B460" w14:textId="3EC8D59D"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5811CC8C" w14:textId="6032C036"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7F441A" w:rsidRPr="003A28BE" w14:paraId="1BE4EE5E" w14:textId="77777777" w:rsidTr="007F441A">
        <w:tc>
          <w:tcPr>
            <w:tcW w:w="2262" w:type="dxa"/>
            <w:vMerge/>
          </w:tcPr>
          <w:p w14:paraId="79C3D198"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75D7A32"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684C9DCA" w14:textId="69BA33AE"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Pr>
          <w:p w14:paraId="370403A1" w14:textId="77777777" w:rsidR="007F441A" w:rsidRDefault="007F441A" w:rsidP="00812CDB">
            <w:pPr>
              <w:tabs>
                <w:tab w:val="left" w:pos="360"/>
                <w:tab w:val="left" w:pos="720"/>
                <w:tab w:val="left" w:pos="8640"/>
              </w:tabs>
              <w:spacing w:line="480" w:lineRule="auto"/>
              <w:jc w:val="right"/>
              <w:rPr>
                <w:rFonts w:ascii="Times New Roman" w:hAnsi="Times New Roman" w:cs="Times New Roman"/>
                <w:sz w:val="24"/>
                <w:szCs w:val="24"/>
              </w:rPr>
            </w:pPr>
          </w:p>
        </w:tc>
        <w:tc>
          <w:tcPr>
            <w:tcW w:w="1648" w:type="dxa"/>
          </w:tcPr>
          <w:p w14:paraId="5E4E4C09" w14:textId="2AC75767" w:rsidR="007F441A" w:rsidRPr="003A28BE" w:rsidRDefault="007F441A"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0.218</w:t>
            </w:r>
          </w:p>
        </w:tc>
        <w:tc>
          <w:tcPr>
            <w:tcW w:w="1592" w:type="dxa"/>
          </w:tcPr>
          <w:p w14:paraId="7CC7E68F" w14:textId="6B4AD0F9"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0.190</w:t>
            </w:r>
          </w:p>
        </w:tc>
      </w:tr>
      <w:tr w:rsidR="007F441A" w:rsidRPr="003A28BE" w14:paraId="0050B220" w14:textId="77777777" w:rsidTr="007F441A">
        <w:tc>
          <w:tcPr>
            <w:tcW w:w="2262" w:type="dxa"/>
          </w:tcPr>
          <w:p w14:paraId="43CCB73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6232F1D"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1F9CF64C" w14:textId="48259DCA"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56BD1AD2" w14:textId="730C6949" w:rsidR="007F441A" w:rsidRPr="00812CDB"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63A1821F" w14:textId="10318DA9"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4609C829" w14:textId="7777777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0DF1967E" w14:textId="77777777" w:rsidTr="007F441A">
        <w:tc>
          <w:tcPr>
            <w:tcW w:w="2262" w:type="dxa"/>
          </w:tcPr>
          <w:p w14:paraId="7909BAFB"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3CF64492"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55719E3" w14:textId="6ED3587A"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Pr>
          <w:p w14:paraId="2C70073D" w14:textId="77777777" w:rsidR="007F441A" w:rsidRPr="00812CDB" w:rsidRDefault="007F441A" w:rsidP="00812CDB">
            <w:pPr>
              <w:tabs>
                <w:tab w:val="left" w:pos="360"/>
                <w:tab w:val="left" w:pos="720"/>
                <w:tab w:val="left" w:pos="8640"/>
              </w:tabs>
              <w:spacing w:line="480" w:lineRule="auto"/>
              <w:jc w:val="right"/>
              <w:rPr>
                <w:rFonts w:ascii="Times New Roman" w:hAnsi="Times New Roman" w:cs="Times New Roman"/>
                <w:sz w:val="24"/>
                <w:szCs w:val="24"/>
                <w:highlight w:val="yellow"/>
              </w:rPr>
            </w:pPr>
          </w:p>
        </w:tc>
        <w:tc>
          <w:tcPr>
            <w:tcW w:w="1648" w:type="dxa"/>
          </w:tcPr>
          <w:p w14:paraId="7988BFC0" w14:textId="785CBA97" w:rsidR="007F441A" w:rsidRPr="00812CDB" w:rsidRDefault="007F441A" w:rsidP="00812CDB">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0E3121FD" w14:textId="5E39C03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7F441A" w:rsidRPr="003A28BE" w14:paraId="14E04706" w14:textId="77777777" w:rsidTr="007F441A">
        <w:tc>
          <w:tcPr>
            <w:tcW w:w="2262" w:type="dxa"/>
          </w:tcPr>
          <w:p w14:paraId="1BED7912"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05A75A0E"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04A74DF" w14:textId="4EB15F71"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Pr>
          <w:p w14:paraId="041BA200" w14:textId="166130B7" w:rsidR="007F441A" w:rsidRPr="00812CDB"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Pr>
          <w:p w14:paraId="43722D82" w14:textId="50C032D9"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0E48AB4C" w14:textId="7777777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bl>
    <w:p w14:paraId="2BE8A2F4" w14:textId="77777777" w:rsidR="000F6703" w:rsidRDefault="000F6703" w:rsidP="00C34730">
      <w:pPr>
        <w:spacing w:line="480" w:lineRule="auto"/>
        <w:rPr>
          <w:rFonts w:ascii="Times New Roman" w:hAnsi="Times New Roman" w:cs="Times New Roman"/>
          <w:sz w:val="24"/>
          <w:szCs w:val="24"/>
        </w:rPr>
      </w:pPr>
    </w:p>
    <w:p w14:paraId="364679D2" w14:textId="22F9B5A2" w:rsidR="00F02008" w:rsidRDefault="00C34730" w:rsidP="000F6703">
      <w:pPr>
        <w:spacing w:line="480" w:lineRule="auto"/>
        <w:rPr>
          <w:rFonts w:ascii="Times New Roman" w:hAnsi="Times New Roman" w:cs="Times New Roman"/>
          <w:sz w:val="24"/>
          <w:szCs w:val="24"/>
        </w:rPr>
      </w:pPr>
      <w:r>
        <w:rPr>
          <w:rFonts w:ascii="Times New Roman" w:hAnsi="Times New Roman" w:cs="Times New Roman"/>
          <w:sz w:val="24"/>
          <w:szCs w:val="24"/>
        </w:rPr>
        <w:br w:type="page"/>
      </w:r>
      <w:r w:rsidR="00B06918">
        <w:rPr>
          <w:rFonts w:ascii="Times New Roman" w:hAnsi="Times New Roman" w:cs="Times New Roman"/>
          <w:sz w:val="24"/>
          <w:szCs w:val="24"/>
        </w:rPr>
        <w:lastRenderedPageBreak/>
        <w:t>Table 2</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2017C4B4"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proofErr w:type="spellStart"/>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roofErr w:type="spellEnd"/>
          </w:p>
        </w:tc>
        <w:tc>
          <w:tcPr>
            <w:tcW w:w="1964" w:type="dxa"/>
          </w:tcPr>
          <w:p w14:paraId="1F862847"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244F21CB" w14:textId="367DB275" w:rsidR="004922C2" w:rsidRDefault="004922C2" w:rsidP="00157581">
      <w:pPr>
        <w:spacing w:line="480" w:lineRule="auto"/>
        <w:rPr>
          <w:rFonts w:ascii="Times New Roman" w:hAnsi="Times New Roman" w:cs="Times New Roman"/>
          <w:sz w:val="24"/>
          <w:szCs w:val="24"/>
        </w:rPr>
      </w:pPr>
    </w:p>
    <w:p w14:paraId="7958DEFA" w14:textId="77777777" w:rsidR="004922C2" w:rsidRDefault="004922C2" w:rsidP="00157581">
      <w:pPr>
        <w:spacing w:line="480" w:lineRule="auto"/>
        <w:rPr>
          <w:rFonts w:ascii="Times New Roman" w:hAnsi="Times New Roman" w:cs="Times New Roman"/>
          <w:sz w:val="24"/>
          <w:szCs w:val="24"/>
        </w:rPr>
      </w:pPr>
    </w:p>
    <w:p w14:paraId="794CA1DC" w14:textId="7F2A6370" w:rsidR="00652704" w:rsidRDefault="00B0691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5602ED">
        <w:rPr>
          <w:rFonts w:ascii="Times New Roman" w:hAnsi="Times New Roman" w:cs="Times New Roman"/>
          <w:sz w:val="24"/>
          <w:szCs w:val="24"/>
        </w:rPr>
        <w:t>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roofErr w:type="spellEnd"/>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32186F6B" w14:textId="7D0430A4" w:rsidR="00940D52" w:rsidRPr="00940D52" w:rsidRDefault="00940D52" w:rsidP="00940D52">
      <w:pPr>
        <w:pStyle w:val="Caption"/>
        <w:keepNext/>
        <w:rPr>
          <w:i w:val="0"/>
          <w:color w:val="000000" w:themeColor="text1"/>
          <w:sz w:val="24"/>
          <w:szCs w:val="24"/>
        </w:rPr>
      </w:pPr>
      <w:bookmarkStart w:id="55" w:name="_Ref410643537"/>
      <w:r w:rsidRPr="00940D52">
        <w:rPr>
          <w:i w:val="0"/>
          <w:color w:val="000000" w:themeColor="text1"/>
          <w:sz w:val="24"/>
          <w:szCs w:val="24"/>
        </w:rPr>
        <w:lastRenderedPageBreak/>
        <w:t xml:space="preserve">Table </w:t>
      </w:r>
      <w:r w:rsidRPr="00940D52">
        <w:rPr>
          <w:i w:val="0"/>
          <w:color w:val="000000" w:themeColor="text1"/>
          <w:sz w:val="24"/>
          <w:szCs w:val="24"/>
        </w:rPr>
        <w:fldChar w:fldCharType="begin"/>
      </w:r>
      <w:r w:rsidRPr="00940D52">
        <w:rPr>
          <w:i w:val="0"/>
          <w:color w:val="000000" w:themeColor="text1"/>
          <w:sz w:val="24"/>
          <w:szCs w:val="24"/>
        </w:rPr>
        <w:instrText xml:space="preserve"> SEQ Table \* ARABIC </w:instrText>
      </w:r>
      <w:r w:rsidRPr="00940D52">
        <w:rPr>
          <w:i w:val="0"/>
          <w:color w:val="000000" w:themeColor="text1"/>
          <w:sz w:val="24"/>
          <w:szCs w:val="24"/>
        </w:rPr>
        <w:fldChar w:fldCharType="separate"/>
      </w:r>
      <w:r w:rsidR="009F1C12">
        <w:rPr>
          <w:i w:val="0"/>
          <w:noProof/>
          <w:color w:val="000000" w:themeColor="text1"/>
          <w:sz w:val="24"/>
          <w:szCs w:val="24"/>
        </w:rPr>
        <w:t>3</w:t>
      </w:r>
      <w:r w:rsidRPr="00940D52">
        <w:rPr>
          <w:i w:val="0"/>
          <w:color w:val="000000" w:themeColor="text1"/>
          <w:sz w:val="24"/>
          <w:szCs w:val="24"/>
        </w:rPr>
        <w:fldChar w:fldCharType="end"/>
      </w:r>
      <w:bookmarkEnd w:id="55"/>
      <w:r w:rsidRPr="00940D52">
        <w:rPr>
          <w:i w:val="0"/>
          <w:color w:val="000000" w:themeColor="text1"/>
          <w:sz w:val="24"/>
          <w:szCs w:val="24"/>
        </w:rPr>
        <w:t xml:space="preserve">: List of simulation </w:t>
      </w:r>
      <w:r w:rsidR="009074E4">
        <w:rPr>
          <w:i w:val="0"/>
          <w:color w:val="000000" w:themeColor="text1"/>
          <w:sz w:val="24"/>
          <w:szCs w:val="24"/>
        </w:rPr>
        <w:t>results indicating the scenario, the sample size (</w:t>
      </w:r>
      <w:r w:rsidR="009074E4" w:rsidRPr="009074E4">
        <w:rPr>
          <w:color w:val="000000" w:themeColor="text1"/>
          <w:sz w:val="24"/>
          <w:szCs w:val="24"/>
        </w:rPr>
        <w:t>n</w:t>
      </w:r>
      <w:r w:rsidR="009074E4">
        <w:rPr>
          <w:i w:val="0"/>
          <w:color w:val="000000" w:themeColor="text1"/>
          <w:sz w:val="24"/>
          <w:szCs w:val="24"/>
        </w:rPr>
        <w:t>), the number of fits that were positive definite Hessian (</w:t>
      </w:r>
      <w:proofErr w:type="spellStart"/>
      <w:r w:rsidR="009074E4">
        <w:rPr>
          <w:i w:val="0"/>
          <w:color w:val="000000" w:themeColor="text1"/>
          <w:sz w:val="24"/>
          <w:szCs w:val="24"/>
        </w:rPr>
        <w:t>pdH</w:t>
      </w:r>
      <w:proofErr w:type="spellEnd"/>
      <w:r w:rsidR="009074E4">
        <w:rPr>
          <w:i w:val="0"/>
          <w:color w:val="000000" w:themeColor="text1"/>
          <w:sz w:val="24"/>
          <w:szCs w:val="24"/>
        </w:rPr>
        <w:t>) and the median parameter value for females</w:t>
      </w:r>
      <w:r w:rsidR="00F31EF8">
        <w:rPr>
          <w:i w:val="0"/>
          <w:color w:val="000000" w:themeColor="text1"/>
          <w:sz w:val="24"/>
          <w:szCs w:val="24"/>
        </w:rPr>
        <w:t xml:space="preserve"> (F)</w:t>
      </w:r>
      <w:r w:rsidR="009074E4">
        <w:rPr>
          <w:i w:val="0"/>
          <w:color w:val="000000" w:themeColor="text1"/>
          <w:sz w:val="24"/>
          <w:szCs w:val="24"/>
        </w:rPr>
        <w:t xml:space="preserve"> and males</w:t>
      </w:r>
      <w:r w:rsidR="00F31EF8">
        <w:rPr>
          <w:i w:val="0"/>
          <w:color w:val="000000" w:themeColor="text1"/>
          <w:sz w:val="24"/>
          <w:szCs w:val="24"/>
        </w:rPr>
        <w:t xml:space="preserve"> (M)</w:t>
      </w:r>
      <w:r w:rsidR="009074E4">
        <w:rPr>
          <w:i w:val="0"/>
          <w:color w:val="000000" w:themeColor="text1"/>
          <w:sz w:val="24"/>
          <w:szCs w:val="24"/>
        </w:rPr>
        <w:t>.</w:t>
      </w:r>
    </w:p>
    <w:tbl>
      <w:tblPr>
        <w:tblStyle w:val="TableGrid"/>
        <w:tblW w:w="11914" w:type="dxa"/>
        <w:tblLayout w:type="fixed"/>
        <w:tblLook w:val="04A0" w:firstRow="1" w:lastRow="0" w:firstColumn="1" w:lastColumn="0" w:noHBand="0" w:noVBand="1"/>
      </w:tblPr>
      <w:tblGrid>
        <w:gridCol w:w="1451"/>
        <w:gridCol w:w="696"/>
        <w:gridCol w:w="750"/>
        <w:gridCol w:w="1116"/>
        <w:gridCol w:w="1093"/>
        <w:gridCol w:w="876"/>
        <w:gridCol w:w="876"/>
        <w:gridCol w:w="876"/>
        <w:gridCol w:w="876"/>
        <w:gridCol w:w="996"/>
        <w:gridCol w:w="628"/>
        <w:gridCol w:w="840"/>
        <w:gridCol w:w="840"/>
      </w:tblGrid>
      <w:tr w:rsidR="00EF7FB7" w14:paraId="41E35258" w14:textId="77777777" w:rsidTr="00CD200F">
        <w:tc>
          <w:tcPr>
            <w:tcW w:w="1451" w:type="dxa"/>
          </w:tcPr>
          <w:p w14:paraId="31E4436C" w14:textId="3340B57F" w:rsidR="00EF7FB7" w:rsidRDefault="009074E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Scenario</w:t>
            </w:r>
          </w:p>
        </w:tc>
        <w:tc>
          <w:tcPr>
            <w:tcW w:w="696" w:type="dxa"/>
          </w:tcPr>
          <w:p w14:paraId="66B4E15F" w14:textId="2B154D37" w:rsidR="00EF7FB7" w:rsidRPr="009074E4" w:rsidRDefault="00CD200F">
            <w:pPr>
              <w:tabs>
                <w:tab w:val="left" w:pos="360"/>
                <w:tab w:val="left" w:pos="720"/>
                <w:tab w:val="left" w:pos="8640"/>
              </w:tabs>
              <w:spacing w:line="480" w:lineRule="auto"/>
              <w:rPr>
                <w:rFonts w:ascii="Times New Roman" w:hAnsi="Times New Roman" w:cs="Times New Roman"/>
                <w:i/>
                <w:sz w:val="24"/>
                <w:szCs w:val="24"/>
              </w:rPr>
            </w:pPr>
            <w:r w:rsidRPr="009074E4">
              <w:rPr>
                <w:rFonts w:ascii="Times New Roman" w:hAnsi="Times New Roman" w:cs="Times New Roman"/>
                <w:i/>
                <w:sz w:val="24"/>
                <w:szCs w:val="24"/>
              </w:rPr>
              <w:t>n</w:t>
            </w:r>
          </w:p>
        </w:tc>
        <w:tc>
          <w:tcPr>
            <w:tcW w:w="750" w:type="dxa"/>
          </w:tcPr>
          <w:p w14:paraId="1CFB4BC5" w14:textId="6A374DE9"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pdH</w:t>
            </w:r>
            <w:proofErr w:type="spellEnd"/>
          </w:p>
        </w:tc>
        <w:tc>
          <w:tcPr>
            <w:tcW w:w="1116" w:type="dxa"/>
          </w:tcPr>
          <w:p w14:paraId="6F968D9E" w14:textId="3957632E"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4242D">
              <w:rPr>
                <w:rFonts w:ascii="Times New Roman" w:hAnsi="Times New Roman" w:cs="Times New Roman"/>
                <w:i/>
                <w:sz w:val="24"/>
                <w:szCs w:val="24"/>
              </w:rPr>
              <w:t>μ</w:t>
            </w:r>
            <w:r w:rsidRPr="00E8714B">
              <w:rPr>
                <w:rFonts w:ascii="Times New Roman" w:hAnsi="Times New Roman" w:cs="Times New Roman"/>
                <w:i/>
                <w:sz w:val="24"/>
                <w:szCs w:val="24"/>
                <w:vertAlign w:val="subscript"/>
              </w:rPr>
              <w:t>k,s</w:t>
            </w:r>
            <w:proofErr w:type="spellEnd"/>
          </w:p>
        </w:tc>
        <w:tc>
          <w:tcPr>
            <w:tcW w:w="1093" w:type="dxa"/>
          </w:tcPr>
          <w:p w14:paraId="5BC8520D" w14:textId="77777777" w:rsidR="00EF7FB7" w:rsidRPr="009C37AB"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7DC3EA6B" w14:textId="317B21B1"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E8714B">
              <w:rPr>
                <w:rFonts w:ascii="Times New Roman" w:hAnsi="Times New Roman" w:cs="Times New Roman"/>
                <w:i/>
                <w:sz w:val="24"/>
                <w:szCs w:val="24"/>
                <w:vertAlign w:val="subscript"/>
              </w:rPr>
              <w:t>s</w:t>
            </w:r>
            <w:proofErr w:type="spellEnd"/>
          </w:p>
        </w:tc>
        <w:tc>
          <w:tcPr>
            <w:tcW w:w="876" w:type="dxa"/>
          </w:tcPr>
          <w:p w14:paraId="2709AB1A" w14:textId="77777777"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60050D2B" w14:textId="154584F0" w:rsidR="00EF7FB7" w:rsidRDefault="00EF7FB7">
            <w:pPr>
              <w:tabs>
                <w:tab w:val="left" w:pos="360"/>
                <w:tab w:val="left" w:pos="720"/>
                <w:tab w:val="left" w:pos="8640"/>
              </w:tabs>
              <w:spacing w:line="480" w:lineRule="auto"/>
              <w:rPr>
                <w:rFonts w:ascii="Times New Roman" w:hAnsi="Times New Roman" w:cs="Times New Roman"/>
                <w:sz w:val="24"/>
                <w:szCs w:val="24"/>
              </w:rPr>
            </w:pPr>
            <w:r w:rsidRPr="003A4C56">
              <w:rPr>
                <w:rFonts w:ascii="Times New Roman" w:hAnsi="Times New Roman" w:cs="Times New Roman"/>
                <w:i/>
                <w:sz w:val="24"/>
                <w:szCs w:val="24"/>
              </w:rPr>
              <w:t>L</w:t>
            </w:r>
            <w:r w:rsidRPr="003A4C56">
              <w:rPr>
                <w:rFonts w:ascii="Times New Roman" w:hAnsi="Times New Roman" w:cs="Times New Roman"/>
                <w:i/>
                <w:sz w:val="24"/>
                <w:szCs w:val="24"/>
                <w:vertAlign w:val="subscript"/>
              </w:rPr>
              <w:t>0,s</w:t>
            </w:r>
          </w:p>
        </w:tc>
        <w:tc>
          <w:tcPr>
            <w:tcW w:w="876" w:type="dxa"/>
          </w:tcPr>
          <w:p w14:paraId="0C3848F4" w14:textId="77777777"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p>
        </w:tc>
        <w:tc>
          <w:tcPr>
            <w:tcW w:w="996" w:type="dxa"/>
          </w:tcPr>
          <w:p w14:paraId="3CD72607" w14:textId="00B072FF"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r w:rsidRPr="00E8714B">
              <w:rPr>
                <w:rFonts w:ascii="Times New Roman" w:hAnsi="Times New Roman" w:cs="Times New Roman"/>
                <w:i/>
                <w:sz w:val="24"/>
                <w:szCs w:val="24"/>
              </w:rPr>
              <w:t>c</w:t>
            </w:r>
            <w:r w:rsidRPr="00E8714B">
              <w:rPr>
                <w:rFonts w:ascii="Times New Roman" w:hAnsi="Times New Roman" w:cs="Times New Roman"/>
                <w:i/>
                <w:sz w:val="24"/>
                <w:szCs w:val="24"/>
                <w:vertAlign w:val="subscript"/>
              </w:rPr>
              <w:t>obs</w:t>
            </w:r>
          </w:p>
        </w:tc>
        <w:tc>
          <w:tcPr>
            <w:tcW w:w="628" w:type="dxa"/>
          </w:tcPr>
          <w:p w14:paraId="24DABA9A" w14:textId="4BD4D7DD"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k,s</w:t>
            </w:r>
            <w:proofErr w:type="spellEnd"/>
          </w:p>
        </w:tc>
        <w:tc>
          <w:tcPr>
            <w:tcW w:w="840" w:type="dxa"/>
          </w:tcPr>
          <w:p w14:paraId="2E29A324" w14:textId="77777777" w:rsidR="00EF7FB7" w:rsidRPr="00201D26" w:rsidRDefault="00EF7FB7">
            <w:pPr>
              <w:tabs>
                <w:tab w:val="left" w:pos="360"/>
                <w:tab w:val="left" w:pos="720"/>
                <w:tab w:val="left" w:pos="8640"/>
              </w:tabs>
              <w:spacing w:line="480" w:lineRule="auto"/>
              <w:rPr>
                <w:rFonts w:ascii="Times New Roman" w:hAnsi="Times New Roman" w:cs="Times New Roman"/>
                <w:i/>
                <w:sz w:val="24"/>
                <w:szCs w:val="24"/>
              </w:rPr>
            </w:pPr>
          </w:p>
        </w:tc>
        <w:tc>
          <w:tcPr>
            <w:tcW w:w="840" w:type="dxa"/>
          </w:tcPr>
          <w:p w14:paraId="76357A89" w14:textId="7E3E1146"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z</w:t>
            </w:r>
            <w:proofErr w:type="spellEnd"/>
          </w:p>
        </w:tc>
      </w:tr>
      <w:tr w:rsidR="00EF7FB7" w14:paraId="42C45A18" w14:textId="77777777" w:rsidTr="00CD200F">
        <w:tc>
          <w:tcPr>
            <w:tcW w:w="1451" w:type="dxa"/>
          </w:tcPr>
          <w:p w14:paraId="70DA65F7" w14:textId="547FA18D"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0586A92C"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750" w:type="dxa"/>
          </w:tcPr>
          <w:p w14:paraId="1A14BAF4"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2854DE6F" w14:textId="281F49E9"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1093" w:type="dxa"/>
          </w:tcPr>
          <w:p w14:paraId="5AE62037" w14:textId="2886272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496EBA4B" w14:textId="2C2C4451"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37EDA0B2" w14:textId="0C92EBC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323A9126" w14:textId="5195AD3B"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0BDF3966" w14:textId="0CA10ED3"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996" w:type="dxa"/>
          </w:tcPr>
          <w:p w14:paraId="0DA9A253" w14:textId="5E78C308"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628" w:type="dxa"/>
          </w:tcPr>
          <w:p w14:paraId="3FC4FA55" w14:textId="19C26582"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40" w:type="dxa"/>
          </w:tcPr>
          <w:p w14:paraId="3CE4A2E0" w14:textId="3C4171D5"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40" w:type="dxa"/>
          </w:tcPr>
          <w:p w14:paraId="02C460DB" w14:textId="35B8BE10"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59BE0C8D" w14:textId="77777777" w:rsidTr="00CD200F">
        <w:tc>
          <w:tcPr>
            <w:tcW w:w="1451" w:type="dxa"/>
          </w:tcPr>
          <w:p w14:paraId="48DAD468" w14:textId="7C7DB9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None</w:t>
            </w:r>
          </w:p>
        </w:tc>
        <w:tc>
          <w:tcPr>
            <w:tcW w:w="696" w:type="dxa"/>
          </w:tcPr>
          <w:p w14:paraId="0AE600DD" w14:textId="32C0CF5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0E137CD7" w14:textId="70E41E64"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196</w:t>
            </w:r>
          </w:p>
        </w:tc>
        <w:tc>
          <w:tcPr>
            <w:tcW w:w="1116" w:type="dxa"/>
          </w:tcPr>
          <w:p w14:paraId="1CA8FC87" w14:textId="1D84A14A"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0.00173</w:t>
            </w:r>
          </w:p>
        </w:tc>
        <w:tc>
          <w:tcPr>
            <w:tcW w:w="1093" w:type="dxa"/>
          </w:tcPr>
          <w:p w14:paraId="44100A52" w14:textId="6990258C"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0.00181</w:t>
            </w:r>
          </w:p>
        </w:tc>
        <w:tc>
          <w:tcPr>
            <w:tcW w:w="876" w:type="dxa"/>
          </w:tcPr>
          <w:p w14:paraId="19EC9845" w14:textId="2762B664"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0.313</w:t>
            </w:r>
          </w:p>
        </w:tc>
        <w:tc>
          <w:tcPr>
            <w:tcW w:w="876" w:type="dxa"/>
          </w:tcPr>
          <w:p w14:paraId="4B044C33" w14:textId="50B8836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0.308</w:t>
            </w:r>
          </w:p>
        </w:tc>
        <w:tc>
          <w:tcPr>
            <w:tcW w:w="876" w:type="dxa"/>
          </w:tcPr>
          <w:p w14:paraId="249A3EA6" w14:textId="78C20E5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0.009</w:t>
            </w:r>
          </w:p>
        </w:tc>
        <w:tc>
          <w:tcPr>
            <w:tcW w:w="876" w:type="dxa"/>
          </w:tcPr>
          <w:p w14:paraId="27CF6A70" w14:textId="36A5B22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2.678</w:t>
            </w:r>
          </w:p>
        </w:tc>
        <w:tc>
          <w:tcPr>
            <w:tcW w:w="996" w:type="dxa"/>
          </w:tcPr>
          <w:p w14:paraId="4C6226E4" w14:textId="7807A401"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0.0987</w:t>
            </w:r>
          </w:p>
        </w:tc>
        <w:tc>
          <w:tcPr>
            <w:tcW w:w="628" w:type="dxa"/>
          </w:tcPr>
          <w:p w14:paraId="6C7AE8B2" w14:textId="1C3B9823"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55B7FA42" w14:textId="2EECFC1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423DD5C5" w14:textId="560931B8"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4E23EC60" w14:textId="77777777" w:rsidTr="00CD200F">
        <w:tc>
          <w:tcPr>
            <w:tcW w:w="1451" w:type="dxa"/>
          </w:tcPr>
          <w:p w14:paraId="6AF46FC9" w14:textId="5FE74FE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2692DEAF" w14:textId="29DDF0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E7167CF" w14:textId="09D2FA4B"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195</w:t>
            </w:r>
          </w:p>
        </w:tc>
        <w:tc>
          <w:tcPr>
            <w:tcW w:w="1116" w:type="dxa"/>
          </w:tcPr>
          <w:p w14:paraId="1FA8385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6DE5527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386D1D4" w14:textId="3668CF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90E4B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62C7288" w14:textId="7EEC269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E259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328DF1" w14:textId="5B33161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487C3BC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AFD85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0E2A57" w14:textId="0E0899B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29D1017" w14:textId="77777777" w:rsidTr="00CD200F">
        <w:tc>
          <w:tcPr>
            <w:tcW w:w="1451" w:type="dxa"/>
          </w:tcPr>
          <w:p w14:paraId="532FEC6D" w14:textId="47F066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1AADD358" w14:textId="425A80B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08DEB5C" w14:textId="00DDF76F"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194</w:t>
            </w:r>
          </w:p>
        </w:tc>
        <w:tc>
          <w:tcPr>
            <w:tcW w:w="1116" w:type="dxa"/>
          </w:tcPr>
          <w:p w14:paraId="0F8B19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9C64A0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65DADFE" w14:textId="1199F12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27720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2E8E475" w14:textId="05A412E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572F31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9127A9" w14:textId="739710F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AAB38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54FAD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5B61D67" w14:textId="6AF85E8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B6E98D" w14:textId="77777777" w:rsidTr="00CD200F">
        <w:tc>
          <w:tcPr>
            <w:tcW w:w="1451" w:type="dxa"/>
          </w:tcPr>
          <w:p w14:paraId="1E7F14B4" w14:textId="6C9139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7F848891" w14:textId="2507D18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0C4A08C6" w14:textId="250AE60C"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191</w:t>
            </w:r>
          </w:p>
        </w:tc>
        <w:tc>
          <w:tcPr>
            <w:tcW w:w="1116" w:type="dxa"/>
          </w:tcPr>
          <w:p w14:paraId="0F3F3D1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39FFB1C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16844E" w14:textId="2713B47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79A4F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DE509E" w14:textId="2F21327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03458E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5C7A4A7" w14:textId="25E513C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70459A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38F85EE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CF15F32" w14:textId="6CC0BBF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5DEBF07F" w14:textId="77777777" w:rsidTr="00CD200F">
        <w:tc>
          <w:tcPr>
            <w:tcW w:w="1451" w:type="dxa"/>
          </w:tcPr>
          <w:p w14:paraId="322A8CBB" w14:textId="297E4CE9" w:rsidR="00EF7FB7" w:rsidRPr="00582B4D" w:rsidRDefault="00EF7FB7" w:rsidP="00417613">
            <w:pPr>
              <w:tabs>
                <w:tab w:val="left" w:pos="360"/>
                <w:tab w:val="left" w:pos="720"/>
                <w:tab w:val="left" w:pos="8640"/>
              </w:tabs>
              <w:spacing w:line="480" w:lineRule="auto"/>
              <w:rPr>
                <w:rFonts w:ascii="Times New Roman" w:hAnsi="Times New Roman" w:cs="Times New Roman"/>
                <w:i/>
                <w:sz w:val="24"/>
                <w:szCs w:val="24"/>
              </w:rPr>
            </w:pPr>
            <w:proofErr w:type="spellStart"/>
            <w:r w:rsidRPr="00582B4D">
              <w:rPr>
                <w:rFonts w:ascii="Times New Roman" w:hAnsi="Times New Roman" w:cs="Times New Roman"/>
                <w:i/>
                <w:sz w:val="24"/>
                <w:szCs w:val="24"/>
              </w:rPr>
              <w:t>k</w:t>
            </w:r>
            <w:r w:rsidRPr="00582B4D">
              <w:rPr>
                <w:rFonts w:ascii="Times New Roman" w:hAnsi="Times New Roman" w:cs="Times New Roman"/>
                <w:i/>
                <w:sz w:val="24"/>
                <w:szCs w:val="24"/>
                <w:vertAlign w:val="subscript"/>
              </w:rPr>
              <w:t>i,s</w:t>
            </w:r>
            <w:proofErr w:type="spellEnd"/>
          </w:p>
        </w:tc>
        <w:tc>
          <w:tcPr>
            <w:tcW w:w="696" w:type="dxa"/>
          </w:tcPr>
          <w:p w14:paraId="0B5540B7" w14:textId="0DE4CF6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2565B8DA" w14:textId="2E28145B"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183</w:t>
            </w:r>
          </w:p>
        </w:tc>
        <w:tc>
          <w:tcPr>
            <w:tcW w:w="1116" w:type="dxa"/>
          </w:tcPr>
          <w:p w14:paraId="4A7151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F2CE4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560799" w14:textId="2153994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452EC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6E5E90" w14:textId="65FB42F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C62C7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02E7609" w14:textId="5343D5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172E1D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487C9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F4E6272" w14:textId="2B5DB22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9CED2CF" w14:textId="77777777" w:rsidTr="00CD200F">
        <w:tc>
          <w:tcPr>
            <w:tcW w:w="1451" w:type="dxa"/>
          </w:tcPr>
          <w:p w14:paraId="388F126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63C2581A" w14:textId="1DF4BC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1BAD75B" w14:textId="52A1B129"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193</w:t>
            </w:r>
          </w:p>
        </w:tc>
        <w:tc>
          <w:tcPr>
            <w:tcW w:w="1116" w:type="dxa"/>
          </w:tcPr>
          <w:p w14:paraId="67E485D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0C34F5E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F6365" w14:textId="1844386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220116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EC4EED0" w14:textId="4020B72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856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540A623A" w14:textId="248D3DB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D671B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23C17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798807B" w14:textId="285C267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6901340" w14:textId="77777777" w:rsidTr="00CD200F">
        <w:tc>
          <w:tcPr>
            <w:tcW w:w="1451" w:type="dxa"/>
          </w:tcPr>
          <w:p w14:paraId="1D72870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4DB2B0B8" w14:textId="50E84CF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5B325DE1" w14:textId="20166463"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193</w:t>
            </w:r>
          </w:p>
        </w:tc>
        <w:tc>
          <w:tcPr>
            <w:tcW w:w="1116" w:type="dxa"/>
          </w:tcPr>
          <w:p w14:paraId="3648752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3424C2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4C42388" w14:textId="66CB60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64202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393C643" w14:textId="6347ED3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D76387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1729D87A" w14:textId="6ED2F10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B6275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6490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B4347CE" w14:textId="065FFC7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15A618CB" w14:textId="77777777" w:rsidTr="00CD200F">
        <w:tc>
          <w:tcPr>
            <w:tcW w:w="1451" w:type="dxa"/>
          </w:tcPr>
          <w:p w14:paraId="0904EE8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1D4050C5" w14:textId="0B8F945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7675C39" w14:textId="1615F26C"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192</w:t>
            </w:r>
          </w:p>
        </w:tc>
        <w:tc>
          <w:tcPr>
            <w:tcW w:w="1116" w:type="dxa"/>
          </w:tcPr>
          <w:p w14:paraId="6349DB8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F642A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378E986" w14:textId="416FF70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2818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0A374B8" w14:textId="713396A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4C03B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C1BC24" w14:textId="2B6034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85B90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E3B21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BC21BB" w14:textId="4BFE1A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31C3963" w14:textId="77777777" w:rsidTr="00CD200F">
        <w:tc>
          <w:tcPr>
            <w:tcW w:w="1451" w:type="dxa"/>
          </w:tcPr>
          <w:p w14:paraId="3F76192B" w14:textId="274A23CA" w:rsidR="00EF7FB7" w:rsidRPr="00217144" w:rsidRDefault="00FC4B72" w:rsidP="00417613">
            <w:pPr>
              <w:tabs>
                <w:tab w:val="left" w:pos="360"/>
                <w:tab w:val="left" w:pos="720"/>
                <w:tab w:val="left" w:pos="8640"/>
              </w:tabs>
              <w:spacing w:line="480" w:lineRule="auto"/>
              <w:rPr>
                <w:rFonts w:ascii="Times New Roman" w:hAnsi="Times New Roman" w:cs="Times New Roman"/>
                <w:sz w:val="24"/>
                <w:szCs w:val="24"/>
              </w:rPr>
            </w:pPr>
            <m:oMathPara>
              <m:oMathParaPr>
                <m:jc m:val="left"/>
              </m:oMathParaP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696" w:type="dxa"/>
          </w:tcPr>
          <w:p w14:paraId="06204E10" w14:textId="308CEED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30B06914" w14:textId="03251899"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60</w:t>
            </w:r>
          </w:p>
        </w:tc>
        <w:tc>
          <w:tcPr>
            <w:tcW w:w="1116" w:type="dxa"/>
          </w:tcPr>
          <w:p w14:paraId="7ABBF1A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8DE963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32F8F4" w14:textId="40C10B6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E8CC41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985553A" w14:textId="142EB2C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794D4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234878" w14:textId="7DA96B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39FF8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7FA5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0CA588" w14:textId="6D7924A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F28E884" w14:textId="77777777" w:rsidTr="00CD200F">
        <w:tc>
          <w:tcPr>
            <w:tcW w:w="1451" w:type="dxa"/>
          </w:tcPr>
          <w:p w14:paraId="678ECE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6C870C73" w14:textId="29B45A0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13F57BA9" w14:textId="412D4F8B"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86</w:t>
            </w:r>
          </w:p>
        </w:tc>
        <w:tc>
          <w:tcPr>
            <w:tcW w:w="1116" w:type="dxa"/>
          </w:tcPr>
          <w:p w14:paraId="4B95BAD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B3436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2CB526" w14:textId="1E3610E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AE1AA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02E48C0" w14:textId="594BC41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38F05A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A9AE56" w14:textId="53A3F23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A92091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041EC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F74585B" w14:textId="4AECFA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1B1F95F" w14:textId="77777777" w:rsidTr="00CD200F">
        <w:tc>
          <w:tcPr>
            <w:tcW w:w="1451" w:type="dxa"/>
          </w:tcPr>
          <w:p w14:paraId="2F96499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3391D6B6" w14:textId="06EF35F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CE6C813" w14:textId="0251568D"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172</w:t>
            </w:r>
          </w:p>
        </w:tc>
        <w:tc>
          <w:tcPr>
            <w:tcW w:w="1116" w:type="dxa"/>
          </w:tcPr>
          <w:p w14:paraId="3C96777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921F5D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70EB4F" w14:textId="3D1AD31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E17A44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E003DEB" w14:textId="1441DF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55E22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5442E6" w14:textId="30D9FA2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D976C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BBC7E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5221ABE" w14:textId="7C22E51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9C4B9CF" w14:textId="77777777" w:rsidTr="00CD200F">
        <w:tc>
          <w:tcPr>
            <w:tcW w:w="1451" w:type="dxa"/>
          </w:tcPr>
          <w:p w14:paraId="730422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00A9F2DD" w14:textId="21F5C94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12D6C98D" w14:textId="05721B8B"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189</w:t>
            </w:r>
          </w:p>
        </w:tc>
        <w:tc>
          <w:tcPr>
            <w:tcW w:w="1116" w:type="dxa"/>
          </w:tcPr>
          <w:p w14:paraId="54FEE1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E0947B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26175D" w14:textId="36E1586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4B248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D5B1FE7" w14:textId="2C0649D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CB25C7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BE3C7F1" w14:textId="77651A6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C7A5F6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A280F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DAA361A" w14:textId="7BF0A64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C6BA95" w14:textId="77777777" w:rsidTr="00CD200F">
        <w:tc>
          <w:tcPr>
            <w:tcW w:w="1451" w:type="dxa"/>
          </w:tcPr>
          <w:p w14:paraId="0CD258F8" w14:textId="3059B2A9" w:rsidR="00EF7FB7" w:rsidRPr="00217144" w:rsidRDefault="00EF7FB7" w:rsidP="00217144">
            <w:pPr>
              <w:tabs>
                <w:tab w:val="left" w:pos="360"/>
                <w:tab w:val="left" w:pos="720"/>
                <w:tab w:val="left" w:pos="8640"/>
              </w:tabs>
              <w:spacing w:line="480" w:lineRule="auto"/>
              <w:rPr>
                <w:rFonts w:ascii="Times New Roman" w:hAnsi="Times New Roman" w:cs="Times New Roman"/>
                <w:sz w:val="24"/>
                <w:szCs w:val="24"/>
              </w:rPr>
            </w:pPr>
            <w:proofErr w:type="spellStart"/>
            <w:r w:rsidRPr="00D67E45">
              <w:rPr>
                <w:rFonts w:ascii="Times New Roman" w:hAnsi="Times New Roman" w:cs="Times New Roman"/>
                <w:i/>
                <w:sz w:val="24"/>
                <w:szCs w:val="24"/>
              </w:rPr>
              <w:t>k</w:t>
            </w:r>
            <w:r w:rsidRPr="00D67E45">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696" w:type="dxa"/>
          </w:tcPr>
          <w:p w14:paraId="0A7941D3" w14:textId="109AC4F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7CABD8F0" w14:textId="05975F72"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138</w:t>
            </w:r>
          </w:p>
        </w:tc>
        <w:tc>
          <w:tcPr>
            <w:tcW w:w="1116" w:type="dxa"/>
          </w:tcPr>
          <w:p w14:paraId="67AE6DE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62C16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9BAA3AA" w14:textId="4510878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A2B1BD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257072" w14:textId="45C5391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8BBC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F57AE63" w14:textId="6192686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1C9F8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2AD4C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C4501B1" w14:textId="4DDF82E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5210FC6" w14:textId="77777777" w:rsidTr="00CD200F">
        <w:tc>
          <w:tcPr>
            <w:tcW w:w="1451" w:type="dxa"/>
          </w:tcPr>
          <w:p w14:paraId="12D9193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2DA800CF" w14:textId="1C81E24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2133CBC9" w14:textId="1B354883"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95</w:t>
            </w:r>
          </w:p>
        </w:tc>
        <w:tc>
          <w:tcPr>
            <w:tcW w:w="1116" w:type="dxa"/>
          </w:tcPr>
          <w:p w14:paraId="5B1D95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26C7D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8FEBFD4" w14:textId="0460035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DA143D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11E2B0" w14:textId="22D7D8B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D8E1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323608" w14:textId="67D3D70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64F9E4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AF00A9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779162A" w14:textId="1D4C80A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6FB2C098" w14:textId="77777777" w:rsidTr="00CD200F">
        <w:tc>
          <w:tcPr>
            <w:tcW w:w="1451" w:type="dxa"/>
          </w:tcPr>
          <w:p w14:paraId="44A419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667269BC" w14:textId="3DD1EB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4E4F3A45" w14:textId="2EA70C96"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92</w:t>
            </w:r>
          </w:p>
        </w:tc>
        <w:tc>
          <w:tcPr>
            <w:tcW w:w="1116" w:type="dxa"/>
          </w:tcPr>
          <w:p w14:paraId="507B554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80294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682D045" w14:textId="471051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CD3A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37CB43F" w14:textId="3EB354E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89ACB7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1B8BCF" w14:textId="68712B6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5CF638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951DC5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0294DDE" w14:textId="05D221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75B77C42" w14:textId="77777777" w:rsidTr="00CD200F">
        <w:tc>
          <w:tcPr>
            <w:tcW w:w="1451" w:type="dxa"/>
          </w:tcPr>
          <w:p w14:paraId="7CB17F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407AE4B6" w14:textId="3939BD1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5A4F90D" w14:textId="7BA43050"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158</w:t>
            </w:r>
          </w:p>
        </w:tc>
        <w:tc>
          <w:tcPr>
            <w:tcW w:w="1116" w:type="dxa"/>
          </w:tcPr>
          <w:p w14:paraId="64F346E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E13B1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F319CD" w14:textId="7619FD3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F42D5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31B52D" w14:textId="5C37C7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E8CCC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E0041D0" w14:textId="457D2F4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AE9807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402729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AF2040B" w14:textId="047F559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bl>
    <w:p w14:paraId="3D7CD8CD" w14:textId="77777777" w:rsidR="006A7633" w:rsidRDefault="006A7633" w:rsidP="00B0468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lastRenderedPageBreak/>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37286546" w:rsidR="004922C2" w:rsidRPr="00843FF9" w:rsidRDefault="00843FF9" w:rsidP="00843FF9">
      <w:pPr>
        <w:pStyle w:val="Caption"/>
        <w:rPr>
          <w:rFonts w:ascii="Times New Roman" w:hAnsi="Times New Roman" w:cs="Times New Roman"/>
          <w:i w:val="0"/>
          <w:color w:val="auto"/>
          <w:sz w:val="24"/>
          <w:szCs w:val="24"/>
        </w:rPr>
      </w:pPr>
      <w:bookmarkStart w:id="56" w:name="_Ref410371170"/>
      <w:bookmarkStart w:id="57"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9F1C12">
        <w:rPr>
          <w:i w:val="0"/>
          <w:noProof/>
          <w:color w:val="auto"/>
          <w:sz w:val="24"/>
          <w:szCs w:val="24"/>
        </w:rPr>
        <w:t>1</w:t>
      </w:r>
      <w:r w:rsidRPr="00843FF9">
        <w:rPr>
          <w:i w:val="0"/>
          <w:color w:val="auto"/>
          <w:sz w:val="24"/>
          <w:szCs w:val="24"/>
        </w:rPr>
        <w:fldChar w:fldCharType="end"/>
      </w:r>
      <w:bookmarkEnd w:id="56"/>
      <w:r w:rsidRPr="00843FF9">
        <w:rPr>
          <w:i w:val="0"/>
          <w:color w:val="auto"/>
          <w:sz w:val="24"/>
          <w:szCs w:val="24"/>
        </w:rPr>
        <w:t xml:space="preserve">: </w:t>
      </w:r>
      <w:r w:rsidR="00095BD7">
        <w:rPr>
          <w:i w:val="0"/>
          <w:color w:val="auto"/>
          <w:sz w:val="24"/>
          <w:szCs w:val="24"/>
        </w:rPr>
        <w:t xml:space="preserve">Observed and expected length (cm) at age (years) for female and male </w:t>
      </w:r>
      <w:r w:rsidR="007D2824">
        <w:rPr>
          <w:i w:val="0"/>
          <w:color w:val="auto"/>
          <w:sz w:val="24"/>
          <w:szCs w:val="24"/>
        </w:rPr>
        <w:t xml:space="preserve">Antarctic </w:t>
      </w:r>
      <w:proofErr w:type="spellStart"/>
      <w:r w:rsidR="00095BD7">
        <w:rPr>
          <w:i w:val="0"/>
          <w:color w:val="auto"/>
          <w:sz w:val="24"/>
          <w:szCs w:val="24"/>
        </w:rPr>
        <w:t>toothfish</w:t>
      </w:r>
      <w:proofErr w:type="spellEnd"/>
      <w:r w:rsidR="00095BD7">
        <w:rPr>
          <w:i w:val="0"/>
          <w:color w:val="auto"/>
          <w:sz w:val="24"/>
          <w:szCs w:val="24"/>
        </w:rPr>
        <w:t xml:space="preserve"> using the model with n</w:t>
      </w:r>
      <w:r w:rsidRPr="00843FF9">
        <w:rPr>
          <w:i w:val="0"/>
          <w:color w:val="auto"/>
          <w:sz w:val="24"/>
          <w:szCs w:val="24"/>
        </w:rPr>
        <w:t>o random-effects.</w:t>
      </w:r>
      <w:bookmarkEnd w:id="57"/>
    </w:p>
    <w:p w14:paraId="1FB0A098" w14:textId="77777777" w:rsidR="00CA3575" w:rsidRDefault="00CA3575" w:rsidP="004922C2">
      <w:pPr>
        <w:spacing w:line="480" w:lineRule="auto"/>
        <w:rPr>
          <w:rFonts w:ascii="Times New Roman" w:hAnsi="Times New Roman" w:cs="Times New Roman"/>
          <w:sz w:val="24"/>
          <w:szCs w:val="24"/>
        </w:rPr>
      </w:pPr>
    </w:p>
    <w:p w14:paraId="2F1FA053" w14:textId="77777777" w:rsidR="00EC55AF" w:rsidRDefault="00EC55AF" w:rsidP="00EC55AF">
      <w:pPr>
        <w:keepNext/>
        <w:spacing w:line="480" w:lineRule="auto"/>
      </w:pPr>
      <w:r>
        <w:rPr>
          <w:rFonts w:ascii="Times New Roman" w:hAnsi="Times New Roman" w:cs="Times New Roman"/>
          <w:noProof/>
          <w:sz w:val="24"/>
          <w:szCs w:val="24"/>
          <w:lang w:val="en-AU" w:eastAsia="zh-CN"/>
        </w:rPr>
        <w:drawing>
          <wp:inline distT="0" distB="0" distL="0" distR="0" wp14:anchorId="0F0B9544" wp14:editId="7F201AE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sVsPr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D49F065" w14:textId="5D2A4CBF" w:rsidR="00EC55AF" w:rsidRPr="00EC55AF" w:rsidRDefault="00EC55AF" w:rsidP="00EC55AF">
      <w:pPr>
        <w:pStyle w:val="Caption"/>
        <w:rPr>
          <w:rFonts w:ascii="Times New Roman" w:hAnsi="Times New Roman" w:cs="Times New Roman"/>
          <w:i w:val="0"/>
          <w:color w:val="auto"/>
          <w:sz w:val="24"/>
          <w:szCs w:val="24"/>
        </w:rPr>
      </w:pPr>
      <w:bookmarkStart w:id="58"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9F1C12">
        <w:rPr>
          <w:i w:val="0"/>
          <w:noProof/>
          <w:color w:val="auto"/>
          <w:sz w:val="24"/>
          <w:szCs w:val="24"/>
        </w:rPr>
        <w:t>2</w:t>
      </w:r>
      <w:r w:rsidRPr="00EC55AF">
        <w:rPr>
          <w:i w:val="0"/>
          <w:color w:val="auto"/>
          <w:sz w:val="24"/>
          <w:szCs w:val="24"/>
        </w:rPr>
        <w:fldChar w:fldCharType="end"/>
      </w:r>
      <w:bookmarkEnd w:id="58"/>
      <w:r w:rsidRPr="00EC55AF">
        <w:rPr>
          <w:i w:val="0"/>
          <w:color w:val="auto"/>
          <w:sz w:val="24"/>
          <w:szCs w:val="24"/>
        </w:rPr>
        <w:t xml:space="preserve">: </w:t>
      </w:r>
      <w:r w:rsidR="00B32CC1">
        <w:rPr>
          <w:i w:val="0"/>
          <w:color w:val="auto"/>
          <w:sz w:val="24"/>
          <w:szCs w:val="24"/>
        </w:rPr>
        <w:t xml:space="preserve">Observed vs. expected length (cm) at tagging and at recapture for female and male </w:t>
      </w:r>
      <w:r w:rsidR="007D2824">
        <w:rPr>
          <w:i w:val="0"/>
          <w:color w:val="auto"/>
          <w:sz w:val="24"/>
          <w:szCs w:val="24"/>
        </w:rPr>
        <w:t xml:space="preserve">Antarctic </w:t>
      </w:r>
      <w:proofErr w:type="spellStart"/>
      <w:r w:rsidR="00B32CC1">
        <w:rPr>
          <w:i w:val="0"/>
          <w:color w:val="auto"/>
          <w:sz w:val="24"/>
          <w:szCs w:val="24"/>
        </w:rPr>
        <w:t>toothfish</w:t>
      </w:r>
      <w:proofErr w:type="spellEnd"/>
      <w:r w:rsidR="00B32CC1">
        <w:rPr>
          <w:i w:val="0"/>
          <w:color w:val="auto"/>
          <w:sz w:val="24"/>
          <w:szCs w:val="24"/>
        </w:rPr>
        <w:t xml:space="preserve"> using the model with n</w:t>
      </w:r>
      <w:r w:rsidR="00B32CC1" w:rsidRPr="00843FF9">
        <w:rPr>
          <w:i w:val="0"/>
          <w:color w:val="auto"/>
          <w:sz w:val="24"/>
          <w:szCs w:val="24"/>
        </w:rPr>
        <w:t>o random-effects.</w:t>
      </w:r>
      <w:r w:rsidR="007A06A1">
        <w:rPr>
          <w:i w:val="0"/>
          <w:color w:val="auto"/>
          <w:sz w:val="24"/>
          <w:szCs w:val="24"/>
        </w:rPr>
        <w:t xml:space="preserve">  The diagonal line is the line of best fit.</w:t>
      </w:r>
    </w:p>
    <w:p w14:paraId="7A767EC5" w14:textId="77777777" w:rsidR="00EC55AF" w:rsidRDefault="00EC55AF" w:rsidP="004922C2">
      <w:pPr>
        <w:spacing w:line="480" w:lineRule="auto"/>
        <w:rPr>
          <w:rFonts w:ascii="Times New Roman" w:hAnsi="Times New Roman" w:cs="Times New Roman"/>
          <w:sz w:val="24"/>
          <w:szCs w:val="24"/>
        </w:rPr>
      </w:pPr>
    </w:p>
    <w:p w14:paraId="434CB97F" w14:textId="77777777" w:rsidR="004D5FC2" w:rsidRDefault="004922C2" w:rsidP="004D5FC2">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drawing>
          <wp:inline distT="0" distB="0" distL="0" distR="0" wp14:anchorId="30F57AB6" wp14:editId="4CE52584">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9F7026E" w14:textId="797B8952" w:rsidR="004922C2" w:rsidRPr="004D5FC2" w:rsidRDefault="004D5FC2" w:rsidP="004D5FC2">
      <w:pPr>
        <w:pStyle w:val="Caption"/>
        <w:rPr>
          <w:rFonts w:ascii="Times New Roman" w:hAnsi="Times New Roman" w:cs="Times New Roman"/>
          <w:i w:val="0"/>
          <w:color w:val="auto"/>
          <w:sz w:val="24"/>
          <w:szCs w:val="24"/>
        </w:rPr>
      </w:pPr>
      <w:bookmarkStart w:id="59" w:name="_Ref410371203"/>
      <w:r w:rsidRPr="004D5FC2">
        <w:rPr>
          <w:i w:val="0"/>
          <w:color w:val="auto"/>
          <w:sz w:val="24"/>
          <w:szCs w:val="24"/>
        </w:rPr>
        <w:t xml:space="preserve">Figure </w:t>
      </w:r>
      <w:r w:rsidRPr="004D5FC2">
        <w:rPr>
          <w:i w:val="0"/>
          <w:color w:val="auto"/>
          <w:sz w:val="24"/>
          <w:szCs w:val="24"/>
        </w:rPr>
        <w:fldChar w:fldCharType="begin"/>
      </w:r>
      <w:r w:rsidRPr="004D5FC2">
        <w:rPr>
          <w:i w:val="0"/>
          <w:color w:val="auto"/>
          <w:sz w:val="24"/>
          <w:szCs w:val="24"/>
        </w:rPr>
        <w:instrText xml:space="preserve"> SEQ Figure \* ARABIC </w:instrText>
      </w:r>
      <w:r w:rsidRPr="004D5FC2">
        <w:rPr>
          <w:i w:val="0"/>
          <w:color w:val="auto"/>
          <w:sz w:val="24"/>
          <w:szCs w:val="24"/>
        </w:rPr>
        <w:fldChar w:fldCharType="separate"/>
      </w:r>
      <w:r w:rsidR="009F1C12">
        <w:rPr>
          <w:i w:val="0"/>
          <w:noProof/>
          <w:color w:val="auto"/>
          <w:sz w:val="24"/>
          <w:szCs w:val="24"/>
        </w:rPr>
        <w:t>3</w:t>
      </w:r>
      <w:r w:rsidRPr="004D5FC2">
        <w:rPr>
          <w:i w:val="0"/>
          <w:color w:val="auto"/>
          <w:sz w:val="24"/>
          <w:szCs w:val="24"/>
        </w:rPr>
        <w:fldChar w:fldCharType="end"/>
      </w:r>
      <w:bookmarkEnd w:id="59"/>
      <w:r w:rsidRPr="004D5FC2">
        <w:rPr>
          <w:i w:val="0"/>
          <w:color w:val="auto"/>
          <w:sz w:val="24"/>
          <w:szCs w:val="24"/>
        </w:rPr>
        <w:t xml:space="preserve">: Random-effects of </w:t>
      </w:r>
      <w:proofErr w:type="spellStart"/>
      <w:r w:rsidRPr="00F140D9">
        <w:rPr>
          <w:color w:val="auto"/>
          <w:sz w:val="24"/>
          <w:szCs w:val="24"/>
        </w:rPr>
        <w:t>k</w:t>
      </w:r>
      <w:r w:rsidR="00F140D9" w:rsidRPr="00F140D9">
        <w:rPr>
          <w:color w:val="auto"/>
          <w:sz w:val="24"/>
          <w:szCs w:val="24"/>
          <w:vertAlign w:val="subscript"/>
        </w:rPr>
        <w:t>i,s</w:t>
      </w:r>
      <w:proofErr w:type="spellEnd"/>
      <w:r w:rsidRPr="004D5FC2">
        <w:rPr>
          <w:i w:val="0"/>
          <w:color w:val="auto"/>
          <w:sz w:val="24"/>
          <w:szCs w:val="24"/>
        </w:rPr>
        <w:t>.</w:t>
      </w:r>
    </w:p>
    <w:p w14:paraId="44F760ED" w14:textId="77777777" w:rsidR="00EC55AF" w:rsidRDefault="00EC55AF" w:rsidP="004922C2">
      <w:pPr>
        <w:tabs>
          <w:tab w:val="left" w:pos="360"/>
          <w:tab w:val="left" w:pos="720"/>
          <w:tab w:val="left" w:pos="8640"/>
        </w:tabs>
        <w:spacing w:after="0" w:line="480" w:lineRule="auto"/>
        <w:rPr>
          <w:rFonts w:ascii="Times New Roman" w:hAnsi="Times New Roman" w:cs="Times New Roman"/>
          <w:sz w:val="24"/>
          <w:szCs w:val="24"/>
        </w:rPr>
      </w:pPr>
    </w:p>
    <w:p w14:paraId="7935ECA5" w14:textId="77777777" w:rsidR="00551295" w:rsidRDefault="004922C2" w:rsidP="00551295">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drawing>
          <wp:inline distT="0" distB="0" distL="0" distR="0" wp14:anchorId="1FC30EF4" wp14:editId="3AB0BAA3">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E3FD3B9" w14:textId="2C964E82" w:rsidR="004922C2" w:rsidRPr="00190689" w:rsidRDefault="00551295" w:rsidP="00551295">
      <w:pPr>
        <w:pStyle w:val="Caption"/>
        <w:rPr>
          <w:rFonts w:ascii="Times New Roman" w:hAnsi="Times New Roman" w:cs="Times New Roman"/>
          <w:i w:val="0"/>
          <w:color w:val="auto"/>
          <w:sz w:val="24"/>
          <w:szCs w:val="24"/>
        </w:rPr>
      </w:pPr>
      <w:bookmarkStart w:id="60" w:name="_Ref410371206"/>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9F1C12">
        <w:rPr>
          <w:i w:val="0"/>
          <w:noProof/>
          <w:color w:val="auto"/>
          <w:sz w:val="24"/>
          <w:szCs w:val="24"/>
        </w:rPr>
        <w:t>4</w:t>
      </w:r>
      <w:r w:rsidRPr="00190689">
        <w:rPr>
          <w:i w:val="0"/>
          <w:color w:val="auto"/>
          <w:sz w:val="24"/>
          <w:szCs w:val="24"/>
        </w:rPr>
        <w:fldChar w:fldCharType="end"/>
      </w:r>
      <w:bookmarkEnd w:id="60"/>
      <w:r w:rsidRPr="00190689">
        <w:rPr>
          <w:i w:val="0"/>
          <w:color w:val="auto"/>
          <w:sz w:val="24"/>
          <w:szCs w:val="24"/>
        </w:rPr>
        <w:t>:</w:t>
      </w:r>
      <w:r w:rsidR="00CA3575">
        <w:rPr>
          <w:i w:val="0"/>
          <w:color w:val="auto"/>
          <w:sz w:val="24"/>
          <w:szCs w:val="24"/>
        </w:rPr>
        <w:t xml:space="preserve"> </w:t>
      </w:r>
      <w:r w:rsidR="00CA3575" w:rsidRPr="004D5FC2">
        <w:rPr>
          <w:i w:val="0"/>
          <w:color w:val="auto"/>
          <w:sz w:val="24"/>
          <w:szCs w:val="24"/>
        </w:rPr>
        <w:t xml:space="preserve">Random-effects of </w:t>
      </w:r>
      <w:proofErr w:type="spellStart"/>
      <w:r w:rsidR="00CA3575" w:rsidRPr="00F140D9">
        <w:rPr>
          <w:color w:val="auto"/>
          <w:sz w:val="24"/>
          <w:szCs w:val="24"/>
        </w:rPr>
        <w:t>k</w:t>
      </w:r>
      <w:r w:rsidR="00CA3575" w:rsidRPr="00F140D9">
        <w:rPr>
          <w:color w:val="auto"/>
          <w:sz w:val="24"/>
          <w:szCs w:val="24"/>
          <w:vertAlign w:val="subscript"/>
        </w:rPr>
        <w:t>i,s</w:t>
      </w:r>
      <w:proofErr w:type="spellEnd"/>
      <w:r w:rsidR="00CA3575" w:rsidRPr="004D5FC2">
        <w:rPr>
          <w:i w:val="0"/>
          <w:color w:val="auto"/>
          <w:sz w:val="24"/>
          <w:szCs w:val="24"/>
        </w:rPr>
        <w:t>.</w:t>
      </w:r>
    </w:p>
    <w:p w14:paraId="32387756" w14:textId="71F43225" w:rsidR="004922C2" w:rsidRDefault="004922C2" w:rsidP="004922C2">
      <w:pPr>
        <w:spacing w:line="480" w:lineRule="auto"/>
        <w:rPr>
          <w:rFonts w:ascii="Times New Roman" w:hAnsi="Times New Roman" w:cs="Times New Roman"/>
          <w:sz w:val="24"/>
          <w:szCs w:val="24"/>
        </w:rPr>
      </w:pPr>
    </w:p>
    <w:p w14:paraId="26A52D45" w14:textId="77777777" w:rsidR="00960D21" w:rsidRDefault="004922C2" w:rsidP="00960D21">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lastRenderedPageBreak/>
        <w:drawing>
          <wp:inline distT="0" distB="0" distL="0" distR="0" wp14:anchorId="31DB27EE" wp14:editId="792D535A">
            <wp:extent cx="2969998" cy="1484999"/>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9998" cy="1484999"/>
                    </a:xfrm>
                    <a:prstGeom prst="rect">
                      <a:avLst/>
                    </a:prstGeom>
                  </pic:spPr>
                </pic:pic>
              </a:graphicData>
            </a:graphic>
          </wp:inline>
        </w:drawing>
      </w:r>
    </w:p>
    <w:p w14:paraId="3B46E700" w14:textId="73E851F3" w:rsidR="004922C2" w:rsidRPr="00960D21" w:rsidRDefault="00960D21" w:rsidP="00960D21">
      <w:pPr>
        <w:pStyle w:val="Caption"/>
        <w:rPr>
          <w:rFonts w:ascii="Times New Roman" w:hAnsi="Times New Roman" w:cs="Times New Roman"/>
          <w:i w:val="0"/>
          <w:color w:val="auto"/>
          <w:sz w:val="24"/>
          <w:szCs w:val="24"/>
        </w:rPr>
      </w:pPr>
      <w:bookmarkStart w:id="61" w:name="_Ref410371208"/>
      <w:r w:rsidRPr="00960D21">
        <w:rPr>
          <w:i w:val="0"/>
          <w:color w:val="auto"/>
          <w:sz w:val="24"/>
          <w:szCs w:val="24"/>
        </w:rPr>
        <w:t xml:space="preserve">Figure </w:t>
      </w:r>
      <w:r w:rsidRPr="00960D21">
        <w:rPr>
          <w:i w:val="0"/>
          <w:color w:val="auto"/>
          <w:sz w:val="24"/>
          <w:szCs w:val="24"/>
        </w:rPr>
        <w:fldChar w:fldCharType="begin"/>
      </w:r>
      <w:r w:rsidRPr="00960D21">
        <w:rPr>
          <w:i w:val="0"/>
          <w:color w:val="auto"/>
          <w:sz w:val="24"/>
          <w:szCs w:val="24"/>
        </w:rPr>
        <w:instrText xml:space="preserve"> SEQ Figure \* ARABIC </w:instrText>
      </w:r>
      <w:r w:rsidRPr="00960D21">
        <w:rPr>
          <w:i w:val="0"/>
          <w:color w:val="auto"/>
          <w:sz w:val="24"/>
          <w:szCs w:val="24"/>
        </w:rPr>
        <w:fldChar w:fldCharType="separate"/>
      </w:r>
      <w:r w:rsidR="009F1C12">
        <w:rPr>
          <w:i w:val="0"/>
          <w:noProof/>
          <w:color w:val="auto"/>
          <w:sz w:val="24"/>
          <w:szCs w:val="24"/>
        </w:rPr>
        <w:t>5</w:t>
      </w:r>
      <w:r w:rsidRPr="00960D21">
        <w:rPr>
          <w:i w:val="0"/>
          <w:color w:val="auto"/>
          <w:sz w:val="24"/>
          <w:szCs w:val="24"/>
        </w:rPr>
        <w:fldChar w:fldCharType="end"/>
      </w:r>
      <w:bookmarkEnd w:id="61"/>
      <w:r>
        <w:rPr>
          <w:i w:val="0"/>
          <w:color w:val="auto"/>
          <w:sz w:val="24"/>
          <w:szCs w:val="24"/>
        </w:rPr>
        <w:t>:</w:t>
      </w:r>
      <w:r w:rsidR="00CA3575">
        <w:rPr>
          <w:i w:val="0"/>
          <w:color w:val="auto"/>
          <w:sz w:val="24"/>
          <w:szCs w:val="24"/>
        </w:rPr>
        <w:t xml:space="preserve"> </w:t>
      </w:r>
      <w:r w:rsidR="00CA3575" w:rsidRPr="004D5FC2">
        <w:rPr>
          <w:i w:val="0"/>
          <w:color w:val="auto"/>
          <w:sz w:val="24"/>
          <w:szCs w:val="24"/>
        </w:rPr>
        <w:t xml:space="preserve">Random-effects of </w:t>
      </w:r>
      <w:proofErr w:type="spellStart"/>
      <w:r w:rsidR="00CA3575" w:rsidRPr="00F140D9">
        <w:rPr>
          <w:color w:val="auto"/>
          <w:sz w:val="24"/>
          <w:szCs w:val="24"/>
        </w:rPr>
        <w:t>k</w:t>
      </w:r>
      <w:r w:rsidR="00CA3575" w:rsidRPr="00F140D9">
        <w:rPr>
          <w:color w:val="auto"/>
          <w:sz w:val="24"/>
          <w:szCs w:val="24"/>
          <w:vertAlign w:val="subscript"/>
        </w:rPr>
        <w:t>i,s</w:t>
      </w:r>
      <w:proofErr w:type="spellEnd"/>
      <w:r w:rsidR="00DE3538">
        <w:rPr>
          <w:i w:val="0"/>
          <w:color w:val="auto"/>
          <w:sz w:val="24"/>
          <w:szCs w:val="24"/>
        </w:rPr>
        <w:t xml:space="preserve"> (years</w:t>
      </w:r>
      <w:r w:rsidR="00DE3538" w:rsidRPr="00DE3538">
        <w:rPr>
          <w:i w:val="0"/>
          <w:color w:val="auto"/>
          <w:sz w:val="24"/>
          <w:szCs w:val="24"/>
          <w:vertAlign w:val="superscript"/>
        </w:rPr>
        <w:t>-1</w:t>
      </w:r>
      <w:r w:rsidR="00DE3538">
        <w:rPr>
          <w:i w:val="0"/>
          <w:color w:val="auto"/>
          <w:sz w:val="24"/>
          <w:szCs w:val="24"/>
        </w:rPr>
        <w:t>).</w:t>
      </w:r>
      <w:r w:rsidR="00274E32">
        <w:rPr>
          <w:i w:val="0"/>
          <w:color w:val="auto"/>
          <w:sz w:val="24"/>
          <w:szCs w:val="24"/>
        </w:rPr>
        <w:t xml:space="preserve">  The vertical red line</w:t>
      </w:r>
      <w:r w:rsidR="00B17B31">
        <w:rPr>
          <w:i w:val="0"/>
          <w:color w:val="auto"/>
          <w:sz w:val="24"/>
          <w:szCs w:val="24"/>
        </w:rPr>
        <w:t>s show</w:t>
      </w:r>
      <w:r w:rsidR="00274E32">
        <w:rPr>
          <w:i w:val="0"/>
          <w:color w:val="auto"/>
          <w:sz w:val="24"/>
          <w:szCs w:val="24"/>
        </w:rPr>
        <w:t xml:space="preserve"> the value</w:t>
      </w:r>
      <w:r w:rsidR="00EF5FEC">
        <w:rPr>
          <w:i w:val="0"/>
          <w:color w:val="auto"/>
          <w:sz w:val="24"/>
          <w:szCs w:val="24"/>
        </w:rPr>
        <w:t>s</w:t>
      </w:r>
      <w:r w:rsidR="00274E32">
        <w:rPr>
          <w:i w:val="0"/>
          <w:color w:val="auto"/>
          <w:sz w:val="24"/>
          <w:szCs w:val="24"/>
        </w:rPr>
        <w:t xml:space="preserve"> </w:t>
      </w:r>
      <w:r w:rsidR="00274E32" w:rsidRPr="00EF5FEC">
        <w:rPr>
          <w:i w:val="0"/>
          <w:color w:val="000000" w:themeColor="text1"/>
          <w:sz w:val="24"/>
          <w:szCs w:val="24"/>
        </w:rPr>
        <w:t xml:space="preserve">of </w:t>
      </w:r>
      <w:proofErr w:type="spellStart"/>
      <w:r w:rsidR="00EF5FEC" w:rsidRPr="00EF5FEC">
        <w:rPr>
          <w:rFonts w:ascii="Times New Roman" w:hAnsi="Times New Roman" w:cs="Times New Roman"/>
          <w:color w:val="000000" w:themeColor="text1"/>
          <w:sz w:val="24"/>
          <w:szCs w:val="24"/>
        </w:rPr>
        <w:t>μ</w:t>
      </w:r>
      <w:r w:rsidR="00EF5FEC" w:rsidRPr="00EF5FEC">
        <w:rPr>
          <w:rFonts w:ascii="Times New Roman" w:hAnsi="Times New Roman" w:cs="Times New Roman"/>
          <w:color w:val="000000" w:themeColor="text1"/>
          <w:sz w:val="24"/>
          <w:szCs w:val="24"/>
          <w:vertAlign w:val="subscript"/>
        </w:rPr>
        <w:t>k,s</w:t>
      </w:r>
      <w:proofErr w:type="spellEnd"/>
      <w:r w:rsidR="00093981" w:rsidRPr="00093981">
        <w:rPr>
          <w:i w:val="0"/>
          <w:color w:val="auto"/>
          <w:sz w:val="24"/>
          <w:szCs w:val="24"/>
        </w:rPr>
        <w:t xml:space="preserve"> </w:t>
      </w:r>
      <w:r w:rsidR="00093981">
        <w:rPr>
          <w:i w:val="0"/>
          <w:color w:val="auto"/>
          <w:sz w:val="24"/>
          <w:szCs w:val="24"/>
        </w:rPr>
        <w:t>(years</w:t>
      </w:r>
      <w:r w:rsidR="00093981" w:rsidRPr="00DE3538">
        <w:rPr>
          <w:i w:val="0"/>
          <w:color w:val="auto"/>
          <w:sz w:val="24"/>
          <w:szCs w:val="24"/>
          <w:vertAlign w:val="superscript"/>
        </w:rPr>
        <w:t>-1</w:t>
      </w:r>
      <w:r w:rsidR="00093981">
        <w:rPr>
          <w:i w:val="0"/>
          <w:color w:val="auto"/>
          <w:sz w:val="24"/>
          <w:szCs w:val="24"/>
        </w:rPr>
        <w:t>).</w:t>
      </w:r>
    </w:p>
    <w:p w14:paraId="77D7EE8F" w14:textId="77777777" w:rsidR="004922C2" w:rsidRDefault="004922C2" w:rsidP="00B04686">
      <w:pPr>
        <w:spacing w:line="480" w:lineRule="auto"/>
        <w:rPr>
          <w:rFonts w:ascii="Times New Roman" w:hAnsi="Times New Roman" w:cs="Times New Roman"/>
          <w:sz w:val="24"/>
          <w:szCs w:val="24"/>
        </w:rPr>
      </w:pPr>
    </w:p>
    <w:p w14:paraId="77AF0B37" w14:textId="77777777" w:rsidR="00995B95" w:rsidRDefault="00995B95" w:rsidP="00995B95">
      <w:pPr>
        <w:keepNext/>
        <w:spacing w:line="480" w:lineRule="auto"/>
      </w:pPr>
      <w:r>
        <w:rPr>
          <w:rFonts w:ascii="Times New Roman" w:hAnsi="Times New Roman" w:cs="Times New Roman"/>
          <w:noProof/>
          <w:sz w:val="24"/>
          <w:szCs w:val="24"/>
          <w:lang w:val="en-AU" w:eastAsia="zh-CN"/>
        </w:rPr>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032B0195" w:rsidR="00995B95" w:rsidRPr="00995B95" w:rsidRDefault="00995B95" w:rsidP="00995B95">
      <w:pPr>
        <w:pStyle w:val="Caption"/>
        <w:rPr>
          <w:rFonts w:ascii="Times New Roman" w:hAnsi="Times New Roman" w:cs="Times New Roman"/>
          <w:i w:val="0"/>
          <w:color w:val="auto"/>
          <w:sz w:val="24"/>
          <w:szCs w:val="24"/>
        </w:rPr>
      </w:pPr>
      <w:bookmarkStart w:id="62"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9F1C12">
        <w:rPr>
          <w:i w:val="0"/>
          <w:noProof/>
          <w:color w:val="auto"/>
          <w:sz w:val="24"/>
          <w:szCs w:val="24"/>
        </w:rPr>
        <w:t>6</w:t>
      </w:r>
      <w:r w:rsidRPr="00995B95">
        <w:rPr>
          <w:i w:val="0"/>
          <w:color w:val="auto"/>
          <w:sz w:val="24"/>
          <w:szCs w:val="24"/>
        </w:rPr>
        <w:fldChar w:fldCharType="end"/>
      </w:r>
      <w:bookmarkEnd w:id="62"/>
      <w:r w:rsidRPr="00995B95">
        <w:rPr>
          <w:i w:val="0"/>
          <w:color w:val="auto"/>
          <w:sz w:val="24"/>
          <w:szCs w:val="24"/>
        </w:rPr>
        <w:t>: Random-effects for z.</w:t>
      </w:r>
    </w:p>
    <w:p w14:paraId="13C1ABA3" w14:textId="77777777" w:rsidR="00995B95" w:rsidRDefault="00995B95" w:rsidP="00B04686">
      <w:pPr>
        <w:spacing w:line="480" w:lineRule="auto"/>
        <w:rPr>
          <w:rFonts w:ascii="Times New Roman" w:hAnsi="Times New Roman" w:cs="Times New Roman"/>
          <w:sz w:val="24"/>
          <w:szCs w:val="24"/>
        </w:rPr>
      </w:pPr>
    </w:p>
    <w:p w14:paraId="072DA481" w14:textId="77777777" w:rsidR="00995B95" w:rsidRDefault="00995B95" w:rsidP="00995B95">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6254F081" wp14:editId="776FF63A">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sVsPr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AA59518" w14:textId="5518676D" w:rsidR="00995B95" w:rsidRPr="00995B95" w:rsidRDefault="00995B95" w:rsidP="00995B95">
      <w:pPr>
        <w:pStyle w:val="Caption"/>
        <w:rPr>
          <w:rFonts w:ascii="Times New Roman" w:hAnsi="Times New Roman" w:cs="Times New Roman"/>
          <w:i w:val="0"/>
          <w:color w:val="auto"/>
          <w:sz w:val="24"/>
          <w:szCs w:val="24"/>
        </w:rPr>
      </w:pPr>
      <w:bookmarkStart w:id="63"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9F1C12">
        <w:rPr>
          <w:i w:val="0"/>
          <w:noProof/>
          <w:color w:val="auto"/>
          <w:sz w:val="24"/>
          <w:szCs w:val="24"/>
        </w:rPr>
        <w:t>7</w:t>
      </w:r>
      <w:r w:rsidRPr="00995B95">
        <w:rPr>
          <w:i w:val="0"/>
          <w:color w:val="auto"/>
          <w:sz w:val="24"/>
          <w:szCs w:val="24"/>
        </w:rPr>
        <w:fldChar w:fldCharType="end"/>
      </w:r>
      <w:bookmarkEnd w:id="63"/>
      <w:r w:rsidRPr="00995B95">
        <w:rPr>
          <w:i w:val="0"/>
          <w:color w:val="auto"/>
          <w:sz w:val="24"/>
          <w:szCs w:val="24"/>
        </w:rPr>
        <w:t>: Random-effects for z.</w:t>
      </w:r>
    </w:p>
    <w:p w14:paraId="59AEDE7F" w14:textId="77777777" w:rsidR="00995B95" w:rsidRDefault="00995B95" w:rsidP="00B04686">
      <w:pPr>
        <w:spacing w:line="480" w:lineRule="auto"/>
        <w:rPr>
          <w:rFonts w:ascii="Times New Roman" w:hAnsi="Times New Roman" w:cs="Times New Roman"/>
          <w:sz w:val="24"/>
          <w:szCs w:val="24"/>
        </w:rPr>
      </w:pPr>
    </w:p>
    <w:p w14:paraId="4C2ADBB4" w14:textId="77777777" w:rsidR="00995B95" w:rsidRDefault="00995B95" w:rsidP="00995B95">
      <w:pPr>
        <w:keepNext/>
        <w:spacing w:line="480" w:lineRule="auto"/>
      </w:pPr>
      <w:r>
        <w:rPr>
          <w:rFonts w:ascii="Times New Roman" w:hAnsi="Times New Roman" w:cs="Times New Roman"/>
          <w:noProof/>
          <w:sz w:val="24"/>
          <w:szCs w:val="24"/>
          <w:lang w:val="en-AU" w:eastAsia="zh-CN"/>
        </w:rPr>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A126744" w14:textId="339FE9CD" w:rsidR="00995B95" w:rsidRPr="00995B95" w:rsidRDefault="00995B95" w:rsidP="00995B95">
      <w:pPr>
        <w:pStyle w:val="Caption"/>
        <w:rPr>
          <w:rFonts w:ascii="Times New Roman" w:hAnsi="Times New Roman" w:cs="Times New Roman"/>
          <w:i w:val="0"/>
          <w:color w:val="auto"/>
          <w:sz w:val="24"/>
          <w:szCs w:val="24"/>
        </w:rPr>
      </w:pPr>
      <w:bookmarkStart w:id="64"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9F1C12">
        <w:rPr>
          <w:i w:val="0"/>
          <w:noProof/>
          <w:color w:val="auto"/>
          <w:sz w:val="24"/>
          <w:szCs w:val="24"/>
        </w:rPr>
        <w:t>8</w:t>
      </w:r>
      <w:r w:rsidRPr="00995B95">
        <w:rPr>
          <w:i w:val="0"/>
          <w:color w:val="auto"/>
          <w:sz w:val="24"/>
          <w:szCs w:val="24"/>
        </w:rPr>
        <w:fldChar w:fldCharType="end"/>
      </w:r>
      <w:bookmarkEnd w:id="64"/>
      <w:r w:rsidRPr="00995B95">
        <w:rPr>
          <w:i w:val="0"/>
          <w:color w:val="auto"/>
          <w:sz w:val="24"/>
          <w:szCs w:val="24"/>
        </w:rPr>
        <w:t>: Random-effects for z.</w:t>
      </w:r>
    </w:p>
    <w:p w14:paraId="3D036B92" w14:textId="77777777" w:rsidR="00995B95" w:rsidRDefault="00995B95" w:rsidP="00B04686">
      <w:pPr>
        <w:spacing w:line="480" w:lineRule="auto"/>
        <w:rPr>
          <w:rFonts w:ascii="Times New Roman" w:hAnsi="Times New Roman" w:cs="Times New Roman"/>
          <w:sz w:val="24"/>
          <w:szCs w:val="24"/>
        </w:rPr>
      </w:pPr>
    </w:p>
    <w:p w14:paraId="184EF996" w14:textId="77777777" w:rsidR="0091722D" w:rsidRDefault="0091722D" w:rsidP="0091722D">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656FB571" wp14:editId="30097EA8">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ivGrow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C64954E" w14:textId="29B00375" w:rsidR="0091722D" w:rsidRPr="0091722D" w:rsidRDefault="0091722D" w:rsidP="0091722D">
      <w:pPr>
        <w:pStyle w:val="Caption"/>
        <w:rPr>
          <w:rFonts w:ascii="Times New Roman" w:hAnsi="Times New Roman" w:cs="Times New Roman"/>
          <w:i w:val="0"/>
          <w:color w:val="auto"/>
          <w:sz w:val="24"/>
          <w:szCs w:val="24"/>
        </w:rPr>
      </w:pPr>
      <w:bookmarkStart w:id="65" w:name="_Ref410371247"/>
      <w:r w:rsidRPr="0091722D">
        <w:rPr>
          <w:i w:val="0"/>
          <w:color w:val="auto"/>
          <w:sz w:val="24"/>
          <w:szCs w:val="24"/>
        </w:rPr>
        <w:t xml:space="preserve">Figure </w:t>
      </w:r>
      <w:r w:rsidRPr="0091722D">
        <w:rPr>
          <w:i w:val="0"/>
          <w:color w:val="auto"/>
          <w:sz w:val="24"/>
          <w:szCs w:val="24"/>
        </w:rPr>
        <w:fldChar w:fldCharType="begin"/>
      </w:r>
      <w:r w:rsidRPr="0091722D">
        <w:rPr>
          <w:i w:val="0"/>
          <w:color w:val="auto"/>
          <w:sz w:val="24"/>
          <w:szCs w:val="24"/>
        </w:rPr>
        <w:instrText xml:space="preserve"> SEQ Figure \* ARABIC </w:instrText>
      </w:r>
      <w:r w:rsidRPr="0091722D">
        <w:rPr>
          <w:i w:val="0"/>
          <w:color w:val="auto"/>
          <w:sz w:val="24"/>
          <w:szCs w:val="24"/>
        </w:rPr>
        <w:fldChar w:fldCharType="separate"/>
      </w:r>
      <w:r w:rsidR="009F1C12">
        <w:rPr>
          <w:i w:val="0"/>
          <w:noProof/>
          <w:color w:val="auto"/>
          <w:sz w:val="24"/>
          <w:szCs w:val="24"/>
        </w:rPr>
        <w:t>9</w:t>
      </w:r>
      <w:r w:rsidRPr="0091722D">
        <w:rPr>
          <w:i w:val="0"/>
          <w:color w:val="auto"/>
          <w:sz w:val="24"/>
          <w:szCs w:val="24"/>
        </w:rPr>
        <w:fldChar w:fldCharType="end"/>
      </w:r>
      <w:bookmarkEnd w:id="65"/>
      <w:r w:rsidRPr="0091722D">
        <w:rPr>
          <w:i w:val="0"/>
          <w:color w:val="auto"/>
          <w:sz w:val="24"/>
          <w:szCs w:val="24"/>
        </w:rPr>
        <w:t>: Random-effects for k and z.</w:t>
      </w:r>
    </w:p>
    <w:p w14:paraId="5488F812" w14:textId="77777777" w:rsidR="0091722D" w:rsidRDefault="0091722D" w:rsidP="00B04686">
      <w:pPr>
        <w:spacing w:line="480" w:lineRule="auto"/>
        <w:rPr>
          <w:rFonts w:ascii="Times New Roman" w:hAnsi="Times New Roman" w:cs="Times New Roman"/>
          <w:sz w:val="24"/>
          <w:szCs w:val="24"/>
        </w:rPr>
      </w:pPr>
    </w:p>
    <w:p w14:paraId="1D0182D9" w14:textId="77777777" w:rsidR="0091722D" w:rsidRDefault="0091722D" w:rsidP="0091722D">
      <w:pPr>
        <w:keepNext/>
        <w:spacing w:line="480" w:lineRule="auto"/>
      </w:pPr>
      <w:r>
        <w:rPr>
          <w:rFonts w:ascii="Times New Roman" w:hAnsi="Times New Roman" w:cs="Times New Roman"/>
          <w:noProof/>
          <w:sz w:val="24"/>
          <w:szCs w:val="24"/>
          <w:lang w:val="en-AU" w:eastAsia="zh-CN"/>
        </w:rPr>
        <w:drawing>
          <wp:inline distT="0" distB="0" distL="0" distR="0" wp14:anchorId="4B7FBE7D" wp14:editId="4E188865">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sVsPr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5197B8A" w14:textId="7B117541" w:rsidR="0091722D" w:rsidRPr="0091722D" w:rsidRDefault="0091722D" w:rsidP="0091722D">
      <w:pPr>
        <w:pStyle w:val="Caption"/>
        <w:rPr>
          <w:rFonts w:ascii="Times New Roman" w:hAnsi="Times New Roman" w:cs="Times New Roman"/>
          <w:i w:val="0"/>
          <w:color w:val="auto"/>
          <w:sz w:val="24"/>
          <w:szCs w:val="24"/>
        </w:rPr>
      </w:pPr>
      <w:bookmarkStart w:id="66" w:name="_Ref410371248"/>
      <w:r w:rsidRPr="0091722D">
        <w:rPr>
          <w:i w:val="0"/>
          <w:color w:val="auto"/>
          <w:sz w:val="24"/>
          <w:szCs w:val="24"/>
        </w:rPr>
        <w:t xml:space="preserve">Figure </w:t>
      </w:r>
      <w:r w:rsidRPr="0091722D">
        <w:rPr>
          <w:i w:val="0"/>
          <w:color w:val="auto"/>
          <w:sz w:val="24"/>
          <w:szCs w:val="24"/>
        </w:rPr>
        <w:fldChar w:fldCharType="begin"/>
      </w:r>
      <w:r w:rsidRPr="0091722D">
        <w:rPr>
          <w:i w:val="0"/>
          <w:color w:val="auto"/>
          <w:sz w:val="24"/>
          <w:szCs w:val="24"/>
        </w:rPr>
        <w:instrText xml:space="preserve"> SEQ Figure \* ARABIC </w:instrText>
      </w:r>
      <w:r w:rsidRPr="0091722D">
        <w:rPr>
          <w:i w:val="0"/>
          <w:color w:val="auto"/>
          <w:sz w:val="24"/>
          <w:szCs w:val="24"/>
        </w:rPr>
        <w:fldChar w:fldCharType="separate"/>
      </w:r>
      <w:r w:rsidR="009F1C12">
        <w:rPr>
          <w:i w:val="0"/>
          <w:noProof/>
          <w:color w:val="auto"/>
          <w:sz w:val="24"/>
          <w:szCs w:val="24"/>
        </w:rPr>
        <w:t>10</w:t>
      </w:r>
      <w:r w:rsidRPr="0091722D">
        <w:rPr>
          <w:i w:val="0"/>
          <w:color w:val="auto"/>
          <w:sz w:val="24"/>
          <w:szCs w:val="24"/>
        </w:rPr>
        <w:fldChar w:fldCharType="end"/>
      </w:r>
      <w:bookmarkEnd w:id="66"/>
      <w:r w:rsidRPr="0091722D">
        <w:rPr>
          <w:i w:val="0"/>
          <w:color w:val="auto"/>
          <w:sz w:val="24"/>
          <w:szCs w:val="24"/>
        </w:rPr>
        <w:t>: Random-effects for k and z.</w:t>
      </w:r>
    </w:p>
    <w:p w14:paraId="6A71151D" w14:textId="77777777" w:rsidR="0091722D" w:rsidRDefault="0091722D" w:rsidP="00B04686">
      <w:pPr>
        <w:spacing w:line="480" w:lineRule="auto"/>
        <w:rPr>
          <w:rFonts w:ascii="Times New Roman" w:hAnsi="Times New Roman" w:cs="Times New Roman"/>
          <w:sz w:val="24"/>
          <w:szCs w:val="24"/>
        </w:rPr>
      </w:pPr>
    </w:p>
    <w:p w14:paraId="416728B1" w14:textId="77777777" w:rsidR="00440A61" w:rsidRDefault="0091722D" w:rsidP="00440A61">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2A3320BC" wp14:editId="4FD45D89">
            <wp:extent cx="2970000" cy="1484999"/>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_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0000" cy="1484999"/>
                    </a:xfrm>
                    <a:prstGeom prst="rect">
                      <a:avLst/>
                    </a:prstGeom>
                  </pic:spPr>
                </pic:pic>
              </a:graphicData>
            </a:graphic>
          </wp:inline>
        </w:drawing>
      </w:r>
    </w:p>
    <w:p w14:paraId="75780707" w14:textId="7EBD3653" w:rsidR="0091722D" w:rsidRPr="007E1AC2" w:rsidRDefault="00440A61" w:rsidP="00440A61">
      <w:pPr>
        <w:pStyle w:val="Caption"/>
        <w:rPr>
          <w:rFonts w:ascii="Times New Roman" w:hAnsi="Times New Roman" w:cs="Times New Roman"/>
          <w:i w:val="0"/>
          <w:color w:val="auto"/>
          <w:sz w:val="24"/>
          <w:szCs w:val="24"/>
        </w:rPr>
      </w:pPr>
      <w:bookmarkStart w:id="67" w:name="_Ref410371250"/>
      <w:r w:rsidRPr="007E1AC2">
        <w:rPr>
          <w:i w:val="0"/>
          <w:color w:val="auto"/>
          <w:sz w:val="24"/>
          <w:szCs w:val="24"/>
        </w:rPr>
        <w:t xml:space="preserve">Figure </w:t>
      </w:r>
      <w:r w:rsidRPr="007E1AC2">
        <w:rPr>
          <w:i w:val="0"/>
          <w:color w:val="auto"/>
          <w:sz w:val="24"/>
          <w:szCs w:val="24"/>
        </w:rPr>
        <w:fldChar w:fldCharType="begin"/>
      </w:r>
      <w:r w:rsidRPr="007E1AC2">
        <w:rPr>
          <w:i w:val="0"/>
          <w:color w:val="auto"/>
          <w:sz w:val="24"/>
          <w:szCs w:val="24"/>
        </w:rPr>
        <w:instrText xml:space="preserve"> SEQ Figure \* ARABIC </w:instrText>
      </w:r>
      <w:r w:rsidRPr="007E1AC2">
        <w:rPr>
          <w:i w:val="0"/>
          <w:color w:val="auto"/>
          <w:sz w:val="24"/>
          <w:szCs w:val="24"/>
        </w:rPr>
        <w:fldChar w:fldCharType="separate"/>
      </w:r>
      <w:r w:rsidR="009F1C12">
        <w:rPr>
          <w:i w:val="0"/>
          <w:noProof/>
          <w:color w:val="auto"/>
          <w:sz w:val="24"/>
          <w:szCs w:val="24"/>
        </w:rPr>
        <w:t>11</w:t>
      </w:r>
      <w:r w:rsidRPr="007E1AC2">
        <w:rPr>
          <w:i w:val="0"/>
          <w:color w:val="auto"/>
          <w:sz w:val="24"/>
          <w:szCs w:val="24"/>
        </w:rPr>
        <w:fldChar w:fldCharType="end"/>
      </w:r>
      <w:bookmarkEnd w:id="67"/>
      <w:r w:rsidRPr="007E1AC2">
        <w:rPr>
          <w:i w:val="0"/>
          <w:color w:val="auto"/>
          <w:sz w:val="24"/>
          <w:szCs w:val="24"/>
        </w:rPr>
        <w:t>:</w:t>
      </w:r>
      <w:r w:rsidR="007E1AC2" w:rsidRPr="007E1AC2">
        <w:rPr>
          <w:i w:val="0"/>
          <w:color w:val="auto"/>
          <w:sz w:val="24"/>
          <w:szCs w:val="24"/>
        </w:rPr>
        <w:t xml:space="preserve"> Random-effects for k and z.</w:t>
      </w:r>
    </w:p>
    <w:p w14:paraId="50EE696A" w14:textId="77777777" w:rsidR="0091722D" w:rsidRDefault="0091722D" w:rsidP="00B04686">
      <w:pPr>
        <w:spacing w:line="480" w:lineRule="auto"/>
        <w:rPr>
          <w:rFonts w:ascii="Times New Roman" w:hAnsi="Times New Roman" w:cs="Times New Roman"/>
          <w:sz w:val="24"/>
          <w:szCs w:val="24"/>
        </w:rPr>
      </w:pPr>
    </w:p>
    <w:p w14:paraId="52C0C289" w14:textId="77777777" w:rsidR="00440A61" w:rsidRDefault="0091722D" w:rsidP="00440A61">
      <w:pPr>
        <w:keepNext/>
        <w:spacing w:line="480" w:lineRule="auto"/>
      </w:pPr>
      <w:r>
        <w:rPr>
          <w:rFonts w:ascii="Times New Roman" w:hAnsi="Times New Roman" w:cs="Times New Roman"/>
          <w:noProof/>
          <w:sz w:val="24"/>
          <w:szCs w:val="24"/>
          <w:lang w:val="en-AU" w:eastAsia="zh-CN"/>
        </w:rPr>
        <w:drawing>
          <wp:inline distT="0" distB="0" distL="0" distR="0" wp14:anchorId="75D30699" wp14:editId="085704AD">
            <wp:extent cx="5940000" cy="2970000"/>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_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04359EF" w14:textId="5EF1779C" w:rsidR="0091722D" w:rsidRPr="007E1AC2" w:rsidRDefault="00440A61" w:rsidP="00440A61">
      <w:pPr>
        <w:pStyle w:val="Caption"/>
        <w:rPr>
          <w:rFonts w:ascii="Times New Roman" w:hAnsi="Times New Roman" w:cs="Times New Roman"/>
          <w:i w:val="0"/>
          <w:color w:val="auto"/>
          <w:sz w:val="24"/>
          <w:szCs w:val="24"/>
        </w:rPr>
      </w:pPr>
      <w:bookmarkStart w:id="68" w:name="_Ref410371252"/>
      <w:r w:rsidRPr="007E1AC2">
        <w:rPr>
          <w:i w:val="0"/>
          <w:color w:val="auto"/>
          <w:sz w:val="24"/>
          <w:szCs w:val="24"/>
        </w:rPr>
        <w:t xml:space="preserve">Figure </w:t>
      </w:r>
      <w:r w:rsidRPr="007E1AC2">
        <w:rPr>
          <w:i w:val="0"/>
          <w:color w:val="auto"/>
          <w:sz w:val="24"/>
          <w:szCs w:val="24"/>
        </w:rPr>
        <w:fldChar w:fldCharType="begin"/>
      </w:r>
      <w:r w:rsidRPr="007E1AC2">
        <w:rPr>
          <w:i w:val="0"/>
          <w:color w:val="auto"/>
          <w:sz w:val="24"/>
          <w:szCs w:val="24"/>
        </w:rPr>
        <w:instrText xml:space="preserve"> SEQ Figure \* ARABIC </w:instrText>
      </w:r>
      <w:r w:rsidRPr="007E1AC2">
        <w:rPr>
          <w:i w:val="0"/>
          <w:color w:val="auto"/>
          <w:sz w:val="24"/>
          <w:szCs w:val="24"/>
        </w:rPr>
        <w:fldChar w:fldCharType="separate"/>
      </w:r>
      <w:r w:rsidR="009F1C12">
        <w:rPr>
          <w:i w:val="0"/>
          <w:noProof/>
          <w:color w:val="auto"/>
          <w:sz w:val="24"/>
          <w:szCs w:val="24"/>
        </w:rPr>
        <w:t>12</w:t>
      </w:r>
      <w:r w:rsidRPr="007E1AC2">
        <w:rPr>
          <w:i w:val="0"/>
          <w:color w:val="auto"/>
          <w:sz w:val="24"/>
          <w:szCs w:val="24"/>
        </w:rPr>
        <w:fldChar w:fldCharType="end"/>
      </w:r>
      <w:bookmarkEnd w:id="68"/>
      <w:r w:rsidRPr="007E1AC2">
        <w:rPr>
          <w:i w:val="0"/>
          <w:color w:val="auto"/>
          <w:sz w:val="24"/>
          <w:szCs w:val="24"/>
        </w:rPr>
        <w:t>:</w:t>
      </w:r>
      <w:r w:rsidR="007E1AC2" w:rsidRPr="007E1AC2">
        <w:rPr>
          <w:i w:val="0"/>
          <w:color w:val="auto"/>
          <w:sz w:val="24"/>
          <w:szCs w:val="24"/>
        </w:rPr>
        <w:t xml:space="preserve"> Random-effects for k and z.</w:t>
      </w:r>
    </w:p>
    <w:p w14:paraId="79F2B3EC" w14:textId="77777777" w:rsidR="00440A61" w:rsidRDefault="00440A61"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2B96DCA4" wp14:editId="3C885220">
            <wp:extent cx="5943599" cy="3962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1ECE60D7" w14:textId="2F30CAB1" w:rsidR="00CA6AE0" w:rsidRPr="00190689" w:rsidRDefault="00190689" w:rsidP="00190689">
      <w:pPr>
        <w:pStyle w:val="Caption"/>
        <w:rPr>
          <w:i w:val="0"/>
          <w:color w:val="auto"/>
          <w:sz w:val="24"/>
          <w:szCs w:val="24"/>
        </w:rPr>
      </w:pPr>
      <w:bookmarkStart w:id="69" w:name="_Ref410630945"/>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9F1C12">
        <w:rPr>
          <w:i w:val="0"/>
          <w:noProof/>
          <w:color w:val="auto"/>
          <w:sz w:val="24"/>
          <w:szCs w:val="24"/>
        </w:rPr>
        <w:t>13</w:t>
      </w:r>
      <w:r w:rsidRPr="00190689">
        <w:rPr>
          <w:i w:val="0"/>
          <w:color w:val="auto"/>
          <w:sz w:val="24"/>
          <w:szCs w:val="24"/>
        </w:rPr>
        <w:fldChar w:fldCharType="end"/>
      </w:r>
      <w:bookmarkEnd w:id="69"/>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 </w:t>
      </w:r>
      <w:proofErr w:type="spellStart"/>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k,s</w:t>
      </w:r>
      <w:proofErr w:type="spellEnd"/>
      <w:r w:rsidRPr="00EB4096">
        <w:rPr>
          <w:rFonts w:ascii="Times New Roman" w:hAnsi="Times New Roman" w:cs="Times New Roman"/>
          <w:i w:val="0"/>
          <w:color w:val="000000" w:themeColor="text1"/>
          <w:sz w:val="24"/>
          <w:szCs w:val="24"/>
        </w:rPr>
        <w:t xml:space="preserve"> (years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BE22FD">
        <w:rPr>
          <w:i w:val="0"/>
          <w:color w:val="000000" w:themeColor="text1"/>
          <w:sz w:val="24"/>
          <w:szCs w:val="24"/>
        </w:rPr>
        <w:t xml:space="preserve"> of the parameter.</w:t>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commentRangeStart w:id="70"/>
      <w:r>
        <w:rPr>
          <w:rFonts w:ascii="Times New Roman" w:hAnsi="Times New Roman" w:cs="Times New Roman"/>
          <w:noProof/>
          <w:sz w:val="24"/>
          <w:szCs w:val="24"/>
          <w:lang w:val="en-AU" w:eastAsia="zh-CN"/>
        </w:rPr>
        <w:lastRenderedPageBreak/>
        <w:drawing>
          <wp:inline distT="0" distB="0" distL="0" distR="0" wp14:anchorId="639974CD" wp14:editId="7421770D">
            <wp:extent cx="5943599" cy="3962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5720E977" w14:textId="3DE4D99A" w:rsidR="0039115C" w:rsidRPr="00D66CFF" w:rsidRDefault="00720F73" w:rsidP="00720F73">
      <w:pPr>
        <w:pStyle w:val="Caption"/>
        <w:rPr>
          <w:rFonts w:ascii="Times New Roman" w:hAnsi="Times New Roman" w:cs="Times New Roman"/>
          <w:i w:val="0"/>
          <w:color w:val="000000" w:themeColor="text1"/>
          <w:sz w:val="24"/>
          <w:szCs w:val="24"/>
        </w:rPr>
      </w:pPr>
      <w:bookmarkStart w:id="71"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9F1C12">
        <w:rPr>
          <w:i w:val="0"/>
          <w:noProof/>
          <w:color w:val="000000" w:themeColor="text1"/>
          <w:sz w:val="24"/>
          <w:szCs w:val="24"/>
        </w:rPr>
        <w:t>14</w:t>
      </w:r>
      <w:r w:rsidRPr="00D66CFF">
        <w:rPr>
          <w:i w:val="0"/>
          <w:color w:val="000000" w:themeColor="text1"/>
          <w:sz w:val="24"/>
          <w:szCs w:val="24"/>
        </w:rPr>
        <w:fldChar w:fldCharType="end"/>
      </w:r>
      <w:bookmarkEnd w:id="71"/>
      <w:r w:rsidRPr="00D66CFF">
        <w:rPr>
          <w:i w:val="0"/>
          <w:color w:val="000000" w:themeColor="text1"/>
          <w:sz w:val="24"/>
          <w:szCs w:val="24"/>
        </w:rPr>
        <w:t xml:space="preserve">: Estimated value </w:t>
      </w:r>
      <w:r w:rsidRPr="00D66CFF">
        <w:rPr>
          <w:rFonts w:ascii="Times New Roman" w:hAnsi="Times New Roman" w:cs="Times New Roman"/>
          <w:i w:val="0"/>
          <w:color w:val="000000" w:themeColor="text1"/>
          <w:sz w:val="24"/>
          <w:szCs w:val="24"/>
        </w:rPr>
        <w:t xml:space="preserve">of </w:t>
      </w:r>
      <w:proofErr w:type="spellStart"/>
      <w:r w:rsidRPr="00D66CFF">
        <w:rPr>
          <w:rFonts w:ascii="Times New Roman" w:hAnsi="Times New Roman" w:cs="Times New Roman"/>
          <w:color w:val="000000" w:themeColor="text1"/>
          <w:sz w:val="24"/>
          <w:szCs w:val="24"/>
        </w:rPr>
        <w:t>γ</w:t>
      </w:r>
      <w:r w:rsidRPr="00D66CFF">
        <w:rPr>
          <w:rFonts w:ascii="Times New Roman" w:hAnsi="Times New Roman" w:cs="Times New Roman"/>
          <w:color w:val="000000" w:themeColor="text1"/>
          <w:sz w:val="24"/>
          <w:szCs w:val="24"/>
          <w:vertAlign w:val="subscript"/>
        </w:rPr>
        <w:t>s</w:t>
      </w:r>
      <w:proofErr w:type="spellEnd"/>
      <w:r w:rsidRPr="00D66CFF">
        <w:rPr>
          <w:rFonts w:ascii="Times New Roman" w:hAnsi="Times New Roman" w:cs="Times New Roman"/>
          <w:i w:val="0"/>
          <w:color w:val="000000" w:themeColor="text1"/>
          <w:sz w:val="24"/>
          <w:szCs w:val="24"/>
        </w:rPr>
        <w:t xml:space="preserve"> </w:t>
      </w:r>
      <w:proofErr w:type="spellStart"/>
      <w:r w:rsidRPr="00D66CFF">
        <w:rPr>
          <w:rFonts w:ascii="Times New Roman" w:hAnsi="Times New Roman" w:cs="Times New Roman"/>
          <w:i w:val="0"/>
          <w:color w:val="000000" w:themeColor="text1"/>
          <w:sz w:val="24"/>
          <w:szCs w:val="24"/>
        </w:rPr>
        <w:t>sims</w:t>
      </w:r>
      <w:proofErr w:type="spellEnd"/>
      <w:r w:rsidRPr="00D66CFF">
        <w:rPr>
          <w:i w:val="0"/>
          <w:color w:val="000000" w:themeColor="text1"/>
          <w:sz w:val="24"/>
          <w:szCs w:val="24"/>
        </w:rPr>
        <w:t>.</w:t>
      </w:r>
      <w:commentRangeEnd w:id="70"/>
      <w:r w:rsidR="00D41E76">
        <w:rPr>
          <w:rStyle w:val="CommentReference"/>
          <w:i w:val="0"/>
          <w:iCs w:val="0"/>
          <w:color w:val="auto"/>
        </w:rPr>
        <w:commentReference w:id="70"/>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29290461" wp14:editId="10A8B3B8">
            <wp:extent cx="5943599"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72"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9F1C12">
        <w:rPr>
          <w:i w:val="0"/>
          <w:noProof/>
          <w:color w:val="000000" w:themeColor="text1"/>
          <w:sz w:val="24"/>
        </w:rPr>
        <w:t>15</w:t>
      </w:r>
      <w:r w:rsidRPr="00A03423">
        <w:rPr>
          <w:i w:val="0"/>
          <w:color w:val="000000" w:themeColor="text1"/>
          <w:sz w:val="24"/>
        </w:rPr>
        <w:fldChar w:fldCharType="end"/>
      </w:r>
      <w:bookmarkEnd w:id="72"/>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0,s</w:t>
      </w:r>
      <w:r w:rsidRPr="00A03423">
        <w:rPr>
          <w:rFonts w:ascii="Times New Roman" w:hAnsi="Times New Roman" w:cs="Times New Roman"/>
          <w:i w:val="0"/>
          <w:color w:val="000000" w:themeColor="text1"/>
          <w:sz w:val="24"/>
          <w:szCs w:val="24"/>
        </w:rPr>
        <w:t xml:space="preserve"> (cm) </w:t>
      </w:r>
      <w:proofErr w:type="spellStart"/>
      <w:r w:rsidRPr="00A03423">
        <w:rPr>
          <w:rFonts w:ascii="Times New Roman" w:hAnsi="Times New Roman" w:cs="Times New Roman"/>
          <w:i w:val="0"/>
          <w:color w:val="000000" w:themeColor="text1"/>
          <w:sz w:val="24"/>
          <w:szCs w:val="24"/>
        </w:rPr>
        <w:t>sims</w:t>
      </w:r>
      <w:proofErr w:type="spellEnd"/>
      <w:r w:rsidRPr="00A03423">
        <w:rPr>
          <w:i w:val="0"/>
          <w:color w:val="000000" w:themeColor="text1"/>
          <w:sz w:val="24"/>
        </w:rPr>
        <w:t>.</w:t>
      </w:r>
    </w:p>
    <w:p w14:paraId="4E4DA4AD" w14:textId="572BB22E" w:rsidR="006F4244" w:rsidRDefault="006F4244">
      <w:pPr>
        <w:rPr>
          <w:rFonts w:ascii="Times New Roman" w:hAnsi="Times New Roman" w:cs="Times New Roman"/>
          <w:sz w:val="24"/>
          <w:szCs w:val="24"/>
        </w:rPr>
      </w:pPr>
      <w:commentRangeStart w:id="73"/>
    </w:p>
    <w:p w14:paraId="1FFC1146" w14:textId="77777777" w:rsidR="00A03423" w:rsidRDefault="00FE0EF2" w:rsidP="00A03423">
      <w:pPr>
        <w:keepNext/>
        <w:spacing w:line="480" w:lineRule="auto"/>
      </w:pPr>
      <w:r>
        <w:rPr>
          <w:rFonts w:ascii="Times New Roman" w:hAnsi="Times New Roman" w:cs="Times New Roman"/>
          <w:noProof/>
          <w:sz w:val="24"/>
          <w:szCs w:val="24"/>
          <w:lang w:val="en-AU" w:eastAsia="zh-CN"/>
        </w:rPr>
        <w:drawing>
          <wp:inline distT="0" distB="0" distL="0" distR="0" wp14:anchorId="2700828C" wp14:editId="1F13A82E">
            <wp:extent cx="5943599"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599" cy="1981199"/>
                    </a:xfrm>
                    <a:prstGeom prst="rect">
                      <a:avLst/>
                    </a:prstGeom>
                  </pic:spPr>
                </pic:pic>
              </a:graphicData>
            </a:graphic>
          </wp:inline>
        </w:drawing>
      </w:r>
    </w:p>
    <w:p w14:paraId="3EE7E03D" w14:textId="6B1AF46F" w:rsidR="00FE0EF2" w:rsidRPr="00A03423" w:rsidRDefault="00A03423" w:rsidP="00A03423">
      <w:pPr>
        <w:pStyle w:val="Caption"/>
        <w:rPr>
          <w:rFonts w:ascii="Times New Roman" w:hAnsi="Times New Roman" w:cs="Times New Roman"/>
          <w:i w:val="0"/>
          <w:color w:val="000000" w:themeColor="text1"/>
          <w:sz w:val="24"/>
          <w:szCs w:val="24"/>
        </w:rPr>
      </w:pPr>
      <w:bookmarkStart w:id="74" w:name="_Ref410630972"/>
      <w:r w:rsidRPr="00A03423">
        <w:rPr>
          <w:i w:val="0"/>
          <w:color w:val="000000" w:themeColor="text1"/>
          <w:sz w:val="24"/>
          <w:szCs w:val="24"/>
        </w:rPr>
        <w:t xml:space="preserve">Figure </w:t>
      </w:r>
      <w:r w:rsidRPr="00A03423">
        <w:rPr>
          <w:i w:val="0"/>
          <w:color w:val="000000" w:themeColor="text1"/>
          <w:sz w:val="24"/>
          <w:szCs w:val="24"/>
        </w:rPr>
        <w:fldChar w:fldCharType="begin"/>
      </w:r>
      <w:r w:rsidRPr="00A03423">
        <w:rPr>
          <w:i w:val="0"/>
          <w:color w:val="000000" w:themeColor="text1"/>
          <w:sz w:val="24"/>
          <w:szCs w:val="24"/>
        </w:rPr>
        <w:instrText xml:space="preserve"> SEQ Figure \* ARABIC </w:instrText>
      </w:r>
      <w:r w:rsidRPr="00A03423">
        <w:rPr>
          <w:i w:val="0"/>
          <w:color w:val="000000" w:themeColor="text1"/>
          <w:sz w:val="24"/>
          <w:szCs w:val="24"/>
        </w:rPr>
        <w:fldChar w:fldCharType="separate"/>
      </w:r>
      <w:r w:rsidR="009F1C12">
        <w:rPr>
          <w:i w:val="0"/>
          <w:noProof/>
          <w:color w:val="000000" w:themeColor="text1"/>
          <w:sz w:val="24"/>
          <w:szCs w:val="24"/>
        </w:rPr>
        <w:t>16</w:t>
      </w:r>
      <w:r w:rsidRPr="00A03423">
        <w:rPr>
          <w:i w:val="0"/>
          <w:color w:val="000000" w:themeColor="text1"/>
          <w:sz w:val="24"/>
          <w:szCs w:val="24"/>
        </w:rPr>
        <w:fldChar w:fldCharType="end"/>
      </w:r>
      <w:bookmarkEnd w:id="74"/>
      <w:r w:rsidRPr="00A03423">
        <w:rPr>
          <w:i w:val="0"/>
          <w:color w:val="000000" w:themeColor="text1"/>
          <w:sz w:val="24"/>
          <w:szCs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c</w:t>
      </w:r>
      <w:r w:rsidRPr="00A03423">
        <w:rPr>
          <w:rFonts w:ascii="Times New Roman" w:hAnsi="Times New Roman" w:cs="Times New Roman"/>
          <w:color w:val="000000" w:themeColor="text1"/>
          <w:sz w:val="24"/>
          <w:szCs w:val="24"/>
          <w:vertAlign w:val="subscript"/>
        </w:rPr>
        <w:t>obs</w:t>
      </w:r>
      <w:r w:rsidRPr="00A03423">
        <w:rPr>
          <w:rFonts w:ascii="Times New Roman" w:hAnsi="Times New Roman" w:cs="Times New Roman"/>
          <w:i w:val="0"/>
          <w:color w:val="000000" w:themeColor="text1"/>
          <w:sz w:val="24"/>
          <w:szCs w:val="24"/>
        </w:rPr>
        <w:t xml:space="preserve"> </w:t>
      </w:r>
      <w:proofErr w:type="spellStart"/>
      <w:r w:rsidRPr="00A03423">
        <w:rPr>
          <w:rFonts w:ascii="Times New Roman" w:hAnsi="Times New Roman" w:cs="Times New Roman"/>
          <w:i w:val="0"/>
          <w:color w:val="000000" w:themeColor="text1"/>
          <w:sz w:val="24"/>
          <w:szCs w:val="24"/>
        </w:rPr>
        <w:t>sims</w:t>
      </w:r>
      <w:proofErr w:type="spellEnd"/>
      <w:r w:rsidRPr="00A03423">
        <w:rPr>
          <w:i w:val="0"/>
          <w:color w:val="000000" w:themeColor="text1"/>
          <w:sz w:val="24"/>
          <w:szCs w:val="24"/>
        </w:rPr>
        <w:t>.</w:t>
      </w:r>
      <w:commentRangeEnd w:id="73"/>
      <w:r w:rsidR="00D41E76">
        <w:rPr>
          <w:rStyle w:val="CommentReference"/>
          <w:i w:val="0"/>
          <w:iCs w:val="0"/>
          <w:color w:val="auto"/>
        </w:rPr>
        <w:commentReference w:id="73"/>
      </w:r>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18365D16" wp14:editId="66124D04">
            <wp:extent cx="2971799"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1799"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bookmarkStart w:id="75"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9F1C12">
        <w:rPr>
          <w:i w:val="0"/>
          <w:noProof/>
          <w:color w:val="000000" w:themeColor="text1"/>
          <w:sz w:val="24"/>
          <w:szCs w:val="24"/>
        </w:rPr>
        <w:t>17</w:t>
      </w:r>
      <w:r w:rsidRPr="00EC4558">
        <w:rPr>
          <w:i w:val="0"/>
          <w:color w:val="000000" w:themeColor="text1"/>
          <w:sz w:val="24"/>
          <w:szCs w:val="24"/>
        </w:rPr>
        <w:fldChar w:fldCharType="end"/>
      </w:r>
      <w:bookmarkEnd w:id="75"/>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k,s</w:t>
      </w:r>
      <w:proofErr w:type="spell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055C8EAA" w14:textId="77777777" w:rsidR="00F3561D" w:rsidRDefault="00F3561D">
      <w:pPr>
        <w:rPr>
          <w:rFonts w:ascii="Times New Roman" w:hAnsi="Times New Roman" w:cs="Times New Roman"/>
          <w:sz w:val="24"/>
          <w:szCs w:val="24"/>
        </w:rPr>
      </w:pPr>
    </w:p>
    <w:p w14:paraId="145F7EAC" w14:textId="77777777" w:rsidR="00EC4558" w:rsidRDefault="005C518B" w:rsidP="00EC4558">
      <w:pPr>
        <w:keepNext/>
        <w:spacing w:line="480" w:lineRule="auto"/>
      </w:pPr>
      <w:r>
        <w:rPr>
          <w:rFonts w:ascii="Times New Roman" w:hAnsi="Times New Roman" w:cs="Times New Roman"/>
          <w:noProof/>
          <w:sz w:val="24"/>
          <w:szCs w:val="24"/>
          <w:lang w:val="en-AU" w:eastAsia="zh-CN"/>
        </w:rPr>
        <w:drawing>
          <wp:inline distT="0" distB="0" distL="0" distR="0" wp14:anchorId="7F28DC6A" wp14:editId="5C11F760">
            <wp:extent cx="2970000"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0000"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bookmarkStart w:id="76"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9F1C12">
        <w:rPr>
          <w:i w:val="0"/>
          <w:noProof/>
          <w:color w:val="000000" w:themeColor="text1"/>
          <w:sz w:val="24"/>
          <w:szCs w:val="24"/>
        </w:rPr>
        <w:t>18</w:t>
      </w:r>
      <w:r w:rsidRPr="00EC4558">
        <w:rPr>
          <w:i w:val="0"/>
          <w:color w:val="000000" w:themeColor="text1"/>
          <w:sz w:val="24"/>
          <w:szCs w:val="24"/>
        </w:rPr>
        <w:fldChar w:fldCharType="end"/>
      </w:r>
      <w:bookmarkEnd w:id="76"/>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proofErr w:type="spell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504F432D" w14:textId="76256965"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rcy" w:date="2015-02-02T09:53:00Z" w:initials="d">
    <w:p w14:paraId="3BE230B5" w14:textId="214BCBE8" w:rsidR="007A06A1" w:rsidRDefault="007A06A1">
      <w:pPr>
        <w:pStyle w:val="CommentText"/>
      </w:pPr>
      <w:r>
        <w:rPr>
          <w:rStyle w:val="CommentReference"/>
        </w:rPr>
        <w:annotationRef/>
      </w:r>
      <w:r>
        <w:t>I prefer this title…</w:t>
      </w:r>
    </w:p>
  </w:comment>
  <w:comment w:id="2" w:author="JTT" w:date="2015-01-23T15:25:00Z" w:initials="JT">
    <w:p w14:paraId="36C99D69" w14:textId="144911AB" w:rsidR="007A06A1" w:rsidRDefault="007A06A1">
      <w:pPr>
        <w:pStyle w:val="CommentText"/>
      </w:pPr>
      <w:r>
        <w:rPr>
          <w:rStyle w:val="CommentReference"/>
        </w:rPr>
        <w:annotationRef/>
      </w:r>
      <w:r>
        <w:t>We need to make sure this has been converted throughout</w:t>
      </w:r>
    </w:p>
  </w:comment>
  <w:comment w:id="3" w:author="darcy" w:date="2015-01-25T13:16:00Z" w:initials="d">
    <w:p w14:paraId="6555CB01" w14:textId="0653480C" w:rsidR="007A06A1" w:rsidRDefault="007A06A1">
      <w:pPr>
        <w:pStyle w:val="CommentText"/>
      </w:pPr>
      <w:r>
        <w:rPr>
          <w:rStyle w:val="CommentReference"/>
        </w:rPr>
        <w:annotationRef/>
      </w:r>
      <w:proofErr w:type="spellStart"/>
      <w:r>
        <w:t>Ive</w:t>
      </w:r>
      <w:proofErr w:type="spellEnd"/>
      <w:r>
        <w:t xml:space="preserve"> been careful here, pretty sure it is done right.</w:t>
      </w:r>
    </w:p>
  </w:comment>
  <w:comment w:id="31" w:author="JTT" w:date="2015-01-23T15:34:00Z" w:initials="JT">
    <w:p w14:paraId="5F691BE1" w14:textId="67943206" w:rsidR="007A06A1" w:rsidRDefault="007A06A1">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32" w:author="darcy" w:date="2015-01-24T14:31:00Z" w:initials="d">
    <w:p w14:paraId="37D93CAF" w14:textId="4689E4F9" w:rsidR="007A06A1" w:rsidRDefault="007A06A1">
      <w:pPr>
        <w:pStyle w:val="CommentText"/>
      </w:pPr>
      <w:r>
        <w:rPr>
          <w:rStyle w:val="CommentReference"/>
        </w:rPr>
        <w:annotationRef/>
      </w:r>
      <w:r>
        <w:t xml:space="preserve">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w:t>
      </w:r>
      <w:proofErr w:type="spellStart"/>
      <w:r>
        <w:t>Eqn</w:t>
      </w:r>
      <w:proofErr w:type="spellEnd"/>
      <w:r>
        <w:t xml:space="preserve"> 4 in this paper, to derive </w:t>
      </w:r>
      <w:proofErr w:type="spellStart"/>
      <w:r>
        <w:t>sd_obs</w:t>
      </w:r>
      <w:proofErr w:type="spellEnd"/>
    </w:p>
  </w:comment>
  <w:comment w:id="34" w:author="darcy" w:date="2015-02-01T17:35:00Z" w:initials="d">
    <w:p w14:paraId="4A15D77A" w14:textId="6570D72F" w:rsidR="007A06A1" w:rsidRDefault="007A06A1">
      <w:pPr>
        <w:pStyle w:val="CommentText"/>
      </w:pPr>
      <w:r>
        <w:rPr>
          <w:rStyle w:val="CommentReference"/>
        </w:rPr>
        <w:annotationRef/>
      </w:r>
      <w:r>
        <w:t>Can you please add this citation to your library/the references list?</w:t>
      </w:r>
    </w:p>
  </w:comment>
  <w:comment w:id="37" w:author="JTT" w:date="2015-01-24T12:08:00Z" w:initials="JT">
    <w:p w14:paraId="65D9813F" w14:textId="319EE045" w:rsidR="007A06A1" w:rsidRDefault="007A06A1">
      <w:pPr>
        <w:pStyle w:val="CommentText"/>
      </w:pPr>
      <w:r>
        <w:rPr>
          <w:rStyle w:val="CommentReference"/>
        </w:rPr>
        <w:annotationRef/>
      </w:r>
      <w:r>
        <w:t>OK, I like your point.  Let’s keep sex-pooled notation in the methods, and just say we did sex-specific models in the case study and simulation methods sections</w:t>
      </w:r>
    </w:p>
  </w:comment>
  <w:comment w:id="42" w:author="Darcy Webber" w:date="2015-02-03T10:57:00Z" w:initials="DW">
    <w:p w14:paraId="4E89173C" w14:textId="4F096C08" w:rsidR="00376AEF" w:rsidRDefault="00376AEF">
      <w:pPr>
        <w:pStyle w:val="CommentText"/>
      </w:pPr>
      <w:r>
        <w:rPr>
          <w:rStyle w:val="CommentReference"/>
        </w:rPr>
        <w:annotationRef/>
      </w:r>
      <w:r>
        <w:t>Another reference to add</w:t>
      </w:r>
    </w:p>
  </w:comment>
  <w:comment w:id="41" w:author="JTT" w:date="2015-02-01T17:26:00Z" w:initials="JT">
    <w:p w14:paraId="185381B6" w14:textId="1CC99D4F" w:rsidR="007A06A1" w:rsidRDefault="007A06A1">
      <w:pPr>
        <w:pStyle w:val="CommentText"/>
      </w:pPr>
      <w:r>
        <w:rPr>
          <w:rStyle w:val="CommentReference"/>
        </w:rPr>
        <w:annotationRef/>
      </w:r>
      <w:r>
        <w:t>OK, let’s set this section us as:</w:t>
      </w:r>
    </w:p>
    <w:p w14:paraId="5FE2D9C7" w14:textId="77777777" w:rsidR="007A06A1" w:rsidRDefault="007A06A1">
      <w:pPr>
        <w:pStyle w:val="CommentText"/>
      </w:pPr>
    </w:p>
    <w:p w14:paraId="2E2A9176" w14:textId="474F9BCF" w:rsidR="007A06A1" w:rsidRDefault="007A06A1">
      <w:pPr>
        <w:pStyle w:val="CommentText"/>
      </w:pPr>
      <w:r>
        <w:t>1.  First paragraph, show the model without random effects, and show how it has poor residuals (i.e., many individuals have L above/below the predicted line for both 1</w:t>
      </w:r>
      <w:r w:rsidRPr="00BF1180">
        <w:rPr>
          <w:vertAlign w:val="superscript"/>
        </w:rPr>
        <w:t>st</w:t>
      </w:r>
      <w:r>
        <w:t xml:space="preserve"> and 2</w:t>
      </w:r>
      <w:r w:rsidRPr="00BF1180">
        <w:rPr>
          <w:vertAlign w:val="superscript"/>
        </w:rPr>
        <w:t>nd</w:t>
      </w:r>
      <w:r>
        <w:t xml:space="preserve"> observation.</w:t>
      </w:r>
    </w:p>
    <w:p w14:paraId="689F6E19" w14:textId="77777777" w:rsidR="007A06A1" w:rsidRDefault="007A06A1">
      <w:pPr>
        <w:pStyle w:val="CommentText"/>
      </w:pPr>
    </w:p>
    <w:p w14:paraId="4259A4D6" w14:textId="496D93C4" w:rsidR="007A06A1" w:rsidRDefault="007A06A1">
      <w:pPr>
        <w:pStyle w:val="CommentText"/>
      </w:pPr>
      <w:r>
        <w:t>2.  second paragraph, use AIC to determine which of the random effect models is parsimonious.  Again, show figure of predictions and how its better.  Then, show distribution of random effects for that model.</w:t>
      </w:r>
    </w:p>
    <w:p w14:paraId="5F93F011" w14:textId="77777777" w:rsidR="007A06A1" w:rsidRDefault="007A06A1">
      <w:pPr>
        <w:pStyle w:val="CommentText"/>
      </w:pPr>
    </w:p>
    <w:p w14:paraId="719C3DC8" w14:textId="2D7794EB" w:rsidR="007A06A1" w:rsidRDefault="007A06A1">
      <w:pPr>
        <w:pStyle w:val="CommentText"/>
      </w:pPr>
      <w:r>
        <w:t>We don’t want so many figures, so this will help us eliminate unnecessary figures.</w:t>
      </w:r>
    </w:p>
    <w:p w14:paraId="74F6C244" w14:textId="77777777" w:rsidR="007A06A1" w:rsidRDefault="007A06A1">
      <w:pPr>
        <w:pStyle w:val="CommentText"/>
      </w:pPr>
    </w:p>
    <w:p w14:paraId="58A4F5E9" w14:textId="641BDF99" w:rsidR="007A06A1" w:rsidRDefault="007A06A1">
      <w:pPr>
        <w:pStyle w:val="CommentText"/>
      </w:pPr>
      <w:r>
        <w:t>We also want to start with interesting results, not examination of model residuals.</w:t>
      </w:r>
    </w:p>
  </w:comment>
  <w:comment w:id="45" w:author="JTT" w:date="2015-02-01T17:30:00Z" w:initials="JT">
    <w:p w14:paraId="05A939FB" w14:textId="5DF085C2" w:rsidR="007A06A1" w:rsidRDefault="007A06A1">
      <w:pPr>
        <w:pStyle w:val="CommentText"/>
      </w:pPr>
      <w:r>
        <w:rPr>
          <w:rStyle w:val="CommentReference"/>
        </w:rPr>
        <w:annotationRef/>
      </w:r>
      <w:r>
        <w:t>Here and elsewhere, please refer to parameters using some standardized plain-</w:t>
      </w:r>
      <w:proofErr w:type="spellStart"/>
      <w:r>
        <w:t>english</w:t>
      </w:r>
      <w:proofErr w:type="spellEnd"/>
      <w:r>
        <w:t xml:space="preserve"> handle, and then put the parameter symbol in parentheses</w:t>
      </w:r>
    </w:p>
  </w:comment>
  <w:comment w:id="53" w:author="darcy" w:date="2015-02-02T09:51:00Z" w:initials="d">
    <w:p w14:paraId="64062209" w14:textId="35A984E6" w:rsidR="007A06A1" w:rsidRDefault="007A06A1">
      <w:pPr>
        <w:pStyle w:val="CommentText"/>
      </w:pPr>
      <w:r>
        <w:rPr>
          <w:rStyle w:val="CommentReference"/>
        </w:rPr>
        <w:annotationRef/>
      </w:r>
      <w:r>
        <w:t>What are the units for these highlighted cells?</w:t>
      </w:r>
    </w:p>
  </w:comment>
  <w:comment w:id="70" w:author="JTT" w:date="2015-02-01T17:33:00Z" w:initials="JT">
    <w:p w14:paraId="25A1FA75" w14:textId="5271FE05" w:rsidR="007A06A1" w:rsidRDefault="007A06A1">
      <w:pPr>
        <w:pStyle w:val="CommentText"/>
      </w:pPr>
      <w:r>
        <w:rPr>
          <w:rStyle w:val="CommentReference"/>
        </w:rPr>
        <w:annotationRef/>
      </w:r>
      <w:r>
        <w:t xml:space="preserve">Replace with </w:t>
      </w:r>
      <w:proofErr w:type="spellStart"/>
      <w:r>
        <w:t>Linf</w:t>
      </w:r>
      <w:proofErr w:type="spellEnd"/>
      <w:r>
        <w:t xml:space="preserve"> derived computations</w:t>
      </w:r>
    </w:p>
  </w:comment>
  <w:comment w:id="73" w:author="JTT" w:date="2015-02-01T17:33:00Z" w:initials="JT">
    <w:p w14:paraId="76EAB6BA" w14:textId="4C894C04" w:rsidR="007A06A1" w:rsidRDefault="007A06A1">
      <w:pPr>
        <w:pStyle w:val="CommentText"/>
      </w:pPr>
      <w:r>
        <w:rPr>
          <w:rStyle w:val="CommentReference"/>
        </w:rPr>
        <w:annotationRef/>
      </w:r>
      <w:r>
        <w:t xml:space="preserve">Nobody will care about this result.  Please replace with a calculation of derived </w:t>
      </w:r>
      <w:proofErr w:type="spellStart"/>
      <w:r>
        <w:t>Linf</w:t>
      </w:r>
      <w:proofErr w:type="spellEnd"/>
      <w:r>
        <w:t xml:space="preserve">.  I suggest reporting </w:t>
      </w:r>
      <w:proofErr w:type="spellStart"/>
      <w:r>
        <w:t>Linf</w:t>
      </w:r>
      <w:proofErr w:type="spellEnd"/>
      <w:r>
        <w:t xml:space="preserve">, </w:t>
      </w:r>
      <w:proofErr w:type="spellStart"/>
      <w:r>
        <w:t>mu_k</w:t>
      </w:r>
      <w:proofErr w:type="spellEnd"/>
      <w:r>
        <w:t xml:space="preserve">, L0, and the SD of random effects.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E230B5" w15:done="0"/>
  <w15:commentEx w15:paraId="36C99D69" w15:done="0"/>
  <w15:commentEx w15:paraId="6555CB01" w15:paraIdParent="36C99D69" w15:done="0"/>
  <w15:commentEx w15:paraId="5F691BE1" w15:done="0"/>
  <w15:commentEx w15:paraId="37D93CAF" w15:paraIdParent="5F691BE1" w15:done="0"/>
  <w15:commentEx w15:paraId="4A15D77A" w15:done="0"/>
  <w15:commentEx w15:paraId="65D9813F" w15:done="0"/>
  <w15:commentEx w15:paraId="4E89173C" w15:done="0"/>
  <w15:commentEx w15:paraId="58A4F5E9" w15:done="0"/>
  <w15:commentEx w15:paraId="05A939FB" w15:done="0"/>
  <w15:commentEx w15:paraId="64062209" w15:done="0"/>
  <w15:commentEx w15:paraId="25A1FA75" w15:done="0"/>
  <w15:commentEx w15:paraId="76EAB6B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DF0E5B" w14:textId="77777777" w:rsidR="007A06A1" w:rsidRDefault="007A06A1" w:rsidP="00D21621">
      <w:pPr>
        <w:spacing w:after="0" w:line="240" w:lineRule="auto"/>
      </w:pPr>
      <w:r>
        <w:separator/>
      </w:r>
    </w:p>
  </w:endnote>
  <w:endnote w:type="continuationSeparator" w:id="0">
    <w:p w14:paraId="120695BF" w14:textId="77777777" w:rsidR="007A06A1" w:rsidRDefault="007A06A1"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701183"/>
      <w:docPartObj>
        <w:docPartGallery w:val="Page Numbers (Bottom of Page)"/>
        <w:docPartUnique/>
      </w:docPartObj>
    </w:sdtPr>
    <w:sdtEndPr/>
    <w:sdtContent>
      <w:p w14:paraId="4A4BC7A2" w14:textId="77777777" w:rsidR="007A06A1" w:rsidRDefault="007A06A1">
        <w:pPr>
          <w:pStyle w:val="Footer"/>
          <w:jc w:val="center"/>
        </w:pPr>
        <w:r>
          <w:fldChar w:fldCharType="begin"/>
        </w:r>
        <w:r>
          <w:instrText xml:space="preserve"> PAGE   \* MERGEFORMAT </w:instrText>
        </w:r>
        <w:r>
          <w:fldChar w:fldCharType="separate"/>
        </w:r>
        <w:r w:rsidR="00FC4B72">
          <w:rPr>
            <w:noProof/>
          </w:rPr>
          <w:t>13</w:t>
        </w:r>
        <w:r>
          <w:rPr>
            <w:noProof/>
          </w:rPr>
          <w:fldChar w:fldCharType="end"/>
        </w:r>
      </w:p>
    </w:sdtContent>
  </w:sdt>
  <w:p w14:paraId="5836647F" w14:textId="77777777" w:rsidR="007A06A1" w:rsidRDefault="007A06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961204" w14:textId="77777777" w:rsidR="007A06A1" w:rsidRDefault="007A06A1" w:rsidP="00D21621">
      <w:pPr>
        <w:spacing w:after="0" w:line="240" w:lineRule="auto"/>
      </w:pPr>
      <w:r>
        <w:separator/>
      </w:r>
    </w:p>
  </w:footnote>
  <w:footnote w:type="continuationSeparator" w:id="0">
    <w:p w14:paraId="04344593" w14:textId="77777777" w:rsidR="007A06A1" w:rsidRDefault="007A06A1"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4710D"/>
    <w:rsid w:val="00050DB0"/>
    <w:rsid w:val="00051BF5"/>
    <w:rsid w:val="000575B1"/>
    <w:rsid w:val="000621C9"/>
    <w:rsid w:val="00066536"/>
    <w:rsid w:val="00067354"/>
    <w:rsid w:val="00070308"/>
    <w:rsid w:val="000733CF"/>
    <w:rsid w:val="000746E4"/>
    <w:rsid w:val="00074E82"/>
    <w:rsid w:val="00075C75"/>
    <w:rsid w:val="000806BE"/>
    <w:rsid w:val="00082B77"/>
    <w:rsid w:val="000855AF"/>
    <w:rsid w:val="0009167D"/>
    <w:rsid w:val="00091C30"/>
    <w:rsid w:val="00093981"/>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7901"/>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1F69"/>
    <w:rsid w:val="0010212C"/>
    <w:rsid w:val="00103DE1"/>
    <w:rsid w:val="00103F5A"/>
    <w:rsid w:val="0010657A"/>
    <w:rsid w:val="001118E8"/>
    <w:rsid w:val="00111BF5"/>
    <w:rsid w:val="00116874"/>
    <w:rsid w:val="001169CD"/>
    <w:rsid w:val="00122FC8"/>
    <w:rsid w:val="00127A2A"/>
    <w:rsid w:val="00130716"/>
    <w:rsid w:val="00133C54"/>
    <w:rsid w:val="001400CD"/>
    <w:rsid w:val="00141584"/>
    <w:rsid w:val="00147A67"/>
    <w:rsid w:val="00147DC4"/>
    <w:rsid w:val="00151660"/>
    <w:rsid w:val="00157581"/>
    <w:rsid w:val="00160678"/>
    <w:rsid w:val="00160BE9"/>
    <w:rsid w:val="00161E13"/>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42E3"/>
    <w:rsid w:val="001B594F"/>
    <w:rsid w:val="001B751D"/>
    <w:rsid w:val="001C1FF3"/>
    <w:rsid w:val="001C3BA8"/>
    <w:rsid w:val="001C3FC3"/>
    <w:rsid w:val="001C4ABE"/>
    <w:rsid w:val="001C6389"/>
    <w:rsid w:val="001C6BAD"/>
    <w:rsid w:val="001C739A"/>
    <w:rsid w:val="001D1331"/>
    <w:rsid w:val="001D4B5F"/>
    <w:rsid w:val="001D5B61"/>
    <w:rsid w:val="001D5C5A"/>
    <w:rsid w:val="001E61E7"/>
    <w:rsid w:val="001E733D"/>
    <w:rsid w:val="001E7A80"/>
    <w:rsid w:val="001F0484"/>
    <w:rsid w:val="001F2C5D"/>
    <w:rsid w:val="001F3564"/>
    <w:rsid w:val="001F5B03"/>
    <w:rsid w:val="001F7B3F"/>
    <w:rsid w:val="00201D26"/>
    <w:rsid w:val="002031BF"/>
    <w:rsid w:val="00207CF0"/>
    <w:rsid w:val="002108D2"/>
    <w:rsid w:val="00211D58"/>
    <w:rsid w:val="00214DCF"/>
    <w:rsid w:val="00215572"/>
    <w:rsid w:val="00217144"/>
    <w:rsid w:val="00222EE1"/>
    <w:rsid w:val="0022403C"/>
    <w:rsid w:val="002243BC"/>
    <w:rsid w:val="00225805"/>
    <w:rsid w:val="00230447"/>
    <w:rsid w:val="00231499"/>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640BE"/>
    <w:rsid w:val="002648DA"/>
    <w:rsid w:val="00266774"/>
    <w:rsid w:val="00271160"/>
    <w:rsid w:val="00274E32"/>
    <w:rsid w:val="00276006"/>
    <w:rsid w:val="0027649E"/>
    <w:rsid w:val="002804A5"/>
    <w:rsid w:val="00281EFE"/>
    <w:rsid w:val="00284FCE"/>
    <w:rsid w:val="00285C62"/>
    <w:rsid w:val="0029591B"/>
    <w:rsid w:val="00296287"/>
    <w:rsid w:val="00297EDF"/>
    <w:rsid w:val="002A0128"/>
    <w:rsid w:val="002A3F7F"/>
    <w:rsid w:val="002A5980"/>
    <w:rsid w:val="002A6000"/>
    <w:rsid w:val="002B0838"/>
    <w:rsid w:val="002B4908"/>
    <w:rsid w:val="002C220A"/>
    <w:rsid w:val="002C5016"/>
    <w:rsid w:val="002C582E"/>
    <w:rsid w:val="002C6717"/>
    <w:rsid w:val="002E0656"/>
    <w:rsid w:val="002E4768"/>
    <w:rsid w:val="002E7AC8"/>
    <w:rsid w:val="002F4139"/>
    <w:rsid w:val="002F5E19"/>
    <w:rsid w:val="002F7FA1"/>
    <w:rsid w:val="00302FC2"/>
    <w:rsid w:val="00307F62"/>
    <w:rsid w:val="00311ECD"/>
    <w:rsid w:val="00321705"/>
    <w:rsid w:val="00322CBE"/>
    <w:rsid w:val="00323266"/>
    <w:rsid w:val="0032434D"/>
    <w:rsid w:val="00325D5D"/>
    <w:rsid w:val="00326FDA"/>
    <w:rsid w:val="003335B0"/>
    <w:rsid w:val="00333B71"/>
    <w:rsid w:val="0033736C"/>
    <w:rsid w:val="00341937"/>
    <w:rsid w:val="00347984"/>
    <w:rsid w:val="0035468C"/>
    <w:rsid w:val="0035645B"/>
    <w:rsid w:val="00371EC9"/>
    <w:rsid w:val="00374476"/>
    <w:rsid w:val="0037498F"/>
    <w:rsid w:val="00374F6C"/>
    <w:rsid w:val="003767B6"/>
    <w:rsid w:val="00376AEF"/>
    <w:rsid w:val="0038027B"/>
    <w:rsid w:val="0038117F"/>
    <w:rsid w:val="003819DE"/>
    <w:rsid w:val="003827F9"/>
    <w:rsid w:val="0039115C"/>
    <w:rsid w:val="003914E0"/>
    <w:rsid w:val="00396C45"/>
    <w:rsid w:val="003A28BE"/>
    <w:rsid w:val="003A2EDF"/>
    <w:rsid w:val="003A3279"/>
    <w:rsid w:val="003A4C56"/>
    <w:rsid w:val="003B1F46"/>
    <w:rsid w:val="003B2E52"/>
    <w:rsid w:val="003B2E6A"/>
    <w:rsid w:val="003B31E8"/>
    <w:rsid w:val="003B7A48"/>
    <w:rsid w:val="003C00F6"/>
    <w:rsid w:val="003C0181"/>
    <w:rsid w:val="003C1225"/>
    <w:rsid w:val="003C21A0"/>
    <w:rsid w:val="003C6177"/>
    <w:rsid w:val="003C6CBA"/>
    <w:rsid w:val="003D5855"/>
    <w:rsid w:val="003E048C"/>
    <w:rsid w:val="003E0E41"/>
    <w:rsid w:val="003F36DA"/>
    <w:rsid w:val="003F7199"/>
    <w:rsid w:val="004009B8"/>
    <w:rsid w:val="00403FA5"/>
    <w:rsid w:val="00404A48"/>
    <w:rsid w:val="00407481"/>
    <w:rsid w:val="004161BB"/>
    <w:rsid w:val="00417613"/>
    <w:rsid w:val="004213C9"/>
    <w:rsid w:val="00421673"/>
    <w:rsid w:val="00422C0C"/>
    <w:rsid w:val="00423124"/>
    <w:rsid w:val="00424CBA"/>
    <w:rsid w:val="00427A8C"/>
    <w:rsid w:val="004319AD"/>
    <w:rsid w:val="00440A61"/>
    <w:rsid w:val="004447D0"/>
    <w:rsid w:val="004471DE"/>
    <w:rsid w:val="00447699"/>
    <w:rsid w:val="00454BB1"/>
    <w:rsid w:val="004553AA"/>
    <w:rsid w:val="00457BFC"/>
    <w:rsid w:val="00460E50"/>
    <w:rsid w:val="00461660"/>
    <w:rsid w:val="00462A77"/>
    <w:rsid w:val="00465CB9"/>
    <w:rsid w:val="00465E37"/>
    <w:rsid w:val="00466C63"/>
    <w:rsid w:val="004732A0"/>
    <w:rsid w:val="0047554C"/>
    <w:rsid w:val="00477473"/>
    <w:rsid w:val="00477ACC"/>
    <w:rsid w:val="004823D8"/>
    <w:rsid w:val="004850C6"/>
    <w:rsid w:val="004908BD"/>
    <w:rsid w:val="00491E8E"/>
    <w:rsid w:val="004922C2"/>
    <w:rsid w:val="0049618E"/>
    <w:rsid w:val="00497E1D"/>
    <w:rsid w:val="004A1004"/>
    <w:rsid w:val="004A1830"/>
    <w:rsid w:val="004A3333"/>
    <w:rsid w:val="004A6E32"/>
    <w:rsid w:val="004B098E"/>
    <w:rsid w:val="004B1687"/>
    <w:rsid w:val="004B1E6C"/>
    <w:rsid w:val="004B31C6"/>
    <w:rsid w:val="004B7E6E"/>
    <w:rsid w:val="004C2243"/>
    <w:rsid w:val="004C2630"/>
    <w:rsid w:val="004C4757"/>
    <w:rsid w:val="004C5532"/>
    <w:rsid w:val="004C72ED"/>
    <w:rsid w:val="004D0B4A"/>
    <w:rsid w:val="004D2C4A"/>
    <w:rsid w:val="004D5FC2"/>
    <w:rsid w:val="004D73DC"/>
    <w:rsid w:val="004E2A0B"/>
    <w:rsid w:val="004E4108"/>
    <w:rsid w:val="004E6298"/>
    <w:rsid w:val="004F1037"/>
    <w:rsid w:val="004F7C37"/>
    <w:rsid w:val="005025EE"/>
    <w:rsid w:val="00503819"/>
    <w:rsid w:val="00503913"/>
    <w:rsid w:val="00507964"/>
    <w:rsid w:val="005104DC"/>
    <w:rsid w:val="005117B2"/>
    <w:rsid w:val="00515B38"/>
    <w:rsid w:val="00520F3F"/>
    <w:rsid w:val="00523628"/>
    <w:rsid w:val="0052636B"/>
    <w:rsid w:val="005329C2"/>
    <w:rsid w:val="005457E2"/>
    <w:rsid w:val="00546EC1"/>
    <w:rsid w:val="00547C69"/>
    <w:rsid w:val="005503EB"/>
    <w:rsid w:val="00550A9A"/>
    <w:rsid w:val="00551295"/>
    <w:rsid w:val="00557AA1"/>
    <w:rsid w:val="005602ED"/>
    <w:rsid w:val="00570D16"/>
    <w:rsid w:val="00572C51"/>
    <w:rsid w:val="00573322"/>
    <w:rsid w:val="005745C0"/>
    <w:rsid w:val="005779DB"/>
    <w:rsid w:val="00577B8B"/>
    <w:rsid w:val="00581C85"/>
    <w:rsid w:val="005826AA"/>
    <w:rsid w:val="00582B4D"/>
    <w:rsid w:val="00583292"/>
    <w:rsid w:val="00584E95"/>
    <w:rsid w:val="00584EB3"/>
    <w:rsid w:val="00585AA2"/>
    <w:rsid w:val="00587399"/>
    <w:rsid w:val="005947B5"/>
    <w:rsid w:val="0059664C"/>
    <w:rsid w:val="005A4504"/>
    <w:rsid w:val="005A47AA"/>
    <w:rsid w:val="005A5B5F"/>
    <w:rsid w:val="005B705A"/>
    <w:rsid w:val="005C081F"/>
    <w:rsid w:val="005C15FC"/>
    <w:rsid w:val="005C518B"/>
    <w:rsid w:val="005C6FB0"/>
    <w:rsid w:val="005E3599"/>
    <w:rsid w:val="005F4D7C"/>
    <w:rsid w:val="005F533B"/>
    <w:rsid w:val="0060060B"/>
    <w:rsid w:val="006020A2"/>
    <w:rsid w:val="006024D6"/>
    <w:rsid w:val="0060336D"/>
    <w:rsid w:val="00605588"/>
    <w:rsid w:val="00606B2E"/>
    <w:rsid w:val="00611502"/>
    <w:rsid w:val="00613C92"/>
    <w:rsid w:val="006170A6"/>
    <w:rsid w:val="00620775"/>
    <w:rsid w:val="00626350"/>
    <w:rsid w:val="00634CE3"/>
    <w:rsid w:val="00637679"/>
    <w:rsid w:val="006422CA"/>
    <w:rsid w:val="00652704"/>
    <w:rsid w:val="006527AD"/>
    <w:rsid w:val="006548B2"/>
    <w:rsid w:val="00655AED"/>
    <w:rsid w:val="00657CB4"/>
    <w:rsid w:val="0066474E"/>
    <w:rsid w:val="00664DC4"/>
    <w:rsid w:val="00672EE4"/>
    <w:rsid w:val="006815FB"/>
    <w:rsid w:val="00683C7E"/>
    <w:rsid w:val="00684E7C"/>
    <w:rsid w:val="00695F7A"/>
    <w:rsid w:val="0069798D"/>
    <w:rsid w:val="006A7091"/>
    <w:rsid w:val="006A7633"/>
    <w:rsid w:val="006B2716"/>
    <w:rsid w:val="006B5332"/>
    <w:rsid w:val="006B598A"/>
    <w:rsid w:val="006C00DE"/>
    <w:rsid w:val="006C0AE3"/>
    <w:rsid w:val="006C48E3"/>
    <w:rsid w:val="006C4ABB"/>
    <w:rsid w:val="006C7AB4"/>
    <w:rsid w:val="006D0082"/>
    <w:rsid w:val="006D0BF6"/>
    <w:rsid w:val="006D5165"/>
    <w:rsid w:val="006D67B2"/>
    <w:rsid w:val="006D7AFB"/>
    <w:rsid w:val="006E0040"/>
    <w:rsid w:val="006E2633"/>
    <w:rsid w:val="006E348B"/>
    <w:rsid w:val="006E7D01"/>
    <w:rsid w:val="006F0985"/>
    <w:rsid w:val="006F4244"/>
    <w:rsid w:val="006F6432"/>
    <w:rsid w:val="00701A4B"/>
    <w:rsid w:val="00702AE4"/>
    <w:rsid w:val="007034F9"/>
    <w:rsid w:val="0070458D"/>
    <w:rsid w:val="007061BB"/>
    <w:rsid w:val="00706F6D"/>
    <w:rsid w:val="00711318"/>
    <w:rsid w:val="00717920"/>
    <w:rsid w:val="00720F73"/>
    <w:rsid w:val="007233F4"/>
    <w:rsid w:val="00723CCB"/>
    <w:rsid w:val="00724700"/>
    <w:rsid w:val="00726AF6"/>
    <w:rsid w:val="00732B0D"/>
    <w:rsid w:val="00733167"/>
    <w:rsid w:val="007360A0"/>
    <w:rsid w:val="00741AEA"/>
    <w:rsid w:val="00743673"/>
    <w:rsid w:val="007476FC"/>
    <w:rsid w:val="00747FF6"/>
    <w:rsid w:val="007513F7"/>
    <w:rsid w:val="00752FAC"/>
    <w:rsid w:val="00760DB1"/>
    <w:rsid w:val="00772D9F"/>
    <w:rsid w:val="00772E4B"/>
    <w:rsid w:val="0077377F"/>
    <w:rsid w:val="007773A0"/>
    <w:rsid w:val="00793365"/>
    <w:rsid w:val="00795CB0"/>
    <w:rsid w:val="007A06A1"/>
    <w:rsid w:val="007A0F09"/>
    <w:rsid w:val="007A13BB"/>
    <w:rsid w:val="007A2E69"/>
    <w:rsid w:val="007A2F00"/>
    <w:rsid w:val="007A5137"/>
    <w:rsid w:val="007A7191"/>
    <w:rsid w:val="007B64AA"/>
    <w:rsid w:val="007C145E"/>
    <w:rsid w:val="007C3CFB"/>
    <w:rsid w:val="007C44AC"/>
    <w:rsid w:val="007C6AC2"/>
    <w:rsid w:val="007C7315"/>
    <w:rsid w:val="007C7FCD"/>
    <w:rsid w:val="007D2824"/>
    <w:rsid w:val="007D4BAD"/>
    <w:rsid w:val="007D6FCF"/>
    <w:rsid w:val="007E1AC2"/>
    <w:rsid w:val="007F18A7"/>
    <w:rsid w:val="007F3AEA"/>
    <w:rsid w:val="007F441A"/>
    <w:rsid w:val="0080001A"/>
    <w:rsid w:val="00800D3D"/>
    <w:rsid w:val="00801518"/>
    <w:rsid w:val="00804B23"/>
    <w:rsid w:val="00806E4F"/>
    <w:rsid w:val="008100AA"/>
    <w:rsid w:val="00812728"/>
    <w:rsid w:val="00812CDB"/>
    <w:rsid w:val="008132F5"/>
    <w:rsid w:val="00814504"/>
    <w:rsid w:val="00814F05"/>
    <w:rsid w:val="00817B08"/>
    <w:rsid w:val="00826684"/>
    <w:rsid w:val="00827467"/>
    <w:rsid w:val="00827676"/>
    <w:rsid w:val="00831FF0"/>
    <w:rsid w:val="008327ED"/>
    <w:rsid w:val="008357CD"/>
    <w:rsid w:val="008374FC"/>
    <w:rsid w:val="00840BBD"/>
    <w:rsid w:val="008411C1"/>
    <w:rsid w:val="00842DDE"/>
    <w:rsid w:val="00843FF9"/>
    <w:rsid w:val="00846372"/>
    <w:rsid w:val="00853016"/>
    <w:rsid w:val="008532F6"/>
    <w:rsid w:val="008549DA"/>
    <w:rsid w:val="00855696"/>
    <w:rsid w:val="0085574F"/>
    <w:rsid w:val="00856A6B"/>
    <w:rsid w:val="008574DE"/>
    <w:rsid w:val="00861AFB"/>
    <w:rsid w:val="00866BA4"/>
    <w:rsid w:val="00870ACE"/>
    <w:rsid w:val="008717A7"/>
    <w:rsid w:val="0087348C"/>
    <w:rsid w:val="00875E7E"/>
    <w:rsid w:val="00875F14"/>
    <w:rsid w:val="0088056C"/>
    <w:rsid w:val="0088078F"/>
    <w:rsid w:val="00882CD4"/>
    <w:rsid w:val="00883C74"/>
    <w:rsid w:val="00886A47"/>
    <w:rsid w:val="0089043B"/>
    <w:rsid w:val="00890EE0"/>
    <w:rsid w:val="008959AA"/>
    <w:rsid w:val="00896200"/>
    <w:rsid w:val="00896BD0"/>
    <w:rsid w:val="00897842"/>
    <w:rsid w:val="008A1964"/>
    <w:rsid w:val="008A1A12"/>
    <w:rsid w:val="008A1CDC"/>
    <w:rsid w:val="008A237F"/>
    <w:rsid w:val="008A4362"/>
    <w:rsid w:val="008A49FF"/>
    <w:rsid w:val="008A67B1"/>
    <w:rsid w:val="008A76DE"/>
    <w:rsid w:val="008B5C34"/>
    <w:rsid w:val="008C612C"/>
    <w:rsid w:val="008C7712"/>
    <w:rsid w:val="008D1B58"/>
    <w:rsid w:val="008D1ECE"/>
    <w:rsid w:val="008D1EF6"/>
    <w:rsid w:val="008D29C2"/>
    <w:rsid w:val="008D7D8C"/>
    <w:rsid w:val="008D7EBC"/>
    <w:rsid w:val="008E1438"/>
    <w:rsid w:val="008E2586"/>
    <w:rsid w:val="008E2EE7"/>
    <w:rsid w:val="008E3F5B"/>
    <w:rsid w:val="008E499E"/>
    <w:rsid w:val="008E5E33"/>
    <w:rsid w:val="008E7084"/>
    <w:rsid w:val="008E7432"/>
    <w:rsid w:val="008F681F"/>
    <w:rsid w:val="008F76EB"/>
    <w:rsid w:val="008F7DF3"/>
    <w:rsid w:val="0090245F"/>
    <w:rsid w:val="00902509"/>
    <w:rsid w:val="00902C41"/>
    <w:rsid w:val="009074E4"/>
    <w:rsid w:val="00907D48"/>
    <w:rsid w:val="0091722D"/>
    <w:rsid w:val="00922696"/>
    <w:rsid w:val="009231A6"/>
    <w:rsid w:val="009250DC"/>
    <w:rsid w:val="00927934"/>
    <w:rsid w:val="00927FCE"/>
    <w:rsid w:val="00932AC3"/>
    <w:rsid w:val="00932F28"/>
    <w:rsid w:val="009334DD"/>
    <w:rsid w:val="00935061"/>
    <w:rsid w:val="0093784C"/>
    <w:rsid w:val="0094013C"/>
    <w:rsid w:val="00940D52"/>
    <w:rsid w:val="00940E38"/>
    <w:rsid w:val="00942591"/>
    <w:rsid w:val="00943808"/>
    <w:rsid w:val="00943A64"/>
    <w:rsid w:val="00946148"/>
    <w:rsid w:val="00946EEA"/>
    <w:rsid w:val="00947389"/>
    <w:rsid w:val="0095033F"/>
    <w:rsid w:val="00950562"/>
    <w:rsid w:val="00954F5B"/>
    <w:rsid w:val="00960A5B"/>
    <w:rsid w:val="00960D21"/>
    <w:rsid w:val="00963A47"/>
    <w:rsid w:val="009738B0"/>
    <w:rsid w:val="00982892"/>
    <w:rsid w:val="009841E5"/>
    <w:rsid w:val="00984AF4"/>
    <w:rsid w:val="0098629A"/>
    <w:rsid w:val="00995B95"/>
    <w:rsid w:val="00996A1F"/>
    <w:rsid w:val="00997A6C"/>
    <w:rsid w:val="009A66F1"/>
    <w:rsid w:val="009A70B4"/>
    <w:rsid w:val="009B3149"/>
    <w:rsid w:val="009B583F"/>
    <w:rsid w:val="009C07ED"/>
    <w:rsid w:val="009C0ED4"/>
    <w:rsid w:val="009C37AB"/>
    <w:rsid w:val="009C5A38"/>
    <w:rsid w:val="009C6B60"/>
    <w:rsid w:val="009D73B8"/>
    <w:rsid w:val="009E001B"/>
    <w:rsid w:val="009E5C19"/>
    <w:rsid w:val="009F1C12"/>
    <w:rsid w:val="009F58AC"/>
    <w:rsid w:val="009F5FBA"/>
    <w:rsid w:val="009F6A06"/>
    <w:rsid w:val="009F7A92"/>
    <w:rsid w:val="00A03423"/>
    <w:rsid w:val="00A042D3"/>
    <w:rsid w:val="00A04FDF"/>
    <w:rsid w:val="00A07DE8"/>
    <w:rsid w:val="00A11527"/>
    <w:rsid w:val="00A12832"/>
    <w:rsid w:val="00A22698"/>
    <w:rsid w:val="00A24DC4"/>
    <w:rsid w:val="00A31C97"/>
    <w:rsid w:val="00A33E22"/>
    <w:rsid w:val="00A432C6"/>
    <w:rsid w:val="00A51456"/>
    <w:rsid w:val="00A5207A"/>
    <w:rsid w:val="00A54DCC"/>
    <w:rsid w:val="00A55D1F"/>
    <w:rsid w:val="00A56083"/>
    <w:rsid w:val="00A5683C"/>
    <w:rsid w:val="00A60FF5"/>
    <w:rsid w:val="00A6264B"/>
    <w:rsid w:val="00A6397F"/>
    <w:rsid w:val="00A72B89"/>
    <w:rsid w:val="00A74C42"/>
    <w:rsid w:val="00A7522C"/>
    <w:rsid w:val="00A75693"/>
    <w:rsid w:val="00A7655B"/>
    <w:rsid w:val="00A82161"/>
    <w:rsid w:val="00A83F48"/>
    <w:rsid w:val="00A8413F"/>
    <w:rsid w:val="00A9144C"/>
    <w:rsid w:val="00A943BD"/>
    <w:rsid w:val="00A94EC6"/>
    <w:rsid w:val="00AA0526"/>
    <w:rsid w:val="00AA0DA9"/>
    <w:rsid w:val="00AA1E34"/>
    <w:rsid w:val="00AA2EB6"/>
    <w:rsid w:val="00AB2A7D"/>
    <w:rsid w:val="00AC73C3"/>
    <w:rsid w:val="00AC7ED2"/>
    <w:rsid w:val="00AD04DB"/>
    <w:rsid w:val="00AD5176"/>
    <w:rsid w:val="00AD67A3"/>
    <w:rsid w:val="00AE035D"/>
    <w:rsid w:val="00AE3F42"/>
    <w:rsid w:val="00AF1880"/>
    <w:rsid w:val="00B04686"/>
    <w:rsid w:val="00B06918"/>
    <w:rsid w:val="00B06A56"/>
    <w:rsid w:val="00B0776F"/>
    <w:rsid w:val="00B133A3"/>
    <w:rsid w:val="00B135B9"/>
    <w:rsid w:val="00B147D2"/>
    <w:rsid w:val="00B16741"/>
    <w:rsid w:val="00B17755"/>
    <w:rsid w:val="00B17B31"/>
    <w:rsid w:val="00B2376A"/>
    <w:rsid w:val="00B27000"/>
    <w:rsid w:val="00B32CC1"/>
    <w:rsid w:val="00B341F3"/>
    <w:rsid w:val="00B344A8"/>
    <w:rsid w:val="00B35058"/>
    <w:rsid w:val="00B3704B"/>
    <w:rsid w:val="00B4376C"/>
    <w:rsid w:val="00B466AE"/>
    <w:rsid w:val="00B5009E"/>
    <w:rsid w:val="00B53FD0"/>
    <w:rsid w:val="00B54B63"/>
    <w:rsid w:val="00B55267"/>
    <w:rsid w:val="00B62866"/>
    <w:rsid w:val="00B66D5E"/>
    <w:rsid w:val="00B675AC"/>
    <w:rsid w:val="00B711EC"/>
    <w:rsid w:val="00B723C3"/>
    <w:rsid w:val="00B73886"/>
    <w:rsid w:val="00B73CF0"/>
    <w:rsid w:val="00B7420B"/>
    <w:rsid w:val="00B75BFE"/>
    <w:rsid w:val="00B827F8"/>
    <w:rsid w:val="00B8286D"/>
    <w:rsid w:val="00B8752F"/>
    <w:rsid w:val="00B91CA1"/>
    <w:rsid w:val="00B949E5"/>
    <w:rsid w:val="00B94CBC"/>
    <w:rsid w:val="00B95C8C"/>
    <w:rsid w:val="00BA4710"/>
    <w:rsid w:val="00BA50F6"/>
    <w:rsid w:val="00BA6D31"/>
    <w:rsid w:val="00BB066F"/>
    <w:rsid w:val="00BB132F"/>
    <w:rsid w:val="00BB337C"/>
    <w:rsid w:val="00BB4112"/>
    <w:rsid w:val="00BB44CF"/>
    <w:rsid w:val="00BC432C"/>
    <w:rsid w:val="00BC4B5E"/>
    <w:rsid w:val="00BC79C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76EB"/>
    <w:rsid w:val="00C01D7E"/>
    <w:rsid w:val="00C03356"/>
    <w:rsid w:val="00C03A00"/>
    <w:rsid w:val="00C0584E"/>
    <w:rsid w:val="00C05994"/>
    <w:rsid w:val="00C06676"/>
    <w:rsid w:val="00C10767"/>
    <w:rsid w:val="00C13B47"/>
    <w:rsid w:val="00C15D05"/>
    <w:rsid w:val="00C173F8"/>
    <w:rsid w:val="00C17515"/>
    <w:rsid w:val="00C24727"/>
    <w:rsid w:val="00C27530"/>
    <w:rsid w:val="00C33135"/>
    <w:rsid w:val="00C33DE1"/>
    <w:rsid w:val="00C34730"/>
    <w:rsid w:val="00C40FF2"/>
    <w:rsid w:val="00C41D0B"/>
    <w:rsid w:val="00C535A9"/>
    <w:rsid w:val="00C57731"/>
    <w:rsid w:val="00C62558"/>
    <w:rsid w:val="00C63890"/>
    <w:rsid w:val="00C64097"/>
    <w:rsid w:val="00C670D8"/>
    <w:rsid w:val="00C7025B"/>
    <w:rsid w:val="00C726CF"/>
    <w:rsid w:val="00C730F9"/>
    <w:rsid w:val="00C814FD"/>
    <w:rsid w:val="00C84B1E"/>
    <w:rsid w:val="00C85D9B"/>
    <w:rsid w:val="00C8648B"/>
    <w:rsid w:val="00C91ECF"/>
    <w:rsid w:val="00C93C83"/>
    <w:rsid w:val="00C94851"/>
    <w:rsid w:val="00C97048"/>
    <w:rsid w:val="00CA2ADD"/>
    <w:rsid w:val="00CA3575"/>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52BC"/>
    <w:rsid w:val="00CD5D58"/>
    <w:rsid w:val="00CE13FE"/>
    <w:rsid w:val="00CE3790"/>
    <w:rsid w:val="00CE6E8D"/>
    <w:rsid w:val="00CE7787"/>
    <w:rsid w:val="00CF0504"/>
    <w:rsid w:val="00CF175A"/>
    <w:rsid w:val="00CF1B2A"/>
    <w:rsid w:val="00CF3B4C"/>
    <w:rsid w:val="00CF5747"/>
    <w:rsid w:val="00D00F77"/>
    <w:rsid w:val="00D018E5"/>
    <w:rsid w:val="00D02B2F"/>
    <w:rsid w:val="00D05E15"/>
    <w:rsid w:val="00D072D1"/>
    <w:rsid w:val="00D07864"/>
    <w:rsid w:val="00D10A54"/>
    <w:rsid w:val="00D10D2B"/>
    <w:rsid w:val="00D13B15"/>
    <w:rsid w:val="00D141B9"/>
    <w:rsid w:val="00D17015"/>
    <w:rsid w:val="00D20ED4"/>
    <w:rsid w:val="00D21621"/>
    <w:rsid w:val="00D24A39"/>
    <w:rsid w:val="00D252FF"/>
    <w:rsid w:val="00D254A6"/>
    <w:rsid w:val="00D269B9"/>
    <w:rsid w:val="00D27F19"/>
    <w:rsid w:val="00D30258"/>
    <w:rsid w:val="00D32788"/>
    <w:rsid w:val="00D34870"/>
    <w:rsid w:val="00D34BEE"/>
    <w:rsid w:val="00D34D60"/>
    <w:rsid w:val="00D36A7B"/>
    <w:rsid w:val="00D41E76"/>
    <w:rsid w:val="00D43B8A"/>
    <w:rsid w:val="00D45026"/>
    <w:rsid w:val="00D5340D"/>
    <w:rsid w:val="00D53FFE"/>
    <w:rsid w:val="00D6330A"/>
    <w:rsid w:val="00D63C20"/>
    <w:rsid w:val="00D66CB2"/>
    <w:rsid w:val="00D66CFF"/>
    <w:rsid w:val="00D67E45"/>
    <w:rsid w:val="00D77D56"/>
    <w:rsid w:val="00D82E23"/>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B1F0E"/>
    <w:rsid w:val="00DB3AA7"/>
    <w:rsid w:val="00DB5DB4"/>
    <w:rsid w:val="00DB6525"/>
    <w:rsid w:val="00DB676E"/>
    <w:rsid w:val="00DC11C2"/>
    <w:rsid w:val="00DC613A"/>
    <w:rsid w:val="00DC680B"/>
    <w:rsid w:val="00DC6BF5"/>
    <w:rsid w:val="00DC7715"/>
    <w:rsid w:val="00DD3615"/>
    <w:rsid w:val="00DD4364"/>
    <w:rsid w:val="00DD66F8"/>
    <w:rsid w:val="00DE3538"/>
    <w:rsid w:val="00DE639A"/>
    <w:rsid w:val="00DE6A76"/>
    <w:rsid w:val="00DF2EF2"/>
    <w:rsid w:val="00DF3C5E"/>
    <w:rsid w:val="00DF3FA8"/>
    <w:rsid w:val="00DF4D0D"/>
    <w:rsid w:val="00DF5788"/>
    <w:rsid w:val="00E009B9"/>
    <w:rsid w:val="00E017B6"/>
    <w:rsid w:val="00E05DC9"/>
    <w:rsid w:val="00E0608F"/>
    <w:rsid w:val="00E11C0F"/>
    <w:rsid w:val="00E1225E"/>
    <w:rsid w:val="00E20BAE"/>
    <w:rsid w:val="00E22BF5"/>
    <w:rsid w:val="00E23E0C"/>
    <w:rsid w:val="00E316DF"/>
    <w:rsid w:val="00E32B44"/>
    <w:rsid w:val="00E34336"/>
    <w:rsid w:val="00E3637C"/>
    <w:rsid w:val="00E40C58"/>
    <w:rsid w:val="00E40F2B"/>
    <w:rsid w:val="00E4160B"/>
    <w:rsid w:val="00E503C0"/>
    <w:rsid w:val="00E51C92"/>
    <w:rsid w:val="00E51F89"/>
    <w:rsid w:val="00E52B9B"/>
    <w:rsid w:val="00E52D78"/>
    <w:rsid w:val="00E54330"/>
    <w:rsid w:val="00E54769"/>
    <w:rsid w:val="00E70A9F"/>
    <w:rsid w:val="00E7149C"/>
    <w:rsid w:val="00E71FDD"/>
    <w:rsid w:val="00E74C9E"/>
    <w:rsid w:val="00E75162"/>
    <w:rsid w:val="00E76581"/>
    <w:rsid w:val="00E80F51"/>
    <w:rsid w:val="00E84EBE"/>
    <w:rsid w:val="00E8714B"/>
    <w:rsid w:val="00E90ECD"/>
    <w:rsid w:val="00E91063"/>
    <w:rsid w:val="00E92231"/>
    <w:rsid w:val="00E9478D"/>
    <w:rsid w:val="00E94B6C"/>
    <w:rsid w:val="00E95BC6"/>
    <w:rsid w:val="00E95E62"/>
    <w:rsid w:val="00E96342"/>
    <w:rsid w:val="00E96556"/>
    <w:rsid w:val="00EA21F1"/>
    <w:rsid w:val="00EA284B"/>
    <w:rsid w:val="00EA3D66"/>
    <w:rsid w:val="00EA51AC"/>
    <w:rsid w:val="00EA6722"/>
    <w:rsid w:val="00EB0951"/>
    <w:rsid w:val="00EB0C11"/>
    <w:rsid w:val="00EB4096"/>
    <w:rsid w:val="00EB46D1"/>
    <w:rsid w:val="00EC021A"/>
    <w:rsid w:val="00EC1911"/>
    <w:rsid w:val="00EC1BDC"/>
    <w:rsid w:val="00EC1D64"/>
    <w:rsid w:val="00EC4558"/>
    <w:rsid w:val="00EC55AF"/>
    <w:rsid w:val="00ED1059"/>
    <w:rsid w:val="00EE1BC2"/>
    <w:rsid w:val="00EE26BF"/>
    <w:rsid w:val="00EE483D"/>
    <w:rsid w:val="00EF2360"/>
    <w:rsid w:val="00EF5FEC"/>
    <w:rsid w:val="00EF7FB7"/>
    <w:rsid w:val="00F02008"/>
    <w:rsid w:val="00F03978"/>
    <w:rsid w:val="00F0611C"/>
    <w:rsid w:val="00F073E4"/>
    <w:rsid w:val="00F12CA2"/>
    <w:rsid w:val="00F140D9"/>
    <w:rsid w:val="00F1568A"/>
    <w:rsid w:val="00F16B4C"/>
    <w:rsid w:val="00F17AE7"/>
    <w:rsid w:val="00F2106D"/>
    <w:rsid w:val="00F25992"/>
    <w:rsid w:val="00F26455"/>
    <w:rsid w:val="00F31EF8"/>
    <w:rsid w:val="00F3561D"/>
    <w:rsid w:val="00F35846"/>
    <w:rsid w:val="00F35B49"/>
    <w:rsid w:val="00F433AA"/>
    <w:rsid w:val="00F44E62"/>
    <w:rsid w:val="00F52ABC"/>
    <w:rsid w:val="00F60FAC"/>
    <w:rsid w:val="00F6411C"/>
    <w:rsid w:val="00F641C0"/>
    <w:rsid w:val="00F65279"/>
    <w:rsid w:val="00F65E40"/>
    <w:rsid w:val="00F66F82"/>
    <w:rsid w:val="00F71B08"/>
    <w:rsid w:val="00F757E8"/>
    <w:rsid w:val="00F779D1"/>
    <w:rsid w:val="00F8200B"/>
    <w:rsid w:val="00F84221"/>
    <w:rsid w:val="00F85DD6"/>
    <w:rsid w:val="00F92765"/>
    <w:rsid w:val="00F9289D"/>
    <w:rsid w:val="00FA01CA"/>
    <w:rsid w:val="00FA12C7"/>
    <w:rsid w:val="00FA313D"/>
    <w:rsid w:val="00FB1785"/>
    <w:rsid w:val="00FB17A0"/>
    <w:rsid w:val="00FB27DC"/>
    <w:rsid w:val="00FB79BF"/>
    <w:rsid w:val="00FC052D"/>
    <w:rsid w:val="00FC4B72"/>
    <w:rsid w:val="00FC5D92"/>
    <w:rsid w:val="00FC682C"/>
    <w:rsid w:val="00FC7639"/>
    <w:rsid w:val="00FD1B8A"/>
    <w:rsid w:val="00FD34F1"/>
    <w:rsid w:val="00FD7A35"/>
    <w:rsid w:val="00FE0EF2"/>
    <w:rsid w:val="00FE2138"/>
    <w:rsid w:val="00FE4E68"/>
    <w:rsid w:val="00FE6275"/>
    <w:rsid w:val="00FF0CA4"/>
    <w:rsid w:val="00FF23AA"/>
    <w:rsid w:val="00FF2CB8"/>
    <w:rsid w:val="00FF3E67"/>
    <w:rsid w:val="00FF4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C0519853-2809-4F59-8604-58B73D226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kaskr/adcomp" TargetMode="Externa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6834BB-1076-4B57-883F-D82838331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7177EAEA.dotm</Template>
  <TotalTime>2189</TotalTime>
  <Pages>33</Pages>
  <Words>9354</Words>
  <Characters>53324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 Webber</cp:lastModifiedBy>
  <cp:revision>274</cp:revision>
  <cp:lastPrinted>2015-01-29T21:40:00Z</cp:lastPrinted>
  <dcterms:created xsi:type="dcterms:W3CDTF">2015-01-23T23:16:00Z</dcterms:created>
  <dcterms:modified xsi:type="dcterms:W3CDTF">2015-02-02T22:08:00Z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