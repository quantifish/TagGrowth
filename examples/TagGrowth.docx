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DB2C1" w14:textId="67F46B38" w:rsidR="00583292" w:rsidRPr="002C694D" w:rsidRDefault="00583292" w:rsidP="002C694D">
      <w:pPr>
        <w:tabs>
          <w:tab w:val="left" w:pos="360"/>
          <w:tab w:val="left" w:pos="720"/>
          <w:tab w:val="left" w:pos="8640"/>
        </w:tabs>
        <w:spacing w:after="0" w:line="480" w:lineRule="auto"/>
        <w:jc w:val="center"/>
        <w:rPr>
          <w:rFonts w:ascii="Times New Roman" w:hAnsi="Times New Roman" w:cs="Times New Roman"/>
          <w:b/>
          <w:sz w:val="28"/>
          <w:szCs w:val="28"/>
        </w:rPr>
      </w:pPr>
      <w:r w:rsidRPr="002C694D">
        <w:rPr>
          <w:rFonts w:ascii="Times New Roman" w:hAnsi="Times New Roman" w:cs="Times New Roman"/>
          <w:b/>
          <w:sz w:val="28"/>
          <w:szCs w:val="28"/>
        </w:rPr>
        <w:t>Variation in growth among individuals and over time: a case study and simulation expe</w:t>
      </w:r>
      <w:bookmarkStart w:id="0" w:name="_GoBack"/>
      <w:bookmarkEnd w:id="0"/>
      <w:r w:rsidRPr="002C694D">
        <w:rPr>
          <w:rFonts w:ascii="Times New Roman" w:hAnsi="Times New Roman" w:cs="Times New Roman"/>
          <w:b/>
          <w:sz w:val="28"/>
          <w:szCs w:val="28"/>
        </w:rPr>
        <w:t>riment involving tagged Antarctic toothfish</w:t>
      </w:r>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6145D56B" w:rsidR="00C54E6E" w:rsidRDefault="00710EB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Organisms in the marine environment are likely to exhibit variation in growth among individuals, and this variation may be persistent (particular individuals growing faster/slower throughout the</w:t>
      </w:r>
      <w:r w:rsidR="008A434A">
        <w:rPr>
          <w:rFonts w:ascii="Times New Roman" w:hAnsi="Times New Roman" w:cs="Times New Roman"/>
          <w:sz w:val="24"/>
          <w:szCs w:val="24"/>
        </w:rPr>
        <w:t>ir</w:t>
      </w:r>
      <w:r>
        <w:rPr>
          <w:rFonts w:ascii="Times New Roman" w:hAnsi="Times New Roman" w:cs="Times New Roman"/>
          <w:sz w:val="24"/>
          <w:szCs w:val="24"/>
        </w:rPr>
        <w:t xml:space="preserve"> entire lifetime) or transient (particular individuals growing faster in one year than another year).  Understanding variation in growth is necessary when interpreting data regarding size (length or weight) in population models, or when estimating growth given data for tagged individuals.  </w:t>
      </w:r>
      <w:r w:rsidR="0052594F">
        <w:rPr>
          <w:rFonts w:ascii="Times New Roman" w:hAnsi="Times New Roman" w:cs="Times New Roman"/>
          <w:sz w:val="24"/>
          <w:szCs w:val="24"/>
        </w:rPr>
        <w:t xml:space="preserve">In this study, we </w:t>
      </w:r>
      <w:r w:rsidR="00C54E6E">
        <w:rPr>
          <w:rFonts w:ascii="Times New Roman" w:hAnsi="Times New Roman" w:cs="Times New Roman"/>
          <w:sz w:val="24"/>
          <w:szCs w:val="24"/>
        </w:rPr>
        <w:t xml:space="preserve">explicitly model </w:t>
      </w:r>
      <w:r>
        <w:rPr>
          <w:rFonts w:ascii="Times New Roman" w:hAnsi="Times New Roman" w:cs="Times New Roman"/>
          <w:sz w:val="24"/>
          <w:szCs w:val="24"/>
        </w:rPr>
        <w:t xml:space="preserve">persistent and transient variation </w:t>
      </w:r>
      <w:r w:rsidR="00C54E6E">
        <w:rPr>
          <w:rFonts w:ascii="Times New Roman" w:hAnsi="Times New Roman" w:cs="Times New Roman"/>
          <w:sz w:val="24"/>
          <w:szCs w:val="24"/>
        </w:rPr>
        <w:t>in growth rates</w:t>
      </w:r>
      <w:r w:rsidR="00DB1D55">
        <w:rPr>
          <w:rFonts w:ascii="Times New Roman" w:hAnsi="Times New Roman" w:cs="Times New Roman"/>
          <w:sz w:val="24"/>
          <w:szCs w:val="24"/>
        </w:rPr>
        <w:t xml:space="preserve"> </w:t>
      </w:r>
      <w:r>
        <w:rPr>
          <w:rFonts w:ascii="Times New Roman" w:hAnsi="Times New Roman" w:cs="Times New Roman"/>
          <w:sz w:val="24"/>
          <w:szCs w:val="24"/>
        </w:rPr>
        <w:t xml:space="preserve">among individuals </w:t>
      </w:r>
      <w:r w:rsidR="00DB1D55">
        <w:rPr>
          <w:rFonts w:ascii="Times New Roman" w:hAnsi="Times New Roman" w:cs="Times New Roman"/>
          <w:sz w:val="24"/>
          <w:szCs w:val="24"/>
        </w:rPr>
        <w:t>in a wild marine population</w:t>
      </w:r>
      <w:r w:rsidR="00D043BF">
        <w:rPr>
          <w:rFonts w:ascii="Times New Roman" w:hAnsi="Times New Roman" w:cs="Times New Roman"/>
          <w:sz w:val="24"/>
          <w:szCs w:val="24"/>
        </w:rPr>
        <w:t xml:space="preserve"> of Antarctic toothfish </w:t>
      </w:r>
      <w:r w:rsidR="00D043BF" w:rsidRPr="009C37AB">
        <w:rPr>
          <w:rFonts w:ascii="Times New Roman" w:hAnsi="Times New Roman" w:cs="Times New Roman"/>
          <w:sz w:val="24"/>
          <w:szCs w:val="24"/>
        </w:rPr>
        <w:t>(</w:t>
      </w:r>
      <w:r w:rsidR="00D043BF">
        <w:rPr>
          <w:rFonts w:ascii="Times New Roman" w:hAnsi="Times New Roman" w:cs="Times New Roman"/>
          <w:i/>
          <w:sz w:val="24"/>
          <w:szCs w:val="24"/>
        </w:rPr>
        <w:t>Dissostichus mawsoni</w:t>
      </w:r>
      <w:r w:rsidR="00D043BF" w:rsidRPr="009C37AB">
        <w:rPr>
          <w:rFonts w:ascii="Times New Roman" w:hAnsi="Times New Roman" w:cs="Times New Roman"/>
          <w:sz w:val="24"/>
          <w:szCs w:val="24"/>
        </w:rPr>
        <w:t>)</w:t>
      </w:r>
      <w:r w:rsidR="00D043BF">
        <w:rPr>
          <w:rFonts w:ascii="Times New Roman" w:hAnsi="Times New Roman" w:cs="Times New Roman"/>
          <w:sz w:val="24"/>
          <w:szCs w:val="24"/>
        </w:rPr>
        <w:t xml:space="preserve"> in the Ross Sea</w:t>
      </w:r>
      <w:r>
        <w:rPr>
          <w:rFonts w:ascii="Times New Roman" w:hAnsi="Times New Roman" w:cs="Times New Roman"/>
          <w:sz w:val="24"/>
          <w:szCs w:val="24"/>
        </w:rPr>
        <w:t xml:space="preserve">, in addition to </w:t>
      </w:r>
      <w:r w:rsidR="0052594F">
        <w:rPr>
          <w:rFonts w:ascii="Times New Roman" w:hAnsi="Times New Roman" w:cs="Times New Roman"/>
          <w:sz w:val="24"/>
          <w:szCs w:val="24"/>
        </w:rPr>
        <w:t xml:space="preserve">sex-specific differences in </w:t>
      </w:r>
      <w:r>
        <w:rPr>
          <w:rFonts w:ascii="Times New Roman" w:hAnsi="Times New Roman" w:cs="Times New Roman"/>
          <w:sz w:val="24"/>
          <w:szCs w:val="24"/>
        </w:rPr>
        <w:t xml:space="preserve">average </w:t>
      </w:r>
      <w:r w:rsidR="0052594F">
        <w:rPr>
          <w:rFonts w:ascii="Times New Roman" w:hAnsi="Times New Roman" w:cs="Times New Roman"/>
          <w:sz w:val="24"/>
          <w:szCs w:val="24"/>
        </w:rPr>
        <w:t>growth rates</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 implemented using maximum marginal likelihood estimation</w:t>
      </w:r>
      <w:r w:rsidR="00D30472">
        <w:rPr>
          <w:rFonts w:ascii="Times New Roman" w:hAnsi="Times New Roman" w:cs="Times New Roman"/>
          <w:sz w:val="24"/>
          <w:szCs w:val="24"/>
        </w:rPr>
        <w:t xml:space="preserve"> and validated using a simulation study</w:t>
      </w:r>
      <w:r w:rsidR="00BD25B3">
        <w:rPr>
          <w:rFonts w:ascii="Times New Roman" w:hAnsi="Times New Roman" w:cs="Times New Roman"/>
          <w:sz w:val="24"/>
          <w:szCs w:val="24"/>
        </w:rPr>
        <w:t xml:space="preserve">.  The code is distributed as a publicly available package </w:t>
      </w:r>
      <w:r>
        <w:rPr>
          <w:rFonts w:ascii="Times New Roman" w:hAnsi="Times New Roman" w:cs="Times New Roman"/>
          <w:i/>
          <w:sz w:val="24"/>
          <w:szCs w:val="24"/>
        </w:rPr>
        <w:t>TagGrowth</w:t>
      </w:r>
      <w:r>
        <w:rPr>
          <w:rFonts w:ascii="Times New Roman" w:hAnsi="Times New Roman" w:cs="Times New Roman"/>
          <w:sz w:val="24"/>
          <w:szCs w:val="24"/>
        </w:rPr>
        <w:t xml:space="preserve"> </w:t>
      </w:r>
      <w:r w:rsidR="00BD25B3">
        <w:rPr>
          <w:rFonts w:ascii="Times New Roman" w:hAnsi="Times New Roman" w:cs="Times New Roman"/>
          <w:sz w:val="24"/>
          <w:szCs w:val="24"/>
        </w:rPr>
        <w:t>in the R statistical environment.</w:t>
      </w:r>
      <w:r w:rsidR="009935C6">
        <w:rPr>
          <w:rFonts w:ascii="Times New Roman" w:hAnsi="Times New Roman" w:cs="Times New Roman"/>
          <w:sz w:val="24"/>
          <w:szCs w:val="24"/>
        </w:rPr>
        <w:t xml:space="preserve">  </w:t>
      </w:r>
      <w:r w:rsidR="00C202D7">
        <w:rPr>
          <w:rFonts w:ascii="Times New Roman" w:hAnsi="Times New Roman" w:cs="Times New Roman"/>
          <w:sz w:val="24"/>
          <w:szCs w:val="24"/>
        </w:rPr>
        <w:t xml:space="preserve">Using these data, we show that we can </w:t>
      </w:r>
      <w:r>
        <w:rPr>
          <w:rFonts w:ascii="Times New Roman" w:hAnsi="Times New Roman" w:cs="Times New Roman"/>
          <w:sz w:val="24"/>
          <w:szCs w:val="24"/>
        </w:rPr>
        <w:t>accurately estimate parameters representing the magnitude of persistent and transient variation in growth</w:t>
      </w:r>
      <w:r w:rsidR="00C202D7">
        <w:rPr>
          <w:rFonts w:ascii="Times New Roman" w:hAnsi="Times New Roman" w:cs="Times New Roman"/>
          <w:sz w:val="24"/>
          <w:szCs w:val="24"/>
        </w:rPr>
        <w:t xml:space="preserve"> </w:t>
      </w:r>
      <w:r>
        <w:rPr>
          <w:rFonts w:ascii="Times New Roman" w:hAnsi="Times New Roman" w:cs="Times New Roman"/>
          <w:sz w:val="24"/>
          <w:szCs w:val="24"/>
        </w:rPr>
        <w:t>rates</w:t>
      </w:r>
      <w:r w:rsidR="00C202D7">
        <w:rPr>
          <w:rFonts w:ascii="Times New Roman" w:hAnsi="Times New Roman" w:cs="Times New Roman"/>
          <w:sz w:val="24"/>
          <w:szCs w:val="24"/>
        </w:rPr>
        <w:t xml:space="preserve">.  These models suggest that </w:t>
      </w:r>
      <w:r w:rsidR="00B872D1">
        <w:rPr>
          <w:rFonts w:ascii="Times New Roman" w:hAnsi="Times New Roman" w:cs="Times New Roman"/>
          <w:sz w:val="24"/>
          <w:szCs w:val="24"/>
        </w:rPr>
        <w:t xml:space="preserve">transient </w:t>
      </w:r>
      <w:r w:rsidR="00C202D7">
        <w:rPr>
          <w:rFonts w:ascii="Times New Roman" w:hAnsi="Times New Roman" w:cs="Times New Roman"/>
          <w:sz w:val="24"/>
          <w:szCs w:val="24"/>
        </w:rPr>
        <w:t>variation among individuals accounts for up to half of the total variability in this species.  A simulation study suggests that the parameters estimated in these models are unbiased</w:t>
      </w:r>
      <w:r w:rsidR="00603447">
        <w:rPr>
          <w:rFonts w:ascii="Times New Roman" w:hAnsi="Times New Roman" w:cs="Times New Roman"/>
          <w:sz w:val="24"/>
          <w:szCs w:val="24"/>
        </w:rPr>
        <w:t xml:space="preserve"> given the sample sizes (315</w:t>
      </w:r>
      <w:r>
        <w:rPr>
          <w:rFonts w:ascii="Times New Roman" w:hAnsi="Times New Roman" w:cs="Times New Roman"/>
          <w:sz w:val="24"/>
          <w:szCs w:val="24"/>
        </w:rPr>
        <w:t xml:space="preserve"> individuals </w:t>
      </w:r>
      <w:r w:rsidR="00ED1492">
        <w:rPr>
          <w:rFonts w:ascii="Times New Roman" w:hAnsi="Times New Roman" w:cs="Times New Roman"/>
          <w:sz w:val="24"/>
          <w:szCs w:val="24"/>
        </w:rPr>
        <w:t xml:space="preserve">tagged and </w:t>
      </w:r>
      <w:r>
        <w:rPr>
          <w:rFonts w:ascii="Times New Roman" w:hAnsi="Times New Roman" w:cs="Times New Roman"/>
          <w:sz w:val="24"/>
          <w:szCs w:val="24"/>
        </w:rPr>
        <w:t xml:space="preserve">recaptured over </w:t>
      </w:r>
      <w:r w:rsidR="00ED1492">
        <w:rPr>
          <w:rFonts w:ascii="Times New Roman" w:hAnsi="Times New Roman" w:cs="Times New Roman"/>
          <w:sz w:val="24"/>
          <w:szCs w:val="24"/>
        </w:rPr>
        <w:t>10</w:t>
      </w:r>
      <w:r>
        <w:rPr>
          <w:rFonts w:ascii="Times New Roman" w:hAnsi="Times New Roman" w:cs="Times New Roman"/>
          <w:sz w:val="24"/>
          <w:szCs w:val="24"/>
        </w:rPr>
        <w:t xml:space="preserve"> years)</w:t>
      </w:r>
      <w:r w:rsidR="00C202D7">
        <w:rPr>
          <w:rFonts w:ascii="Times New Roman" w:hAnsi="Times New Roman" w:cs="Times New Roman"/>
          <w:sz w:val="24"/>
          <w:szCs w:val="24"/>
        </w:rPr>
        <w:t>.</w:t>
      </w:r>
      <w:r>
        <w:rPr>
          <w:rFonts w:ascii="Times New Roman" w:hAnsi="Times New Roman" w:cs="Times New Roman"/>
          <w:sz w:val="24"/>
          <w:szCs w:val="24"/>
        </w:rPr>
        <w:t xml:space="preserve">   We conclude by recommending further research to additionally estimate temporal and spatial variation in growth rates.  Estimating the relative magnitude of multiple sources of growth variation will improve our ability to assess the sensitivity of existing population models to growth variation, as well as to understand the range of variation exhibited by wild marine populations.</w:t>
      </w:r>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6F9CF60F"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w:t>
      </w:r>
      <w:r w:rsidR="00B45861">
        <w:rPr>
          <w:rFonts w:ascii="Times New Roman" w:hAnsi="Times New Roman" w:cs="Times New Roman"/>
          <w:sz w:val="24"/>
          <w:szCs w:val="24"/>
        </w:rPr>
        <w:t xml:space="preserve"> effect; von Bertalanffy growth</w:t>
      </w:r>
    </w:p>
    <w:p w14:paraId="1B462F5D" w14:textId="77777777" w:rsidR="00B45861" w:rsidRDefault="00B45861">
      <w:pPr>
        <w:tabs>
          <w:tab w:val="left" w:pos="360"/>
          <w:tab w:val="left" w:pos="720"/>
          <w:tab w:val="left" w:pos="8640"/>
        </w:tabs>
        <w:spacing w:after="0" w:line="480" w:lineRule="auto"/>
        <w:rPr>
          <w:rFonts w:ascii="Times New Roman" w:hAnsi="Times New Roman" w:cs="Times New Roman"/>
          <w:sz w:val="24"/>
          <w:szCs w:val="24"/>
        </w:rPr>
      </w:pPr>
    </w:p>
    <w:p w14:paraId="23B1A5BC" w14:textId="1796FF5F" w:rsidR="00B45861" w:rsidRPr="00B45861" w:rsidRDefault="00B45861">
      <w:pPr>
        <w:tabs>
          <w:tab w:val="left" w:pos="360"/>
          <w:tab w:val="left" w:pos="720"/>
          <w:tab w:val="left" w:pos="8640"/>
        </w:tabs>
        <w:spacing w:after="0" w:line="480" w:lineRule="auto"/>
        <w:rPr>
          <w:rFonts w:ascii="Times New Roman" w:hAnsi="Times New Roman" w:cs="Times New Roman"/>
          <w:b/>
          <w:sz w:val="24"/>
          <w:szCs w:val="24"/>
        </w:rPr>
      </w:pPr>
      <w:r w:rsidRPr="00B45861">
        <w:rPr>
          <w:rFonts w:ascii="Times New Roman" w:hAnsi="Times New Roman" w:cs="Times New Roman"/>
          <w:b/>
          <w:sz w:val="24"/>
          <w:szCs w:val="24"/>
        </w:rPr>
        <w:t>Highlights</w:t>
      </w:r>
    </w:p>
    <w:p w14:paraId="70FF9228" w14:textId="08F6DF06" w:rsidR="00B45861"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explicitly model </w:t>
      </w:r>
      <w:r w:rsidR="00E32154">
        <w:rPr>
          <w:rFonts w:ascii="Times New Roman" w:hAnsi="Times New Roman" w:cs="Times New Roman"/>
          <w:sz w:val="24"/>
          <w:szCs w:val="24"/>
        </w:rPr>
        <w:t>persistent (particular individuals growing faster/slower throughout the</w:t>
      </w:r>
      <w:r w:rsidR="008A434A">
        <w:rPr>
          <w:rFonts w:ascii="Times New Roman" w:hAnsi="Times New Roman" w:cs="Times New Roman"/>
          <w:sz w:val="24"/>
          <w:szCs w:val="24"/>
        </w:rPr>
        <w:t>ir</w:t>
      </w:r>
      <w:r w:rsidR="00E32154">
        <w:rPr>
          <w:rFonts w:ascii="Times New Roman" w:hAnsi="Times New Roman" w:cs="Times New Roman"/>
          <w:sz w:val="24"/>
          <w:szCs w:val="24"/>
        </w:rPr>
        <w:t xml:space="preserve"> entire lifetime) and transient (particular individuals growing faster in one year than another year) variation in growth rates among individuals</w:t>
      </w:r>
      <w:r>
        <w:rPr>
          <w:rFonts w:ascii="Times New Roman" w:hAnsi="Times New Roman" w:cs="Times New Roman"/>
          <w:sz w:val="24"/>
          <w:szCs w:val="24"/>
        </w:rPr>
        <w:t>.</w:t>
      </w:r>
    </w:p>
    <w:p w14:paraId="552D889F" w14:textId="1B69422C" w:rsidR="00217612" w:rsidRDefault="0021761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apply the model to </w:t>
      </w:r>
      <w:r w:rsidR="00E32154">
        <w:rPr>
          <w:rFonts w:ascii="Times New Roman" w:hAnsi="Times New Roman" w:cs="Times New Roman"/>
          <w:sz w:val="24"/>
          <w:szCs w:val="24"/>
        </w:rPr>
        <w:t xml:space="preserve">a wild marine population of </w:t>
      </w:r>
      <w:r>
        <w:rPr>
          <w:rFonts w:ascii="Times New Roman" w:hAnsi="Times New Roman" w:cs="Times New Roman"/>
          <w:sz w:val="24"/>
          <w:szCs w:val="24"/>
        </w:rPr>
        <w:t xml:space="preserve">Antarctic toothfish and </w:t>
      </w:r>
      <w:r w:rsidR="00E32154">
        <w:rPr>
          <w:rFonts w:ascii="Times New Roman" w:hAnsi="Times New Roman" w:cs="Times New Roman"/>
          <w:sz w:val="24"/>
          <w:szCs w:val="24"/>
        </w:rPr>
        <w:t>validate using a simulation study</w:t>
      </w:r>
      <w:r>
        <w:rPr>
          <w:rFonts w:ascii="Times New Roman" w:hAnsi="Times New Roman" w:cs="Times New Roman"/>
          <w:sz w:val="24"/>
          <w:szCs w:val="24"/>
        </w:rPr>
        <w:t>.</w:t>
      </w:r>
    </w:p>
    <w:p w14:paraId="2EFF81A5" w14:textId="489CE889" w:rsidR="00C202D7" w:rsidRDefault="005A2009"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Transient</w:t>
      </w:r>
      <w:r w:rsidR="00C202D7">
        <w:rPr>
          <w:rFonts w:ascii="Times New Roman" w:hAnsi="Times New Roman" w:cs="Times New Roman"/>
          <w:sz w:val="24"/>
          <w:szCs w:val="24"/>
        </w:rPr>
        <w:t xml:space="preserve"> variation accounts for up to half of the total variability in Antarctic toothfish.</w:t>
      </w:r>
    </w:p>
    <w:p w14:paraId="1B067474" w14:textId="6F6D56C6" w:rsidR="008D4AE9" w:rsidRDefault="00810AB2"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The s</w:t>
      </w:r>
      <w:r w:rsidR="00C202D7">
        <w:rPr>
          <w:rFonts w:ascii="Times New Roman" w:hAnsi="Times New Roman" w:cs="Times New Roman"/>
          <w:sz w:val="24"/>
          <w:szCs w:val="24"/>
        </w:rPr>
        <w:t>imulation</w:t>
      </w:r>
      <w:r>
        <w:rPr>
          <w:rFonts w:ascii="Times New Roman" w:hAnsi="Times New Roman" w:cs="Times New Roman"/>
          <w:sz w:val="24"/>
          <w:szCs w:val="24"/>
        </w:rPr>
        <w:t xml:space="preserve"> study</w:t>
      </w:r>
      <w:r w:rsidR="00C202D7">
        <w:rPr>
          <w:rFonts w:ascii="Times New Roman" w:hAnsi="Times New Roman" w:cs="Times New Roman"/>
          <w:sz w:val="24"/>
          <w:szCs w:val="24"/>
        </w:rPr>
        <w:t xml:space="preserve"> suggests that </w:t>
      </w:r>
      <w:r>
        <w:rPr>
          <w:rFonts w:ascii="Times New Roman" w:hAnsi="Times New Roman" w:cs="Times New Roman"/>
          <w:sz w:val="24"/>
          <w:szCs w:val="24"/>
        </w:rPr>
        <w:t>these models are</w:t>
      </w:r>
      <w:r w:rsidR="00C202D7">
        <w:rPr>
          <w:rFonts w:ascii="Times New Roman" w:hAnsi="Times New Roman" w:cs="Times New Roman"/>
          <w:sz w:val="24"/>
          <w:szCs w:val="24"/>
        </w:rPr>
        <w:t xml:space="preserve"> approximately unbiased</w:t>
      </w:r>
      <w:r>
        <w:rPr>
          <w:rFonts w:ascii="Times New Roman" w:hAnsi="Times New Roman" w:cs="Times New Roman"/>
          <w:sz w:val="24"/>
          <w:szCs w:val="24"/>
        </w:rPr>
        <w:t xml:space="preserve"> given the available sample sizes</w:t>
      </w:r>
      <w:r w:rsidR="00C202D7">
        <w:rPr>
          <w:rFonts w:ascii="Times New Roman" w:hAnsi="Times New Roman" w:cs="Times New Roman"/>
          <w:sz w:val="24"/>
          <w:szCs w:val="24"/>
        </w:rPr>
        <w:t>.</w:t>
      </w:r>
    </w:p>
    <w:p w14:paraId="61D3D189" w14:textId="619D3D2A" w:rsidR="00C202D7" w:rsidRPr="00B45861" w:rsidRDefault="00C202D7" w:rsidP="00B45861">
      <w:pPr>
        <w:pStyle w:val="ListParagraph"/>
        <w:numPr>
          <w:ilvl w:val="0"/>
          <w:numId w:val="9"/>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code is made </w:t>
      </w:r>
      <w:r w:rsidR="003E7181">
        <w:rPr>
          <w:rFonts w:ascii="Times New Roman" w:hAnsi="Times New Roman" w:cs="Times New Roman"/>
          <w:sz w:val="24"/>
          <w:szCs w:val="24"/>
        </w:rPr>
        <w:t>publically</w:t>
      </w:r>
      <w:r w:rsidR="002C694D">
        <w:rPr>
          <w:rFonts w:ascii="Times New Roman" w:hAnsi="Times New Roman" w:cs="Times New Roman"/>
          <w:sz w:val="24"/>
          <w:szCs w:val="24"/>
        </w:rPr>
        <w:t xml:space="preserve"> available</w:t>
      </w:r>
      <w:r w:rsidR="00EB28FA">
        <w:rPr>
          <w:rFonts w:ascii="Times New Roman" w:hAnsi="Times New Roman" w:cs="Times New Roman"/>
          <w:sz w:val="24"/>
          <w:szCs w:val="24"/>
        </w:rPr>
        <w:t xml:space="preserve"> as an R package </w:t>
      </w:r>
      <w:r w:rsidR="00EB28FA">
        <w:rPr>
          <w:rFonts w:ascii="Times New Roman" w:hAnsi="Times New Roman" w:cs="Times New Roman"/>
          <w:i/>
          <w:sz w:val="24"/>
          <w:szCs w:val="24"/>
        </w:rPr>
        <w:t>TagGrowth</w:t>
      </w:r>
      <w:r>
        <w:rPr>
          <w:rFonts w:ascii="Times New Roman" w:hAnsi="Times New Roman" w:cs="Times New Roman"/>
          <w:sz w:val="24"/>
          <w:szCs w:val="24"/>
        </w:rPr>
        <w:t>.</w:t>
      </w:r>
    </w:p>
    <w:p w14:paraId="4465874E" w14:textId="77777777" w:rsidR="003B2528" w:rsidRDefault="003B2528">
      <w:pPr>
        <w:tabs>
          <w:tab w:val="left" w:pos="360"/>
          <w:tab w:val="left" w:pos="720"/>
          <w:tab w:val="left" w:pos="8640"/>
        </w:tabs>
        <w:spacing w:after="0" w:line="480" w:lineRule="auto"/>
        <w:rPr>
          <w:rFonts w:ascii="Times New Roman" w:hAnsi="Times New Roman" w:cs="Times New Roman"/>
          <w:b/>
          <w:sz w:val="24"/>
          <w:szCs w:val="24"/>
        </w:rPr>
      </w:pPr>
    </w:p>
    <w:p w14:paraId="3FD6BDCF" w14:textId="68606A84" w:rsidR="003B2528" w:rsidRDefault="002C694D">
      <w:pPr>
        <w:tabs>
          <w:tab w:val="left" w:pos="360"/>
          <w:tab w:val="left" w:pos="720"/>
          <w:tab w:val="left" w:pos="8640"/>
        </w:tabs>
        <w:spacing w:after="0" w:line="480" w:lineRule="auto"/>
        <w:rPr>
          <w:rFonts w:ascii="Courier New" w:hAnsi="Courier New" w:cs="Courier New"/>
        </w:rPr>
      </w:pPr>
      <w:hyperlink r:id="rId8" w:anchor="40100" w:history="1">
        <w:r w:rsidR="003B2528" w:rsidRPr="00DE7E93">
          <w:rPr>
            <w:rStyle w:val="Hyperlink"/>
            <w:rFonts w:ascii="Courier New" w:hAnsi="Courier New" w:cs="Courier New"/>
          </w:rPr>
          <w:t>http://www.elsevier.com/journals/fisheries-research/0165-7836/guide-for-authors#40100</w:t>
        </w:r>
      </w:hyperlink>
    </w:p>
    <w:p w14:paraId="63E2AEE3" w14:textId="487943F5"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7F97D8F6"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w:t>
      </w:r>
      <w:r w:rsidR="00EB28FA">
        <w:rPr>
          <w:rFonts w:ascii="Times New Roman" w:hAnsi="Times New Roman" w:cs="Times New Roman"/>
          <w:sz w:val="24"/>
          <w:szCs w:val="24"/>
        </w:rPr>
        <w:t xml:space="preserve"> (Shelton et al. 2013)</w:t>
      </w:r>
      <w:r>
        <w:rPr>
          <w:rFonts w:ascii="Times New Roman" w:hAnsi="Times New Roman" w:cs="Times New Roman"/>
          <w:sz w:val="24"/>
          <w:szCs w:val="24"/>
        </w:rPr>
        <w:t xml:space="preserve">.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63D4405D"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A2DCDAD"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r w:rsidR="00410ED6">
        <w:rPr>
          <w:rFonts w:ascii="Times New Roman" w:hAnsi="Times New Roman" w:cs="Times New Roman"/>
          <w:sz w:val="24"/>
          <w:szCs w:val="24"/>
        </w:rPr>
        <w:t>Sex</w:t>
      </w:r>
      <w:r w:rsidR="00611A3B">
        <w:rPr>
          <w:rFonts w:ascii="Times New Roman" w:hAnsi="Times New Roman" w:cs="Times New Roman"/>
          <w:sz w:val="24"/>
          <w:szCs w:val="24"/>
        </w:rPr>
        <w:t>-specific differences in behavior</w:t>
      </w:r>
      <w:r w:rsidR="00410ED6">
        <w:rPr>
          <w:rFonts w:ascii="Times New Roman" w:hAnsi="Times New Roman" w:cs="Times New Roman"/>
          <w:sz w:val="24"/>
          <w:szCs w:val="24"/>
        </w:rPr>
        <w:t xml:space="preserve"> can also </w:t>
      </w:r>
      <w:r w:rsidR="00EB28FA">
        <w:rPr>
          <w:rFonts w:ascii="Times New Roman" w:hAnsi="Times New Roman" w:cs="Times New Roman"/>
          <w:sz w:val="24"/>
          <w:szCs w:val="24"/>
        </w:rPr>
        <w:t xml:space="preserve">result in </w:t>
      </w:r>
      <w:r w:rsidR="00611A3B">
        <w:rPr>
          <w:rFonts w:ascii="Times New Roman" w:hAnsi="Times New Roman" w:cs="Times New Roman"/>
          <w:sz w:val="24"/>
          <w:szCs w:val="24"/>
        </w:rPr>
        <w:t>differences</w:t>
      </w:r>
      <w:r w:rsidR="00410ED6">
        <w:rPr>
          <w:rFonts w:ascii="Times New Roman" w:hAnsi="Times New Roman" w:cs="Times New Roman"/>
          <w:sz w:val="24"/>
          <w:szCs w:val="24"/>
        </w:rPr>
        <w:t xml:space="preserve"> in growth rates</w:t>
      </w:r>
      <w:r w:rsidR="00611A3B">
        <w:rPr>
          <w:rFonts w:ascii="Times New Roman" w:hAnsi="Times New Roman" w:cs="Times New Roman"/>
          <w:sz w:val="24"/>
          <w:szCs w:val="24"/>
        </w:rPr>
        <w:t xml:space="preserve"> </w:t>
      </w:r>
      <w:r w:rsidR="00EB28FA">
        <w:rPr>
          <w:rFonts w:ascii="Times New Roman" w:hAnsi="Times New Roman" w:cs="Times New Roman"/>
          <w:sz w:val="24"/>
          <w:szCs w:val="24"/>
        </w:rPr>
        <w:t xml:space="preserve">between males and females </w:t>
      </w:r>
      <w:r w:rsidR="00410ED6">
        <w:rPr>
          <w:rFonts w:ascii="Times New Roman" w:hAnsi="Times New Roman" w:cs="Times New Roman"/>
          <w:sz w:val="24"/>
          <w:szCs w:val="24"/>
        </w:rPr>
        <w:t>(</w:t>
      </w:r>
      <w:r w:rsidR="00410ED6" w:rsidRPr="00EF3B09">
        <w:rPr>
          <w:rFonts w:ascii="Times New Roman" w:hAnsi="Times New Roman" w:cs="Times New Roman"/>
          <w:sz w:val="24"/>
          <w:szCs w:val="24"/>
          <w:highlight w:val="yellow"/>
        </w:rPr>
        <w:t>Biro and Sampson 2015</w:t>
      </w:r>
      <w:r w:rsidR="00410ED6">
        <w:rPr>
          <w:rFonts w:ascii="Times New Roman" w:hAnsi="Times New Roman" w:cs="Times New Roman"/>
          <w:sz w:val="24"/>
          <w:szCs w:val="24"/>
        </w:rPr>
        <w:t>).</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00ACC0F4" w:rsidR="00091C30" w:rsidRDefault="00EB28FA">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Transient </w:t>
      </w:r>
      <w:r w:rsidR="00091C30">
        <w:rPr>
          <w:rFonts w:ascii="Times New Roman" w:hAnsi="Times New Roman" w:cs="Times New Roman"/>
          <w:sz w:val="24"/>
          <w:szCs w:val="24"/>
        </w:rPr>
        <w:t xml:space="preserve">variation </w:t>
      </w:r>
      <w:r>
        <w:rPr>
          <w:rFonts w:ascii="Times New Roman" w:hAnsi="Times New Roman" w:cs="Times New Roman"/>
          <w:sz w:val="24"/>
          <w:szCs w:val="24"/>
        </w:rPr>
        <w:t xml:space="preserve">over time for a given individual </w:t>
      </w:r>
      <w:r w:rsidR="00091C30">
        <w:rPr>
          <w:rFonts w:ascii="Times New Roman" w:hAnsi="Times New Roman" w:cs="Times New Roman"/>
          <w:sz w:val="24"/>
          <w:szCs w:val="24"/>
        </w:rPr>
        <w:t>(i.e.,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015AF7B5"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via analysis of hard parts</w:t>
      </w:r>
      <w:r w:rsidR="00EB28FA">
        <w:rPr>
          <w:rFonts w:ascii="Times New Roman" w:hAnsi="Times New Roman" w:cs="Times New Roman"/>
          <w:sz w:val="24"/>
          <w:szCs w:val="24"/>
        </w:rPr>
        <w:t xml:space="preserve"> (e.g., otoliths)</w:t>
      </w:r>
      <w:r w:rsidR="00C62558">
        <w:rPr>
          <w:rFonts w:ascii="Times New Roman" w:hAnsi="Times New Roman" w:cs="Times New Roman"/>
          <w:sz w:val="24"/>
          <w:szCs w:val="24"/>
        </w:rPr>
        <w:t xml:space="preserve">.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4D5E44FC"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w:t>
      </w:r>
      <w:r w:rsidR="00EB28FA">
        <w:rPr>
          <w:rFonts w:ascii="Times New Roman" w:hAnsi="Times New Roman" w:cs="Times New Roman"/>
          <w:sz w:val="24"/>
          <w:szCs w:val="24"/>
        </w:rPr>
        <w:t xml:space="preserve">transient growth </w:t>
      </w:r>
      <w:r w:rsidR="004C2630">
        <w:rPr>
          <w:rFonts w:ascii="Times New Roman" w:hAnsi="Times New Roman" w:cs="Times New Roman"/>
          <w:sz w:val="24"/>
          <w:szCs w:val="24"/>
        </w:rPr>
        <w:t>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w:t>
      </w:r>
      <w:r w:rsidR="00EB28FA">
        <w:rPr>
          <w:rFonts w:ascii="Times New Roman" w:hAnsi="Times New Roman" w:cs="Times New Roman"/>
          <w:sz w:val="24"/>
          <w:szCs w:val="24"/>
        </w:rPr>
        <w:t xml:space="preserve">transient </w:t>
      </w:r>
      <w:r w:rsidR="00D018E5">
        <w:rPr>
          <w:rFonts w:ascii="Times New Roman" w:hAnsi="Times New Roman" w:cs="Times New Roman"/>
          <w:sz w:val="24"/>
          <w:szCs w:val="24"/>
        </w:rPr>
        <w:t xml:space="preserve">variation in growth rates in the analysis of data from a growth experiment for steelhead trout.  In this study, we additionally incorporate sex-specific differences in growth rates, and implement the model using maximum marginal likelihood estimation.  The code is distributed as a publicly available package </w:t>
      </w:r>
      <w:r w:rsidR="008A434A" w:rsidRPr="008A434A">
        <w:rPr>
          <w:rFonts w:ascii="Times New Roman" w:hAnsi="Times New Roman" w:cs="Times New Roman"/>
          <w:i/>
          <w:sz w:val="24"/>
          <w:szCs w:val="24"/>
        </w:rPr>
        <w:t>TagGrowth</w:t>
      </w:r>
      <w:r w:rsidR="008A434A">
        <w:rPr>
          <w:rFonts w:ascii="Times New Roman" w:hAnsi="Times New Roman" w:cs="Times New Roman"/>
          <w:sz w:val="24"/>
          <w:szCs w:val="24"/>
        </w:rPr>
        <w:t xml:space="preserve"> </w:t>
      </w:r>
      <w:r w:rsidR="00D018E5">
        <w:rPr>
          <w:rFonts w:ascii="Times New Roman" w:hAnsi="Times New Roman" w:cs="Times New Roman"/>
          <w:sz w:val="24"/>
          <w:szCs w:val="24"/>
        </w:rPr>
        <w:t>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Using these data, we show that</w:t>
      </w:r>
      <w:r w:rsidR="00924BF6">
        <w:rPr>
          <w:rFonts w:ascii="Times New Roman" w:hAnsi="Times New Roman" w:cs="Times New Roman"/>
          <w:sz w:val="24"/>
          <w:szCs w:val="24"/>
        </w:rPr>
        <w:t xml:space="preserve"> we can successfully fit models that account for multiple sources or variation in growth.  These models suggest that </w:t>
      </w:r>
      <w:ins w:id="1" w:author="Darcy Webber" w:date="2015-02-17T14:29:00Z">
        <w:r w:rsidR="008A434A">
          <w:rPr>
            <w:rFonts w:ascii="Times New Roman" w:hAnsi="Times New Roman" w:cs="Times New Roman"/>
            <w:sz w:val="24"/>
            <w:szCs w:val="24"/>
          </w:rPr>
          <w:t xml:space="preserve">transient </w:t>
        </w:r>
      </w:ins>
      <w:r w:rsidR="00924BF6">
        <w:rPr>
          <w:rFonts w:ascii="Times New Roman" w:hAnsi="Times New Roman" w:cs="Times New Roman"/>
          <w:sz w:val="24"/>
          <w:szCs w:val="24"/>
        </w:rPr>
        <w:t>variation</w:t>
      </w:r>
      <w:ins w:id="2" w:author="Darcy Webber" w:date="2015-02-17T14:29:00Z">
        <w:r w:rsidR="008A434A">
          <w:rPr>
            <w:rFonts w:ascii="Times New Roman" w:hAnsi="Times New Roman" w:cs="Times New Roman"/>
            <w:sz w:val="24"/>
            <w:szCs w:val="24"/>
          </w:rPr>
          <w:t xml:space="preserve"> over time</w:t>
        </w:r>
      </w:ins>
      <w:r w:rsidR="00924BF6">
        <w:rPr>
          <w:rFonts w:ascii="Times New Roman" w:hAnsi="Times New Roman" w:cs="Times New Roman"/>
          <w:sz w:val="24"/>
          <w:szCs w:val="24"/>
        </w:rPr>
        <w:t xml:space="preserve"> </w:t>
      </w:r>
      <w:del w:id="3" w:author="Darcy Webber" w:date="2015-02-17T14:29:00Z">
        <w:r w:rsidR="00924BF6" w:rsidDel="008A434A">
          <w:rPr>
            <w:rFonts w:ascii="Times New Roman" w:hAnsi="Times New Roman" w:cs="Times New Roman"/>
            <w:sz w:val="24"/>
            <w:szCs w:val="24"/>
          </w:rPr>
          <w:delText xml:space="preserve">among individuals </w:delText>
        </w:r>
      </w:del>
      <w:r w:rsidR="00924BF6">
        <w:rPr>
          <w:rFonts w:ascii="Times New Roman" w:hAnsi="Times New Roman" w:cs="Times New Roman"/>
          <w:sz w:val="24"/>
          <w:szCs w:val="24"/>
        </w:rPr>
        <w:t xml:space="preserve">accounts for up to half of the total variability in </w:t>
      </w:r>
      <w:r w:rsidR="008209A2">
        <w:rPr>
          <w:rFonts w:ascii="Times New Roman" w:hAnsi="Times New Roman" w:cs="Times New Roman"/>
          <w:sz w:val="24"/>
          <w:szCs w:val="24"/>
        </w:rPr>
        <w:t>this species</w:t>
      </w:r>
      <w:r w:rsidR="00924BF6">
        <w:rPr>
          <w:rFonts w:ascii="Times New Roman" w:hAnsi="Times New Roman" w:cs="Times New Roman"/>
          <w:sz w:val="24"/>
          <w:szCs w:val="24"/>
        </w:rPr>
        <w:t>.</w:t>
      </w:r>
      <w:r w:rsidR="00484C5B">
        <w:rPr>
          <w:rFonts w:ascii="Times New Roman" w:hAnsi="Times New Roman" w:cs="Times New Roman"/>
          <w:sz w:val="24"/>
          <w:szCs w:val="24"/>
        </w:rPr>
        <w:t xml:space="preserve">  A simulation study suggests that the parameters estimated in these models are unbiased.</w:t>
      </w:r>
    </w:p>
    <w:p w14:paraId="3CC1B4AC" w14:textId="5A843AFA" w:rsidR="00611502" w:rsidRDefault="00611502" w:rsidP="00B04686">
      <w:pPr>
        <w:spacing w:line="480" w:lineRule="auto"/>
        <w:rPr>
          <w:rFonts w:ascii="Times New Roman" w:hAnsi="Times New Roman" w:cs="Times New Roman"/>
          <w:b/>
          <w:sz w:val="24"/>
          <w:szCs w:val="24"/>
        </w:rPr>
      </w:pP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0218203F" w:rsidR="0024242D"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ins w:id="4" w:author="Darcy Webber" w:date="2015-02-17T14:33:00Z">
        <w:r w:rsidR="009C0EDA">
          <w:rPr>
            <w:rFonts w:ascii="Times New Roman" w:hAnsi="Times New Roman" w:cs="Times New Roman"/>
            <w:sz w:val="24"/>
            <w:szCs w:val="24"/>
          </w:rPr>
          <w:t xml:space="preserve">Persistent </w:t>
        </w:r>
      </w:ins>
      <w:del w:id="5" w:author="Darcy Webber" w:date="2015-02-17T14:33:00Z">
        <w:r w:rsidR="0024242D" w:rsidRPr="009C37AB" w:rsidDel="009C0EDA">
          <w:rPr>
            <w:rFonts w:ascii="Times New Roman" w:hAnsi="Times New Roman" w:cs="Times New Roman"/>
            <w:sz w:val="24"/>
            <w:szCs w:val="24"/>
          </w:rPr>
          <w:delText>V</w:delText>
        </w:r>
      </w:del>
      <w:ins w:id="6" w:author="Darcy Webber" w:date="2015-02-17T14:33:00Z">
        <w:r w:rsidR="009C0EDA">
          <w:rPr>
            <w:rFonts w:ascii="Times New Roman" w:hAnsi="Times New Roman" w:cs="Times New Roman"/>
            <w:sz w:val="24"/>
            <w:szCs w:val="24"/>
          </w:rPr>
          <w:t>v</w:t>
        </w:r>
      </w:ins>
      <w:r w:rsidR="0024242D" w:rsidRPr="009C37AB">
        <w:rPr>
          <w:rFonts w:ascii="Times New Roman" w:hAnsi="Times New Roman" w:cs="Times New Roman"/>
          <w:sz w:val="24"/>
          <w:szCs w:val="24"/>
        </w:rPr>
        <w:t xml:space="preserve">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2C694D">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42E7B41"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w:r w:rsidR="00A801AD">
        <w:rPr>
          <w:rFonts w:ascii="Times New Roman" w:hAnsi="Times New Roman" w:cs="Times New Roman"/>
          <w:sz w:val="24"/>
          <w:szCs w:val="24"/>
        </w:rPr>
        <w:t>(</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A801AD">
        <w:rPr>
          <w:rFonts w:ascii="Times New Roman" w:hAnsi="Times New Roman" w:cs="Times New Roman"/>
          <w:sz w:val="24"/>
          <w:szCs w:val="24"/>
        </w:rPr>
        <w:t>)</w:t>
      </w:r>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2C694D">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0DBE0F9E"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 xml:space="preserve">assume that environmental conditions experienced by each individual will vary over time, such that each individual will have </w:t>
      </w:r>
      <w:r w:rsidR="00EB28FA">
        <w:rPr>
          <w:rFonts w:ascii="Times New Roman" w:hAnsi="Times New Roman" w:cs="Times New Roman"/>
          <w:sz w:val="24"/>
          <w:szCs w:val="24"/>
        </w:rPr>
        <w:t xml:space="preserve">“transient” </w:t>
      </w:r>
      <w:r w:rsidR="0024242D">
        <w:rPr>
          <w:rFonts w:ascii="Times New Roman" w:hAnsi="Times New Roman" w:cs="Times New Roman"/>
          <w:sz w:val="24"/>
          <w:szCs w:val="24"/>
        </w:rPr>
        <w:t>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085FA166" w:rsidR="00D269B9" w:rsidRPr="009738B0" w:rsidRDefault="002C694D">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76BF52A0" w:rsidR="0010212C" w:rsidRDefault="003B1F46" w:rsidP="002C694D">
      <w:pPr>
        <w:spacing w:line="480" w:lineRule="auto"/>
        <w:ind w:firstLine="720"/>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 xml:space="preserve">lapsed </w:t>
      </w:r>
      <w:r w:rsidR="00603447">
        <w:rPr>
          <w:rFonts w:ascii="Times New Roman" w:hAnsi="Times New Roman" w:cs="Times New Roman"/>
          <w:sz w:val="24"/>
          <w:szCs w:val="24"/>
        </w:rPr>
        <w:t xml:space="preserve">between two times (e.g., tagging and subsequent recapture) </w:t>
      </w:r>
      <w:r w:rsidR="00C05994">
        <w:rPr>
          <w:rFonts w:ascii="Times New Roman" w:hAnsi="Times New Roman" w:cs="Times New Roman"/>
          <w:sz w:val="24"/>
          <w:szCs w:val="24"/>
        </w:rPr>
        <w:t xml:space="preserve">and </w:t>
      </w:r>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and</w:t>
      </w:r>
      <w:r w:rsidR="003C64A7">
        <w:rPr>
          <w:rFonts w:ascii="Times New Roman" w:hAnsi="Times New Roman" w:cs="Times New Roman"/>
          <w:sz w:val="24"/>
          <w:szCs w:val="24"/>
        </w:rPr>
        <w:t xml:space="preserve"> </w:t>
      </w:r>
      <w:r w:rsidR="003C64A7" w:rsidRPr="00201D26">
        <w:rPr>
          <w:rFonts w:ascii="Times New Roman" w:hAnsi="Times New Roman" w:cs="Times New Roman"/>
          <w:i/>
          <w:sz w:val="24"/>
          <w:szCs w:val="24"/>
        </w:rPr>
        <w:t>σ</w:t>
      </w:r>
      <w:r w:rsidR="003C64A7">
        <w:rPr>
          <w:rFonts w:ascii="Times New Roman" w:hAnsi="Times New Roman" w:cs="Times New Roman"/>
          <w:i/>
          <w:sz w:val="24"/>
          <w:szCs w:val="24"/>
          <w:vertAlign w:val="subscript"/>
        </w:rPr>
        <w:t>z</w:t>
      </w:r>
      <w:r w:rsidR="00A943BD">
        <w:rPr>
          <w:rFonts w:ascii="Times New Roman" w:hAnsi="Times New Roman" w:cs="Times New Roman"/>
          <w:sz w:val="24"/>
          <w:szCs w:val="24"/>
        </w:rPr>
        <w:t xml:space="preserve"> </w:t>
      </w:r>
      <w:r w:rsidR="006A20AD">
        <w:rPr>
          <w:rFonts w:ascii="Times New Roman" w:hAnsi="Times New Roman" w:cs="Times New Roman"/>
          <w:sz w:val="24"/>
          <w:szCs w:val="24"/>
        </w:rPr>
        <w:t xml:space="preserve">is the </w:t>
      </w:r>
      <w:r w:rsidR="00603447">
        <w:rPr>
          <w:rFonts w:ascii="Times New Roman" w:hAnsi="Times New Roman" w:cs="Times New Roman"/>
          <w:sz w:val="24"/>
          <w:szCs w:val="24"/>
        </w:rPr>
        <w:t xml:space="preserve">magnitude of transient growth variation </w:t>
      </w:r>
      <w:r w:rsidR="004871D1">
        <w:rPr>
          <w:rFonts w:ascii="Times New Roman" w:hAnsi="Times New Roman" w:cs="Times New Roman"/>
          <w:sz w:val="24"/>
          <w:szCs w:val="24"/>
        </w:rPr>
        <w:t xml:space="preserve">(see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401AC2">
        <w:rPr>
          <w:rFonts w:ascii="Times New Roman" w:hAnsi="Times New Roman" w:cs="Times New Roman"/>
          <w:sz w:val="24"/>
          <w:szCs w:val="24"/>
        </w:rPr>
        <w:t xml:space="preserve">In this study, we use a time interval of one week (7 days).  We confirm that results are similar for other small time intervals (i.e., days or months), but found that an annual time interval resulted in parameter estimates yielding biased high growth schedules.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w:t>
      </w:r>
      <w:r w:rsidR="00603447">
        <w:rPr>
          <w:rFonts w:ascii="Times New Roman" w:hAnsi="Times New Roman" w:cs="Times New Roman"/>
          <w:sz w:val="24"/>
          <w:szCs w:val="24"/>
        </w:rPr>
        <w:t>estimate length</w:t>
      </w:r>
      <w:r w:rsidR="00DF3C5E">
        <w:rPr>
          <w:rFonts w:ascii="Times New Roman" w:hAnsi="Times New Roman" w:cs="Times New Roman"/>
          <w:sz w:val="24"/>
          <w:szCs w:val="24"/>
        </w:rPr>
        <w:t xml:space="preserve">-at-birth for each sex.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2C694D">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4E0B1DE1"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sidR="002C694D">
        <w:rPr>
          <w:rFonts w:ascii="Times New Roman" w:hAnsi="Times New Roman" w:cs="Times New Roman"/>
          <w:sz w:val="24"/>
          <w:szCs w:val="24"/>
        </w:rPr>
        <w:t xml:space="preserve"> of observed growth.</w:t>
      </w:r>
    </w:p>
    <w:p w14:paraId="71CFDAD5" w14:textId="77777777" w:rsidR="002C694D" w:rsidRDefault="002C694D">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014E7058"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w:t>
      </w:r>
      <w:r w:rsidR="00603447">
        <w:rPr>
          <w:rFonts w:ascii="Times New Roman" w:hAnsi="Times New Roman" w:cs="Times New Roman"/>
          <w:sz w:val="24"/>
          <w:szCs w:val="24"/>
        </w:rPr>
        <w:t xml:space="preserve">integrating </w:t>
      </w:r>
      <w:r w:rsidR="00C03356">
        <w:rPr>
          <w:rFonts w:ascii="Times New Roman" w:hAnsi="Times New Roman" w:cs="Times New Roman"/>
          <w:sz w:val="24"/>
          <w:szCs w:val="24"/>
        </w:rPr>
        <w:t xml:space="preserve">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was not estimable</w:t>
      </w:r>
      <w:r w:rsidR="00603447">
        <w:rPr>
          <w:rFonts w:ascii="Times New Roman" w:hAnsi="Times New Roman" w:cs="Times New Roman"/>
          <w:sz w:val="24"/>
          <w:szCs w:val="24"/>
        </w:rPr>
        <w:t xml:space="preserve"> for our data set</w:t>
      </w:r>
      <w:r w:rsidR="00C03356">
        <w:rPr>
          <w:rFonts w:ascii="Times New Roman" w:hAnsi="Times New Roman" w:cs="Times New Roman"/>
          <w:sz w:val="24"/>
          <w:szCs w:val="24"/>
        </w:rPr>
        <w:t xml:space="preserv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Kristensen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00603447">
        <w:rPr>
          <w:rFonts w:ascii="Times New Roman" w:hAnsi="Times New Roman" w:cs="Times New Roman"/>
          <w:sz w:val="24"/>
          <w:szCs w:val="24"/>
        </w:rPr>
        <w:t xml:space="preserve">, </w:t>
      </w:r>
      <w:commentRangeStart w:id="7"/>
      <w:r w:rsidR="00603447">
        <w:rPr>
          <w:rFonts w:ascii="Times New Roman" w:hAnsi="Times New Roman" w:cs="Times New Roman"/>
          <w:sz w:val="24"/>
          <w:szCs w:val="24"/>
        </w:rPr>
        <w:t>Kristensen et al. (In press)</w:t>
      </w:r>
      <w:commentRangeEnd w:id="7"/>
      <w:r w:rsidR="00603447">
        <w:rPr>
          <w:rStyle w:val="CommentReference"/>
        </w:rPr>
        <w:commentReference w:id="7"/>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1"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2"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w:t>
      </w:r>
      <w:r w:rsidR="00884528">
        <w:rPr>
          <w:rFonts w:ascii="Times New Roman" w:hAnsi="Times New Roman" w:cs="Times New Roman"/>
          <w:sz w:val="24"/>
          <w:szCs w:val="24"/>
        </w:rPr>
        <w:t>TMB</w:t>
      </w:r>
      <w:r w:rsidR="0010212C">
        <w:rPr>
          <w:rFonts w:ascii="Times New Roman" w:hAnsi="Times New Roman" w:cs="Times New Roman"/>
          <w:sz w:val="24"/>
          <w:szCs w:val="24"/>
        </w:rPr>
        <w:t>.  Standard errors are then estimated via the information matrix and delta-method.</w:t>
      </w:r>
    </w:p>
    <w:p w14:paraId="1CD32443" w14:textId="4379FF37"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w:r w:rsidR="003C348C">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3C348C">
        <w:rPr>
          <w:rFonts w:ascii="Times New Roman" w:hAnsi="Times New Roman" w:cs="Times New Roman"/>
          <w:sz w:val="24"/>
          <w:szCs w:val="24"/>
        </w:rPr>
        <w:t>)</w:t>
      </w:r>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2C694D">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58D2423B"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844A3B">
        <w:rPr>
          <w:rFonts w:ascii="Times New Roman" w:hAnsi="Times New Roman" w:cs="Times New Roman"/>
          <w:sz w:val="24"/>
          <w:szCs w:val="24"/>
        </w:rPr>
        <w:t>(</w:t>
      </w:r>
      <w:r w:rsidR="00160678" w:rsidRPr="009C37AB">
        <w:rPr>
          <w:rFonts w:ascii="Times New Roman" w:hAnsi="Times New Roman" w:cs="Times New Roman"/>
          <w:i/>
          <w:sz w:val="24"/>
          <w:szCs w:val="24"/>
        </w:rPr>
        <w:t>γ</w:t>
      </w:r>
      <w:r w:rsidR="00844A3B">
        <w:rPr>
          <w:rFonts w:ascii="Times New Roman" w:hAnsi="Times New Roman" w:cs="Times New Roman"/>
          <w:sz w:val="24"/>
          <w:szCs w:val="24"/>
        </w:rPr>
        <w:t xml:space="preserve">) </w:t>
      </w:r>
      <w:r w:rsidR="00AA1E34">
        <w:rPr>
          <w:rFonts w:ascii="Times New Roman" w:hAnsi="Times New Roman" w:cs="Times New Roman"/>
          <w:sz w:val="24"/>
          <w:szCs w:val="24"/>
        </w:rPr>
        <w:t>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F1879" w:rsidRPr="00883C74">
        <w:rPr>
          <w:i/>
          <w:sz w:val="24"/>
          <w:szCs w:val="24"/>
        </w:rPr>
        <w:t xml:space="preserve">Table </w:t>
      </w:r>
      <w:r w:rsidR="00FF1879">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3703364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r w:rsidR="00B675AC">
        <w:rPr>
          <w:rFonts w:ascii="Times New Roman" w:hAnsi="Times New Roman" w:cs="Times New Roman"/>
          <w:sz w:val="24"/>
          <w:szCs w:val="24"/>
        </w:rPr>
        <w:t>onnes</w:t>
      </w:r>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754FB9">
        <w:rPr>
          <w:rFonts w:ascii="Times New Roman" w:hAnsi="Times New Roman" w:cs="Times New Roman"/>
          <w:sz w:val="24"/>
          <w:szCs w:val="24"/>
        </w:rPr>
        <w:t>.  Currently toothfish are required to be double tagged at a rate of 1 fish per tonne landed</w:t>
      </w:r>
      <w:r w:rsidR="00133C54">
        <w:rPr>
          <w:rFonts w:ascii="Times New Roman" w:hAnsi="Times New Roman" w:cs="Times New Roman"/>
          <w:sz w:val="24"/>
          <w:szCs w:val="24"/>
        </w:rPr>
        <w:t>.</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7FAA5B25"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281D5B">
        <w:rPr>
          <w:rFonts w:ascii="Times New Roman" w:hAnsi="Times New Roman" w:cs="Times New Roman"/>
          <w:sz w:val="24"/>
          <w:szCs w:val="24"/>
        </w:rPr>
        <w:t xml:space="preserve">. </w:t>
      </w:r>
      <w:r w:rsidR="00603447">
        <w:rPr>
          <w:rFonts w:ascii="Times New Roman" w:hAnsi="Times New Roman" w:cs="Times New Roman"/>
          <w:sz w:val="24"/>
          <w:szCs w:val="24"/>
        </w:rPr>
        <w:t xml:space="preserve"> </w:t>
      </w:r>
      <w:r w:rsidR="00281D5B">
        <w:rPr>
          <w:rFonts w:ascii="Times New Roman" w:hAnsi="Times New Roman" w:cs="Times New Roman"/>
          <w:sz w:val="24"/>
          <w:szCs w:val="24"/>
        </w:rPr>
        <w:t>A</w:t>
      </w:r>
      <w:r w:rsidR="00603447">
        <w:rPr>
          <w:rFonts w:ascii="Times New Roman" w:hAnsi="Times New Roman" w:cs="Times New Roman"/>
          <w:sz w:val="24"/>
          <w:szCs w:val="24"/>
        </w:rPr>
        <w:t xml:space="preserve">ll individuals were originally tagged between </w:t>
      </w:r>
      <w:r w:rsidR="00D73B3D">
        <w:rPr>
          <w:rFonts w:ascii="Times New Roman" w:hAnsi="Times New Roman" w:cs="Times New Roman"/>
          <w:sz w:val="24"/>
          <w:szCs w:val="24"/>
        </w:rPr>
        <w:t>2001</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2008</w:t>
      </w:r>
      <w:r w:rsidR="00603447">
        <w:rPr>
          <w:rFonts w:ascii="Times New Roman" w:hAnsi="Times New Roman" w:cs="Times New Roman"/>
          <w:sz w:val="24"/>
          <w:szCs w:val="24"/>
        </w:rPr>
        <w:t xml:space="preserve">, and were subsequently recaptured between </w:t>
      </w:r>
      <w:r w:rsidR="00D73B3D">
        <w:rPr>
          <w:rFonts w:ascii="Times New Roman" w:hAnsi="Times New Roman" w:cs="Times New Roman"/>
          <w:sz w:val="24"/>
          <w:szCs w:val="24"/>
        </w:rPr>
        <w:t>2002</w:t>
      </w:r>
      <w:r w:rsidR="00603447">
        <w:rPr>
          <w:rFonts w:ascii="Times New Roman" w:hAnsi="Times New Roman" w:cs="Times New Roman"/>
          <w:sz w:val="24"/>
          <w:szCs w:val="24"/>
        </w:rPr>
        <w:t xml:space="preserve"> and </w:t>
      </w:r>
      <w:r w:rsidR="00D73B3D">
        <w:rPr>
          <w:rFonts w:ascii="Times New Roman" w:hAnsi="Times New Roman" w:cs="Times New Roman"/>
          <w:sz w:val="24"/>
          <w:szCs w:val="24"/>
        </w:rPr>
        <w:t>2013</w:t>
      </w:r>
      <w:r>
        <w:rPr>
          <w:rFonts w:ascii="Times New Roman" w:hAnsi="Times New Roman" w:cs="Times New Roman"/>
          <w:sz w:val="24"/>
          <w:szCs w:val="24"/>
        </w:rPr>
        <w:t>.</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w:t>
      </w:r>
      <w:r w:rsidR="00603447">
        <w:rPr>
          <w:rFonts w:ascii="Times New Roman" w:hAnsi="Times New Roman" w:cs="Times New Roman"/>
          <w:sz w:val="24"/>
          <w:szCs w:val="24"/>
        </w:rPr>
        <w:t xml:space="preserve">persistent differences in </w:t>
      </w:r>
      <w:r w:rsidR="00BB5C24">
        <w:rPr>
          <w:rFonts w:ascii="Times New Roman" w:hAnsi="Times New Roman" w:cs="Times New Roman"/>
          <w:sz w:val="24"/>
          <w:szCs w:val="24"/>
        </w:rPr>
        <w:t xml:space="preserve">upkeep costs </w:t>
      </w:r>
      <w:r w:rsidR="00281D5B">
        <w:rPr>
          <w:rFonts w:ascii="Times New Roman" w:hAnsi="Times New Roman" w:cs="Times New Roman"/>
          <w:sz w:val="24"/>
          <w:szCs w:val="24"/>
        </w:rPr>
        <w:t>(</w:t>
      </w:r>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281D5B">
        <w:rPr>
          <w:rFonts w:ascii="Times New Roman" w:hAnsi="Times New Roman" w:cs="Times New Roman"/>
          <w:sz w:val="24"/>
          <w:szCs w:val="24"/>
        </w:rPr>
        <w:t xml:space="preserve"> only) </w:t>
      </w:r>
      <w:r w:rsidR="00603447">
        <w:rPr>
          <w:rFonts w:ascii="Times New Roman" w:hAnsi="Times New Roman" w:cs="Times New Roman"/>
          <w:sz w:val="24"/>
          <w:szCs w:val="24"/>
        </w:rPr>
        <w:t>for each sex</w:t>
      </w:r>
      <w:r w:rsidR="00BB5C24">
        <w:rPr>
          <w:rFonts w:ascii="Times New Roman" w:hAnsi="Times New Roman" w:cs="Times New Roman"/>
          <w:sz w:val="24"/>
          <w:szCs w:val="24"/>
        </w:rPr>
        <w:t xml:space="preserve">, </w:t>
      </w:r>
      <w:r w:rsidR="00603447">
        <w:rPr>
          <w:rFonts w:ascii="Times New Roman" w:hAnsi="Times New Roman" w:cs="Times New Roman"/>
          <w:sz w:val="24"/>
          <w:szCs w:val="24"/>
        </w:rPr>
        <w:t>transient 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w:t>
      </w:r>
      <w:r w:rsidR="00603447">
        <w:rPr>
          <w:rFonts w:ascii="Times New Roman" w:hAnsi="Times New Roman" w:cs="Times New Roman"/>
          <w:sz w:val="24"/>
          <w:szCs w:val="24"/>
        </w:rPr>
        <w:t>)</w:t>
      </w:r>
      <w:r w:rsidR="00BB5C24">
        <w:rPr>
          <w:rFonts w:ascii="Times New Roman" w:hAnsi="Times New Roman" w:cs="Times New Roman"/>
          <w:sz w:val="24"/>
          <w:szCs w:val="24"/>
        </w:rPr>
        <w:t xml:space="preserve">, and random-effects </w:t>
      </w:r>
      <w:r w:rsidR="00603447">
        <w:rPr>
          <w:rFonts w:ascii="Times New Roman" w:hAnsi="Times New Roman" w:cs="Times New Roman"/>
          <w:sz w:val="24"/>
          <w:szCs w:val="24"/>
        </w:rPr>
        <w:t>representing both persistent and transient variation in growth (</w:t>
      </w:r>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603447">
        <w:rPr>
          <w:rFonts w:ascii="Times New Roman" w:hAnsi="Times New Roman" w:cs="Times New Roman"/>
          <w:sz w:val="24"/>
          <w:szCs w:val="24"/>
        </w:rPr>
        <w:t>)</w:t>
      </w:r>
      <w:r w:rsidR="00735766">
        <w:rPr>
          <w:rFonts w:ascii="Times New Roman" w:hAnsi="Times New Roman" w:cs="Times New Roman"/>
          <w:sz w:val="24"/>
          <w:szCs w:val="24"/>
        </w:rPr>
        <w:t>.</w:t>
      </w:r>
    </w:p>
    <w:p w14:paraId="395A83E0" w14:textId="5669DDD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603447">
        <w:rPr>
          <w:rFonts w:ascii="Times New Roman" w:hAnsi="Times New Roman" w:cs="Times New Roman"/>
          <w:sz w:val="24"/>
          <w:szCs w:val="24"/>
        </w:rPr>
        <w:t>Length at birth</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r w:rsidR="00093192">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093192">
        <w:rPr>
          <w:rFonts w:ascii="Times New Roman" w:hAnsi="Times New Roman" w:cs="Times New Roman"/>
          <w:sz w:val="24"/>
          <w:szCs w:val="24"/>
        </w:rPr>
        <w:t xml:space="preserve">, </w:t>
      </w:r>
      <w:r w:rsidR="00603447">
        <w:rPr>
          <w:rFonts w:ascii="Times New Roman" w:hAnsi="Times New Roman" w:cs="Times New Roman"/>
          <w:sz w:val="24"/>
          <w:szCs w:val="24"/>
        </w:rPr>
        <w:t>average upkeep costs (</w:t>
      </w:r>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r w:rsidR="00603447">
        <w:rPr>
          <w:rFonts w:ascii="Times New Roman" w:hAnsi="Times New Roman" w:cs="Times New Roman"/>
          <w:sz w:val="24"/>
          <w:szCs w:val="24"/>
        </w:rPr>
        <w:t>)</w:t>
      </w:r>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r w:rsidR="00603447">
        <w:rPr>
          <w:rFonts w:ascii="Times New Roman" w:hAnsi="Times New Roman" w:cs="Times New Roman"/>
          <w:sz w:val="24"/>
          <w:szCs w:val="24"/>
        </w:rPr>
        <w:t>the magnitude of persistent variation in growth (</w:t>
      </w:r>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34763E">
        <w:rPr>
          <w:rFonts w:ascii="Times New Roman" w:hAnsi="Times New Roman" w:cs="Times New Roman"/>
          <w:sz w:val="24"/>
          <w:szCs w:val="24"/>
        </w:rPr>
        <w:t xml:space="preserve"> and </w:t>
      </w:r>
      <w:r w:rsidR="00603447">
        <w:rPr>
          <w:rFonts w:ascii="Times New Roman" w:hAnsi="Times New Roman" w:cs="Times New Roman"/>
          <w:sz w:val="24"/>
          <w:szCs w:val="24"/>
        </w:rPr>
        <w:t>average energy acquisition rates (</w:t>
      </w:r>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r w:rsidR="00603447">
        <w:rPr>
          <w:rFonts w:ascii="Times New Roman" w:hAnsi="Times New Roman" w:cs="Times New Roman"/>
          <w:sz w:val="24"/>
          <w:szCs w:val="24"/>
        </w:rPr>
        <w:t>)</w:t>
      </w:r>
      <w:r w:rsidR="0034763E">
        <w:rPr>
          <w:rFonts w:ascii="Times New Roman" w:hAnsi="Times New Roman" w:cs="Times New Roman"/>
          <w:sz w:val="24"/>
          <w:szCs w:val="24"/>
        </w:rPr>
        <w:t xml:space="preserve"> </w:t>
      </w:r>
      <w:r w:rsidR="00093192">
        <w:rPr>
          <w:rFonts w:ascii="Times New Roman" w:hAnsi="Times New Roman" w:cs="Times New Roman"/>
          <w:sz w:val="24"/>
          <w:szCs w:val="24"/>
        </w:rPr>
        <w:t>were all assumed to be sex-specific i</w:t>
      </w:r>
      <w:r w:rsidR="00721C1F">
        <w:rPr>
          <w:rFonts w:ascii="Times New Roman" w:hAnsi="Times New Roman" w:cs="Times New Roman"/>
          <w:sz w:val="24"/>
          <w:szCs w:val="24"/>
        </w:rPr>
        <w:t>n the application of this model.</w:t>
      </w:r>
      <w:r w:rsidR="00093192">
        <w:rPr>
          <w:rFonts w:ascii="Times New Roman" w:hAnsi="Times New Roman" w:cs="Times New Roman"/>
          <w:sz w:val="24"/>
          <w:szCs w:val="24"/>
        </w:rPr>
        <w:t xml:space="preserve"> </w:t>
      </w:r>
      <w:r w:rsidR="00721C1F">
        <w:rPr>
          <w:rFonts w:ascii="Times New Roman" w:hAnsi="Times New Roman" w:cs="Times New Roman"/>
          <w:sz w:val="24"/>
          <w:szCs w:val="24"/>
        </w:rPr>
        <w:t xml:space="preserve"> T</w:t>
      </w:r>
      <w:r w:rsidR="00603447">
        <w:rPr>
          <w:rFonts w:ascii="Times New Roman" w:hAnsi="Times New Roman" w:cs="Times New Roman"/>
          <w:sz w:val="24"/>
          <w:szCs w:val="24"/>
        </w:rPr>
        <w:t xml:space="preserve">he </w:t>
      </w:r>
      <w:r w:rsidR="00B57608">
        <w:rPr>
          <w:rFonts w:ascii="Times New Roman" w:hAnsi="Times New Roman" w:cs="Times New Roman"/>
          <w:sz w:val="24"/>
          <w:szCs w:val="24"/>
        </w:rPr>
        <w:t>magnitude of transient variation in growth (</w:t>
      </w:r>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r w:rsidR="00B57608">
        <w:rPr>
          <w:rFonts w:ascii="Times New Roman" w:hAnsi="Times New Roman" w:cs="Times New Roman"/>
          <w:sz w:val="24"/>
          <w:szCs w:val="24"/>
        </w:rPr>
        <w:t>)</w:t>
      </w:r>
      <w:r w:rsidR="00093192">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B57608">
        <w:rPr>
          <w:rFonts w:ascii="Times New Roman" w:hAnsi="Times New Roman" w:cs="Times New Roman"/>
          <w:sz w:val="24"/>
          <w:szCs w:val="24"/>
        </w:rPr>
        <w:t>were assumed to be constant for males and females</w:t>
      </w:r>
      <w:r w:rsidR="00093192">
        <w:rPr>
          <w:rFonts w:ascii="Times New Roman" w:hAnsi="Times New Roman" w:cs="Times New Roman"/>
          <w:sz w:val="24"/>
          <w:szCs w:val="24"/>
        </w:rPr>
        <w:t xml:space="preserve">.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r w:rsidR="00443B46">
        <w:rPr>
          <w:rFonts w:ascii="Times New Roman" w:hAnsi="Times New Roman" w:cs="Times New Roman"/>
          <w:sz w:val="24"/>
          <w:szCs w:val="24"/>
        </w:rPr>
        <w:t xml:space="preserve">tagging and </w:t>
      </w:r>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3674BB7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w:t>
      </w:r>
      <w:r w:rsidR="00B57608">
        <w:rPr>
          <w:rFonts w:ascii="Times New Roman" w:hAnsi="Times New Roman" w:cs="Times New Roman"/>
          <w:sz w:val="24"/>
          <w:szCs w:val="24"/>
        </w:rPr>
        <w:t xml:space="preserve">persistent individual variation in </w:t>
      </w:r>
      <w:r w:rsidR="00943A64">
        <w:rPr>
          <w:rFonts w:ascii="Times New Roman" w:hAnsi="Times New Roman" w:cs="Times New Roman"/>
          <w:sz w:val="24"/>
          <w:szCs w:val="24"/>
        </w:rPr>
        <w:t>upkeep costs</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C16837">
        <w:rPr>
          <w:rFonts w:ascii="Times New Roman" w:hAnsi="Times New Roman" w:cs="Times New Roman"/>
          <w:sz w:val="24"/>
          <w:szCs w:val="24"/>
        </w:rPr>
        <w:t xml:space="preserve"> for each sex</w:t>
      </w:r>
      <w:r w:rsidR="00460E50">
        <w:rPr>
          <w:rFonts w:ascii="Times New Roman" w:hAnsi="Times New Roman" w:cs="Times New Roman"/>
          <w:sz w:val="24"/>
          <w:szCs w:val="24"/>
        </w:rPr>
        <w:t xml:space="preserve">, </w:t>
      </w:r>
      <w:r w:rsidR="00B57608">
        <w:rPr>
          <w:rFonts w:ascii="Times New Roman" w:hAnsi="Times New Roman" w:cs="Times New Roman"/>
          <w:sz w:val="24"/>
          <w:szCs w:val="24"/>
        </w:rPr>
        <w:t xml:space="preserve">transient </w:t>
      </w:r>
      <w:del w:id="8" w:author="Darcy Webber" w:date="2015-02-17T14:41:00Z">
        <w:r w:rsidR="00B57608" w:rsidDel="00747759">
          <w:rPr>
            <w:rFonts w:ascii="Times New Roman" w:hAnsi="Times New Roman" w:cs="Times New Roman"/>
            <w:sz w:val="24"/>
            <w:szCs w:val="24"/>
          </w:rPr>
          <w:delText xml:space="preserve">individual </w:delText>
        </w:r>
      </w:del>
      <w:r w:rsidR="00B57608">
        <w:rPr>
          <w:rFonts w:ascii="Times New Roman" w:hAnsi="Times New Roman" w:cs="Times New Roman"/>
          <w:sz w:val="24"/>
          <w:szCs w:val="24"/>
        </w:rPr>
        <w:t>variation in growth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w:t>
      </w:r>
      <w:r w:rsidR="00B57608">
        <w:rPr>
          <w:rFonts w:ascii="Times New Roman" w:hAnsi="Times New Roman" w:cs="Times New Roman"/>
          <w:sz w:val="24"/>
          <w:szCs w:val="24"/>
        </w:rPr>
        <w:t>)</w:t>
      </w:r>
      <w:r w:rsidR="00460E50">
        <w:rPr>
          <w:rFonts w:ascii="Times New Roman" w:hAnsi="Times New Roman" w:cs="Times New Roman"/>
          <w:sz w:val="24"/>
          <w:szCs w:val="24"/>
        </w:rPr>
        <w:t xml:space="preserve">, and </w:t>
      </w:r>
      <w:r w:rsidR="00B57608">
        <w:rPr>
          <w:rFonts w:ascii="Times New Roman" w:hAnsi="Times New Roman" w:cs="Times New Roman"/>
          <w:sz w:val="24"/>
          <w:szCs w:val="24"/>
        </w:rPr>
        <w:t xml:space="preserve">both persistent and transient variation in growth (both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57608">
        <w:rPr>
          <w:rFonts w:ascii="Times New Roman" w:hAnsi="Times New Roman" w:cs="Times New Roman"/>
          <w:sz w:val="24"/>
          <w:szCs w:val="24"/>
        </w:rPr>
        <w:t>)</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t>
      </w:r>
      <w:r w:rsidR="00B57608">
        <w:rPr>
          <w:rFonts w:ascii="Times New Roman" w:hAnsi="Times New Roman" w:cs="Times New Roman"/>
          <w:sz w:val="24"/>
          <w:szCs w:val="24"/>
        </w:rPr>
        <w:t xml:space="preserve">were </w:t>
      </w:r>
      <w:r w:rsidR="00F0737B">
        <w:rPr>
          <w:rFonts w:ascii="Times New Roman" w:hAnsi="Times New Roman" w:cs="Times New Roman"/>
          <w:sz w:val="24"/>
          <w:szCs w:val="24"/>
        </w:rPr>
        <w:t xml:space="preserve">simulated </w:t>
      </w:r>
      <w:r w:rsidR="004471DE">
        <w:rPr>
          <w:rFonts w:ascii="Times New Roman" w:hAnsi="Times New Roman" w:cs="Times New Roman"/>
          <w:sz w:val="24"/>
          <w:szCs w:val="24"/>
        </w:rPr>
        <w:t>for</w:t>
      </w:r>
      <w:r w:rsidR="00460E50">
        <w:rPr>
          <w:rFonts w:ascii="Times New Roman" w:hAnsi="Times New Roman" w:cs="Times New Roman"/>
          <w:sz w:val="24"/>
          <w:szCs w:val="24"/>
        </w:rPr>
        <w:t xml:space="preserve"> 50, 100, 250 and 500 </w:t>
      </w:r>
      <w:r w:rsidR="00B57608">
        <w:rPr>
          <w:rFonts w:ascii="Times New Roman" w:hAnsi="Times New Roman" w:cs="Times New Roman"/>
          <w:sz w:val="24"/>
          <w:szCs w:val="24"/>
        </w:rPr>
        <w:t xml:space="preserve">recaptured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02AD73D3"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B57608">
        <w:rPr>
          <w:rFonts w:ascii="Times New Roman" w:hAnsi="Times New Roman" w:cs="Times New Roman"/>
          <w:sz w:val="24"/>
          <w:szCs w:val="24"/>
        </w:rPr>
        <w:t>Average age at length zero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average upkeep costs (</w:t>
      </w:r>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t>
      </w:r>
      <w:r w:rsidR="00B57608">
        <w:rPr>
          <w:rFonts w:ascii="Times New Roman" w:hAnsi="Times New Roman" w:cs="Times New Roman"/>
          <w:sz w:val="24"/>
          <w:szCs w:val="24"/>
        </w:rPr>
        <w:t>and asymptotic maximum length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B57608">
        <w:rPr>
          <w:rFonts w:ascii="Times New Roman" w:hAnsi="Times New Roman" w:cs="Times New Roman"/>
          <w:sz w:val="24"/>
          <w:szCs w:val="24"/>
        </w:rPr>
        <w:t>)</w:t>
      </w:r>
      <w:r w:rsidR="000855AF">
        <w:rPr>
          <w:rFonts w:ascii="Times New Roman" w:hAnsi="Times New Roman" w:cs="Times New Roman"/>
          <w:sz w:val="24"/>
          <w:szCs w:val="24"/>
        </w:rPr>
        <w:t xml:space="preserve"> were taken from </w:t>
      </w:r>
      <w:r w:rsidR="000855AF" w:rsidRPr="00AC4738">
        <w:rPr>
          <w:rFonts w:ascii="Times New Roman" w:hAnsi="Times New Roman" w:cs="Times New Roman"/>
          <w:sz w:val="24"/>
          <w:szCs w:val="24"/>
          <w:highlight w:val="yellow"/>
        </w:rPr>
        <w:t>Dunn et al. (2006)</w:t>
      </w:r>
      <w:r w:rsidR="000855AF">
        <w:rPr>
          <w:rFonts w:ascii="Times New Roman" w:hAnsi="Times New Roman" w:cs="Times New Roman"/>
          <w:sz w:val="24"/>
          <w:szCs w:val="24"/>
        </w:rPr>
        <w:t xml:space="preserve"> and used to derive the values </w:t>
      </w:r>
      <w:r w:rsidR="0073635D">
        <w:rPr>
          <w:rFonts w:ascii="Times New Roman" w:hAnsi="Times New Roman" w:cs="Times New Roman"/>
          <w:sz w:val="24"/>
          <w:szCs w:val="24"/>
        </w:rPr>
        <w:t xml:space="preserve">of </w:t>
      </w:r>
      <w:r w:rsidR="00B35058">
        <w:rPr>
          <w:rFonts w:ascii="Times New Roman" w:hAnsi="Times New Roman" w:cs="Times New Roman"/>
          <w:sz w:val="24"/>
          <w:szCs w:val="24"/>
        </w:rPr>
        <w:t>t</w:t>
      </w:r>
      <w:r w:rsidR="008A67B1">
        <w:rPr>
          <w:rFonts w:ascii="Times New Roman" w:hAnsi="Times New Roman" w:cs="Times New Roman"/>
          <w:sz w:val="24"/>
          <w:szCs w:val="24"/>
        </w:rPr>
        <w:t xml:space="preserve">he </w:t>
      </w:r>
      <w:r w:rsidR="00B57608">
        <w:rPr>
          <w:rFonts w:ascii="Times New Roman" w:hAnsi="Times New Roman" w:cs="Times New Roman"/>
          <w:sz w:val="24"/>
          <w:szCs w:val="24"/>
        </w:rPr>
        <w:t>length at birth</w:t>
      </w:r>
      <w:r w:rsidR="00E84EBE">
        <w:rPr>
          <w:rFonts w:ascii="Times New Roman" w:hAnsi="Times New Roman" w:cs="Times New Roman"/>
          <w:sz w:val="24"/>
          <w:szCs w:val="24"/>
        </w:rPr>
        <w:t xml:space="preserve"> </w:t>
      </w:r>
      <w:r w:rsidR="00B57608">
        <w:rPr>
          <w:rFonts w:ascii="Times New Roman" w:hAnsi="Times New Roman" w:cs="Times New Roman"/>
          <w:sz w:val="24"/>
          <w:szCs w:val="24"/>
        </w:rPr>
        <w:t>(</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B57608">
        <w:rPr>
          <w:rFonts w:ascii="Times New Roman" w:hAnsi="Times New Roman" w:cs="Times New Roman"/>
          <w:sz w:val="24"/>
          <w:szCs w:val="24"/>
        </w:rPr>
        <w:t>)</w:t>
      </w:r>
      <w:r>
        <w:rPr>
          <w:rFonts w:ascii="Times New Roman" w:hAnsi="Times New Roman" w:cs="Times New Roman"/>
          <w:sz w:val="24"/>
          <w:szCs w:val="24"/>
        </w:rPr>
        <w:t xml:space="preserve"> and </w:t>
      </w:r>
      <w:r w:rsidR="0073635D">
        <w:rPr>
          <w:rFonts w:ascii="Times New Roman" w:hAnsi="Times New Roman" w:cs="Times New Roman"/>
          <w:sz w:val="24"/>
          <w:szCs w:val="24"/>
        </w:rPr>
        <w:t>average energy acquisition rate</w:t>
      </w:r>
      <w:r w:rsidR="00B57608">
        <w:rPr>
          <w:rFonts w:ascii="Times New Roman" w:hAnsi="Times New Roman" w:cs="Times New Roman"/>
          <w:sz w:val="24"/>
          <w:szCs w:val="24"/>
        </w:rPr>
        <w:t xml:space="preserve"> (</w:t>
      </w:r>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r w:rsidR="00B57608">
        <w:rPr>
          <w:rFonts w:ascii="Times New Roman" w:hAnsi="Times New Roman" w:cs="Times New Roman"/>
          <w:sz w:val="24"/>
          <w:szCs w:val="24"/>
        </w:rPr>
        <w:t>)</w:t>
      </w:r>
      <w:r w:rsidR="0073635D">
        <w:rPr>
          <w:rFonts w:ascii="Times New Roman" w:hAnsi="Times New Roman" w:cs="Times New Roman"/>
          <w:sz w:val="24"/>
          <w:szCs w:val="24"/>
        </w:rPr>
        <w:t xml:space="preserve"> parameters</w:t>
      </w:r>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2C694D">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1150A86A" w14:textId="5EFD43ED" w:rsidR="00E34E47" w:rsidRDefault="00093192" w:rsidP="004046D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w:t>
      </w:r>
      <w:r w:rsidR="00957261">
        <w:rPr>
          <w:rFonts w:ascii="Times New Roman" w:hAnsi="Times New Roman" w:cs="Times New Roman"/>
          <w:sz w:val="24"/>
          <w:szCs w:val="24"/>
        </w:rPr>
        <w:t>length at birth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r w:rsidR="008E2EE7">
        <w:rPr>
          <w:rFonts w:ascii="Times New Roman" w:hAnsi="Times New Roman" w:cs="Times New Roman"/>
          <w:i/>
          <w:sz w:val="24"/>
          <w:szCs w:val="24"/>
          <w:vertAlign w:val="subscript"/>
        </w:rPr>
        <w:t>,s</w:t>
      </w:r>
      <w:r w:rsidR="00957261">
        <w:rPr>
          <w:rFonts w:ascii="Times New Roman" w:hAnsi="Times New Roman" w:cs="Times New Roman"/>
          <w:sz w:val="24"/>
          <w:szCs w:val="24"/>
        </w:rPr>
        <w:t>),</w:t>
      </w:r>
      <w:r w:rsidR="00AC73C3">
        <w:rPr>
          <w:rFonts w:ascii="Times New Roman" w:hAnsi="Times New Roman" w:cs="Times New Roman"/>
          <w:sz w:val="24"/>
          <w:szCs w:val="24"/>
        </w:rPr>
        <w:t xml:space="preserve"> </w:t>
      </w:r>
      <w:r w:rsidR="000654FE">
        <w:rPr>
          <w:rFonts w:ascii="Times New Roman" w:hAnsi="Times New Roman" w:cs="Times New Roman"/>
          <w:sz w:val="24"/>
          <w:szCs w:val="24"/>
        </w:rPr>
        <w:t>average upkeep cost</w:t>
      </w:r>
      <w:r w:rsidR="000454E4">
        <w:rPr>
          <w:rFonts w:ascii="Times New Roman" w:hAnsi="Times New Roman" w:cs="Times New Roman"/>
          <w:sz w:val="24"/>
          <w:szCs w:val="24"/>
        </w:rPr>
        <w:t xml:space="preserve"> (</w:t>
      </w:r>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r w:rsidR="000454E4">
        <w:rPr>
          <w:rFonts w:ascii="Times New Roman" w:hAnsi="Times New Roman" w:cs="Times New Roman"/>
          <w:sz w:val="24"/>
          <w:szCs w:val="24"/>
        </w:rPr>
        <w:t>),</w:t>
      </w:r>
      <w:r w:rsidR="00AC73C3">
        <w:rPr>
          <w:rFonts w:ascii="Times New Roman" w:hAnsi="Times New Roman" w:cs="Times New Roman"/>
          <w:sz w:val="24"/>
          <w:szCs w:val="24"/>
        </w:rPr>
        <w:t xml:space="preserve"> </w:t>
      </w:r>
      <w:r w:rsidR="008E66D1">
        <w:rPr>
          <w:rFonts w:ascii="Times New Roman" w:hAnsi="Times New Roman" w:cs="Times New Roman"/>
          <w:sz w:val="24"/>
          <w:szCs w:val="24"/>
        </w:rPr>
        <w:t>magnitude of persistent variation in growth (</w:t>
      </w:r>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r w:rsidR="008E66D1">
        <w:rPr>
          <w:rFonts w:ascii="Times New Roman" w:hAnsi="Times New Roman" w:cs="Times New Roman"/>
          <w:sz w:val="24"/>
          <w:szCs w:val="24"/>
        </w:rPr>
        <w:t xml:space="preserve">) </w:t>
      </w:r>
      <w:r w:rsidR="00ED2BEC">
        <w:rPr>
          <w:rFonts w:ascii="Times New Roman" w:hAnsi="Times New Roman" w:cs="Times New Roman"/>
          <w:sz w:val="24"/>
          <w:szCs w:val="24"/>
        </w:rPr>
        <w:t xml:space="preserve">and </w:t>
      </w:r>
      <w:r w:rsidR="00B404D0">
        <w:rPr>
          <w:rFonts w:ascii="Times New Roman" w:hAnsi="Times New Roman" w:cs="Times New Roman"/>
          <w:sz w:val="24"/>
          <w:szCs w:val="24"/>
        </w:rPr>
        <w:t>average energ</w:t>
      </w:r>
      <w:r w:rsidR="000654FE">
        <w:rPr>
          <w:rFonts w:ascii="Times New Roman" w:hAnsi="Times New Roman" w:cs="Times New Roman"/>
          <w:sz w:val="24"/>
          <w:szCs w:val="24"/>
        </w:rPr>
        <w:t>y acquisition rate</w:t>
      </w:r>
      <w:r w:rsidR="00B404D0">
        <w:rPr>
          <w:rFonts w:ascii="Times New Roman" w:hAnsi="Times New Roman" w:cs="Times New Roman"/>
          <w:sz w:val="24"/>
          <w:szCs w:val="24"/>
        </w:rPr>
        <w:t xml:space="preserve"> (</w:t>
      </w:r>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r w:rsidR="00B404D0">
        <w:rPr>
          <w:rFonts w:ascii="Times New Roman" w:hAnsi="Times New Roman" w:cs="Times New Roman"/>
          <w:sz w:val="24"/>
          <w:szCs w:val="24"/>
        </w:rPr>
        <w:t xml:space="preserve">) </w:t>
      </w:r>
      <w:r w:rsidR="000654FE">
        <w:rPr>
          <w:rFonts w:ascii="Times New Roman" w:hAnsi="Times New Roman" w:cs="Times New Roman"/>
          <w:sz w:val="24"/>
          <w:szCs w:val="24"/>
        </w:rPr>
        <w:t xml:space="preserve">parameters </w:t>
      </w:r>
      <w:r w:rsidR="00AC73C3">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10514B">
        <w:rPr>
          <w:rFonts w:ascii="Times New Roman" w:hAnsi="Times New Roman" w:cs="Times New Roman"/>
          <w:sz w:val="24"/>
          <w:szCs w:val="24"/>
        </w:rPr>
        <w:t xml:space="preserve">the </w:t>
      </w:r>
      <w:r w:rsidR="000654FE">
        <w:rPr>
          <w:rFonts w:ascii="Times New Roman" w:hAnsi="Times New Roman" w:cs="Times New Roman"/>
          <w:sz w:val="24"/>
          <w:szCs w:val="24"/>
        </w:rPr>
        <w:t>magnitude of transient variation in growth (</w:t>
      </w:r>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r w:rsidR="000654FE">
        <w:rPr>
          <w:rFonts w:ascii="Times New Roman" w:hAnsi="Times New Roman" w:cs="Times New Roman"/>
          <w:sz w:val="24"/>
          <w:szCs w:val="24"/>
        </w:rPr>
        <w:t xml:space="preserve">) </w:t>
      </w:r>
      <w:r w:rsidR="00747759">
        <w:rPr>
          <w:rFonts w:ascii="Times New Roman" w:hAnsi="Times New Roman" w:cs="Times New Roman"/>
          <w:sz w:val="24"/>
          <w:szCs w:val="24"/>
        </w:rPr>
        <w:t>and the magnitude of error when measuring length (</w:t>
      </w:r>
      <w:r w:rsidR="00747759">
        <w:rPr>
          <w:rFonts w:ascii="Times New Roman" w:hAnsi="Times New Roman" w:cs="Times New Roman"/>
          <w:i/>
          <w:sz w:val="24"/>
          <w:szCs w:val="24"/>
        </w:rPr>
        <w:t>c</w:t>
      </w:r>
      <w:r w:rsidR="00747759" w:rsidRPr="009D73B8">
        <w:rPr>
          <w:rFonts w:ascii="Times New Roman" w:hAnsi="Times New Roman" w:cs="Times New Roman"/>
          <w:sz w:val="24"/>
          <w:szCs w:val="24"/>
          <w:vertAlign w:val="subscript"/>
        </w:rPr>
        <w:t>obs</w:t>
      </w:r>
      <w:r w:rsidR="00747759">
        <w:rPr>
          <w:rFonts w:ascii="Times New Roman" w:hAnsi="Times New Roman" w:cs="Times New Roman"/>
          <w:sz w:val="24"/>
          <w:szCs w:val="24"/>
        </w:rPr>
        <w:t xml:space="preserve">) </w:t>
      </w:r>
      <w:r w:rsidR="006B5332">
        <w:rPr>
          <w:rFonts w:ascii="Times New Roman" w:hAnsi="Times New Roman" w:cs="Times New Roman"/>
          <w:sz w:val="24"/>
          <w:szCs w:val="24"/>
        </w:rPr>
        <w:t>were not</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_Ref411934157 \h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FF1879" w:rsidRPr="00D01717">
        <w:rPr>
          <w:i/>
          <w:color w:val="000000" w:themeColor="text1"/>
          <w:sz w:val="24"/>
          <w:szCs w:val="24"/>
        </w:rPr>
        <w:t xml:space="preserve">Table </w:t>
      </w:r>
      <w:r w:rsidR="00FF1879">
        <w:rPr>
          <w:i/>
          <w:noProof/>
          <w:color w:val="000000" w:themeColor="text1"/>
          <w:sz w:val="24"/>
          <w:szCs w:val="24"/>
        </w:rPr>
        <w:t>2</w:t>
      </w:r>
      <w:r w:rsidR="002B16C1">
        <w:rPr>
          <w:rFonts w:ascii="Times New Roman" w:hAnsi="Times New Roman" w:cs="Times New Roman"/>
          <w:sz w:val="24"/>
          <w:szCs w:val="24"/>
        </w:rPr>
        <w:fldChar w:fldCharType="end"/>
      </w:r>
      <w:r w:rsidR="0073635D">
        <w:rPr>
          <w:rFonts w:ascii="Times New Roman" w:hAnsi="Times New Roman" w:cs="Times New Roman"/>
          <w:sz w:val="24"/>
          <w:szCs w:val="24"/>
        </w:rPr>
        <w:t xml:space="preserve">, </w:t>
      </w:r>
      <w:r w:rsidR="0073635D">
        <w:rPr>
          <w:rFonts w:ascii="Times New Roman" w:hAnsi="Times New Roman" w:cs="Times New Roman"/>
          <w:sz w:val="24"/>
          <w:szCs w:val="24"/>
        </w:rPr>
        <w:fldChar w:fldCharType="begin"/>
      </w:r>
      <w:r w:rsidR="0073635D">
        <w:rPr>
          <w:rFonts w:ascii="Times New Roman" w:hAnsi="Times New Roman" w:cs="Times New Roman"/>
          <w:sz w:val="24"/>
          <w:szCs w:val="24"/>
        </w:rPr>
        <w:instrText xml:space="preserve"> REF _Ref411934690 \h </w:instrText>
      </w:r>
      <w:r w:rsidR="0073635D">
        <w:rPr>
          <w:rFonts w:ascii="Times New Roman" w:hAnsi="Times New Roman" w:cs="Times New Roman"/>
          <w:sz w:val="24"/>
          <w:szCs w:val="24"/>
        </w:rPr>
      </w:r>
      <w:r w:rsidR="0073635D">
        <w:rPr>
          <w:rFonts w:ascii="Times New Roman" w:hAnsi="Times New Roman" w:cs="Times New Roman"/>
          <w:sz w:val="24"/>
          <w:szCs w:val="24"/>
        </w:rPr>
        <w:fldChar w:fldCharType="separate"/>
      </w:r>
      <w:r w:rsidR="0073635D" w:rsidRPr="00D01717">
        <w:rPr>
          <w:i/>
          <w:color w:val="000000" w:themeColor="text1"/>
          <w:sz w:val="24"/>
          <w:szCs w:val="24"/>
        </w:rPr>
        <w:t xml:space="preserve">Table </w:t>
      </w:r>
      <w:r w:rsidR="0073635D">
        <w:rPr>
          <w:i/>
          <w:noProof/>
          <w:color w:val="000000" w:themeColor="text1"/>
          <w:sz w:val="24"/>
          <w:szCs w:val="24"/>
        </w:rPr>
        <w:t>3</w:t>
      </w:r>
      <w:r w:rsidR="0073635D">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78226B">
        <w:rPr>
          <w:rFonts w:ascii="Times New Roman" w:hAnsi="Times New Roman" w:cs="Times New Roman"/>
          <w:sz w:val="24"/>
          <w:szCs w:val="24"/>
        </w:rPr>
        <w:t>(</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 xml:space="preserve">) </w:t>
      </w:r>
      <w:r w:rsidR="00CF3B4C">
        <w:rPr>
          <w:rFonts w:ascii="Times New Roman" w:hAnsi="Times New Roman" w:cs="Times New Roman"/>
          <w:sz w:val="24"/>
          <w:szCs w:val="24"/>
        </w:rPr>
        <w:t>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383A7C">
        <w:rPr>
          <w:rFonts w:ascii="Times New Roman" w:hAnsi="Times New Roman" w:cs="Times New Roman"/>
          <w:sz w:val="24"/>
          <w:szCs w:val="24"/>
        </w:rPr>
        <w:t xml:space="preserve">the </w:t>
      </w:r>
      <w:r w:rsidR="0078226B">
        <w:rPr>
          <w:rFonts w:ascii="Times New Roman" w:hAnsi="Times New Roman" w:cs="Times New Roman"/>
          <w:sz w:val="24"/>
          <w:szCs w:val="24"/>
        </w:rPr>
        <w:t>c.v. of observed growth (</w:t>
      </w:r>
      <w:r w:rsidR="0078226B" w:rsidRPr="00CF3B4C">
        <w:rPr>
          <w:rFonts w:ascii="Times New Roman" w:hAnsi="Times New Roman" w:cs="Times New Roman"/>
          <w:i/>
          <w:sz w:val="24"/>
          <w:szCs w:val="24"/>
        </w:rPr>
        <w:t>c</w:t>
      </w:r>
      <w:r w:rsidR="0078226B" w:rsidRPr="00CF3B4C">
        <w:rPr>
          <w:rFonts w:ascii="Times New Roman" w:hAnsi="Times New Roman" w:cs="Times New Roman"/>
          <w:i/>
          <w:sz w:val="24"/>
          <w:szCs w:val="24"/>
          <w:vertAlign w:val="subscript"/>
        </w:rPr>
        <w:t>obs</w:t>
      </w:r>
      <w:r w:rsidR="0078226B">
        <w:rPr>
          <w:rFonts w:ascii="Times New Roman" w:hAnsi="Times New Roman" w:cs="Times New Roman"/>
          <w:sz w:val="24"/>
          <w:szCs w:val="24"/>
        </w:rPr>
        <w:t>)</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383A7C">
        <w:rPr>
          <w:rFonts w:ascii="Times New Roman" w:hAnsi="Times New Roman" w:cs="Times New Roman"/>
          <w:sz w:val="24"/>
          <w:szCs w:val="24"/>
        </w:rPr>
        <w:t>magnitude of persistent variation among individuals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6020A2">
        <w:rPr>
          <w:rFonts w:ascii="Times New Roman" w:hAnsi="Times New Roman" w:cs="Times New Roman"/>
          <w:i/>
          <w:sz w:val="24"/>
          <w:szCs w:val="24"/>
          <w:vertAlign w:val="subscript"/>
        </w:rPr>
        <w:t>,s</w:t>
      </w:r>
      <w:r w:rsidR="001B3F2B">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1B3F2B">
        <w:rPr>
          <w:rFonts w:ascii="Times New Roman" w:hAnsi="Times New Roman" w:cs="Times New Roman"/>
          <w:sz w:val="24"/>
          <w:szCs w:val="24"/>
        </w:rPr>
        <w:t>magnitude of transient variation</w:t>
      </w:r>
      <w:r w:rsidR="001B3F2B" w:rsidRPr="00201D26">
        <w:rPr>
          <w:rFonts w:ascii="Times New Roman" w:hAnsi="Times New Roman" w:cs="Times New Roman"/>
          <w:i/>
          <w:sz w:val="24"/>
          <w:szCs w:val="24"/>
        </w:rPr>
        <w:t xml:space="preserve"> </w:t>
      </w:r>
      <w:r w:rsidR="001B3F2B">
        <w:rPr>
          <w:rFonts w:ascii="Times New Roman" w:hAnsi="Times New Roman" w:cs="Times New Roman"/>
          <w:sz w:val="24"/>
          <w:szCs w:val="24"/>
        </w:rPr>
        <w:t>(</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1B3F2B">
        <w:rPr>
          <w:rFonts w:ascii="Times New Roman" w:hAnsi="Times New Roman" w:cs="Times New Roman"/>
          <w:sz w:val="24"/>
          <w:szCs w:val="24"/>
        </w:rPr>
        <w:t xml:space="preserve">) </w:t>
      </w:r>
      <w:r w:rsidR="009D73B8">
        <w:rPr>
          <w:rFonts w:ascii="Times New Roman" w:hAnsi="Times New Roman" w:cs="Times New Roman"/>
          <w:sz w:val="24"/>
          <w:szCs w:val="24"/>
        </w:rPr>
        <w:t>were set at values that resulted in reasonable variation in individual length trajectories</w:t>
      </w:r>
      <w:r w:rsidR="00F911F1">
        <w:rPr>
          <w:rFonts w:ascii="Times New Roman" w:hAnsi="Times New Roman" w:cs="Times New Roman"/>
          <w:sz w:val="24"/>
          <w:szCs w:val="24"/>
        </w:rPr>
        <w:t xml:space="preserve"> (</w:t>
      </w:r>
      <w:r w:rsidR="002B16C1">
        <w:rPr>
          <w:rFonts w:ascii="Times New Roman" w:hAnsi="Times New Roman" w:cs="Times New Roman"/>
          <w:sz w:val="24"/>
          <w:szCs w:val="24"/>
        </w:rPr>
        <w:fldChar w:fldCharType="begin"/>
      </w:r>
      <w:r w:rsidR="002B16C1">
        <w:rPr>
          <w:rFonts w:ascii="Times New Roman" w:hAnsi="Times New Roman" w:cs="Times New Roman"/>
          <w:sz w:val="24"/>
          <w:szCs w:val="24"/>
        </w:rPr>
        <w:instrText xml:space="preserve"> REF _Ref411934690 \h </w:instrText>
      </w:r>
      <w:r w:rsidR="002B16C1">
        <w:rPr>
          <w:rFonts w:ascii="Times New Roman" w:hAnsi="Times New Roman" w:cs="Times New Roman"/>
          <w:sz w:val="24"/>
          <w:szCs w:val="24"/>
        </w:rPr>
      </w:r>
      <w:r w:rsidR="002B16C1">
        <w:rPr>
          <w:rFonts w:ascii="Times New Roman" w:hAnsi="Times New Roman" w:cs="Times New Roman"/>
          <w:sz w:val="24"/>
          <w:szCs w:val="24"/>
        </w:rPr>
        <w:fldChar w:fldCharType="separate"/>
      </w:r>
      <w:r w:rsidR="00FF1879" w:rsidRPr="00D01717">
        <w:rPr>
          <w:i/>
          <w:color w:val="000000" w:themeColor="text1"/>
          <w:sz w:val="24"/>
          <w:szCs w:val="24"/>
        </w:rPr>
        <w:t xml:space="preserve">Table </w:t>
      </w:r>
      <w:r w:rsidR="00FF1879">
        <w:rPr>
          <w:i/>
          <w:noProof/>
          <w:color w:val="000000" w:themeColor="text1"/>
          <w:sz w:val="24"/>
          <w:szCs w:val="24"/>
        </w:rPr>
        <w:t>3</w:t>
      </w:r>
      <w:r w:rsidR="002B16C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41C1DEA9" w14:textId="2B14A61E" w:rsidR="00200293" w:rsidRDefault="00D87F9B" w:rsidP="004046D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each individual i</w:t>
      </w:r>
      <w:r w:rsidR="00A83F48">
        <w:rPr>
          <w:rFonts w:ascii="Times New Roman" w:hAnsi="Times New Roman" w:cs="Times New Roman"/>
          <w:sz w:val="24"/>
          <w:szCs w:val="24"/>
        </w:rPr>
        <w:t>n each of the</w:t>
      </w:r>
      <w:r>
        <w:rPr>
          <w:rFonts w:ascii="Times New Roman" w:hAnsi="Times New Roman" w:cs="Times New Roman"/>
          <w:sz w:val="24"/>
          <w:szCs w:val="24"/>
        </w:rPr>
        <w:t xml:space="preserve"> scenario/power simulations</w:t>
      </w:r>
      <w:r w:rsidR="00A83F48">
        <w:rPr>
          <w:rFonts w:ascii="Times New Roman" w:hAnsi="Times New Roman" w:cs="Times New Roman"/>
          <w:sz w:val="24"/>
          <w:szCs w:val="24"/>
        </w:rPr>
        <w:t xml:space="preserve">, sex was sampled with replacement from the observed sex </w:t>
      </w:r>
      <w:del w:id="9" w:author="Darcy Webber" w:date="2015-02-17T14:45:00Z">
        <w:r w:rsidR="00A83F48" w:rsidDel="00E25254">
          <w:rPr>
            <w:rFonts w:ascii="Times New Roman" w:hAnsi="Times New Roman" w:cs="Times New Roman"/>
            <w:sz w:val="24"/>
            <w:szCs w:val="24"/>
          </w:rPr>
          <w:delText xml:space="preserve">structure </w:delText>
        </w:r>
      </w:del>
      <w:ins w:id="10" w:author="Darcy Webber" w:date="2015-02-17T14:45:00Z">
        <w:r w:rsidR="00E25254">
          <w:rPr>
            <w:rFonts w:ascii="Times New Roman" w:hAnsi="Times New Roman" w:cs="Times New Roman"/>
            <w:sz w:val="24"/>
            <w:szCs w:val="24"/>
          </w:rPr>
          <w:t xml:space="preserve">of individuals </w:t>
        </w:r>
      </w:ins>
      <w:r w:rsidR="00A83F48">
        <w:rPr>
          <w:rFonts w:ascii="Times New Roman" w:hAnsi="Times New Roman" w:cs="Times New Roman"/>
          <w:sz w:val="24"/>
          <w:szCs w:val="24"/>
        </w:rPr>
        <w:t xml:space="preserve">in the toothfish data set.  </w:t>
      </w:r>
      <w:commentRangeStart w:id="11"/>
      <w:r w:rsidR="00A83F48">
        <w:rPr>
          <w:rFonts w:ascii="Times New Roman" w:hAnsi="Times New Roman" w:cs="Times New Roman"/>
          <w:sz w:val="24"/>
          <w:szCs w:val="24"/>
        </w:rPr>
        <w:t>The age at release, age at recapture and time at liberty were sampled independently from the observed</w:t>
      </w:r>
      <w:r w:rsidR="00833712">
        <w:rPr>
          <w:rFonts w:ascii="Times New Roman" w:hAnsi="Times New Roman" w:cs="Times New Roman"/>
          <w:sz w:val="24"/>
          <w:szCs w:val="24"/>
        </w:rPr>
        <w:t xml:space="preserve"> individuals in the</w:t>
      </w:r>
      <w:r w:rsidR="00A83F48">
        <w:rPr>
          <w:rFonts w:ascii="Times New Roman" w:hAnsi="Times New Roman" w:cs="Times New Roman"/>
          <w:sz w:val="24"/>
          <w:szCs w:val="24"/>
        </w:rPr>
        <w:t xml:space="preserve"> toothfish data set</w:t>
      </w:r>
      <w:r w:rsidR="004F7C37">
        <w:rPr>
          <w:rFonts w:ascii="Times New Roman" w:hAnsi="Times New Roman" w:cs="Times New Roman"/>
          <w:sz w:val="24"/>
          <w:szCs w:val="24"/>
        </w:rPr>
        <w:t xml:space="preserve"> also</w:t>
      </w:r>
      <w:r>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w:t>
      </w:r>
      <w:r w:rsidR="0078226B">
        <w:rPr>
          <w:rFonts w:ascii="Times New Roman" w:hAnsi="Times New Roman" w:cs="Times New Roman"/>
          <w:sz w:val="24"/>
          <w:szCs w:val="24"/>
        </w:rPr>
        <w:t>other</w:t>
      </w:r>
      <w:r w:rsidR="00C24727">
        <w:rPr>
          <w:rFonts w:ascii="Times New Roman" w:hAnsi="Times New Roman" w:cs="Times New Roman"/>
          <w:sz w:val="24"/>
          <w:szCs w:val="24"/>
        </w:rPr>
        <w:t xml:space="preserve"> two variables</w:t>
      </w:r>
      <w:r w:rsidR="00200293" w:rsidRPr="00200293">
        <w:rPr>
          <w:rFonts w:ascii="Times New Roman" w:hAnsi="Times New Roman" w:cs="Times New Roman"/>
          <w:sz w:val="24"/>
          <w:szCs w:val="24"/>
        </w:rPr>
        <w:t xml:space="preserve"> </w:t>
      </w:r>
      <w:r w:rsidR="00200293">
        <w:rPr>
          <w:rFonts w:ascii="Times New Roman" w:hAnsi="Times New Roman" w:cs="Times New Roman"/>
          <w:sz w:val="24"/>
          <w:szCs w:val="24"/>
        </w:rPr>
        <w:t>and rounded to the nearest integer.  For instance:</w:t>
      </w:r>
    </w:p>
    <w:p w14:paraId="450927AD" w14:textId="23BAF247" w:rsid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t>if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Pr>
          <w:rFonts w:ascii="Times New Roman" w:hAnsi="Times New Roman" w:cs="Times New Roman"/>
          <w:sz w:val="24"/>
          <w:szCs w:val="24"/>
        </w:rPr>
        <w:t xml:space="preserve"> was chosen</w:t>
      </w:r>
      <w:ins w:id="12" w:author="Darcy Webber" w:date="2015-02-17T14:46:00Z">
        <w:r w:rsidR="00E25254">
          <w:rPr>
            <w:rFonts w:ascii="Times New Roman" w:hAnsi="Times New Roman" w:cs="Times New Roman"/>
            <w:sz w:val="24"/>
            <w:szCs w:val="24"/>
          </w:rPr>
          <w:t xml:space="preserve"> at random</w:t>
        </w:r>
      </w:ins>
      <w:r>
        <w:rPr>
          <w:rFonts w:ascii="Times New Roman" w:hAnsi="Times New Roman" w:cs="Times New Roman"/>
          <w:sz w:val="24"/>
          <w:szCs w:val="24"/>
        </w:rPr>
        <w:t xml:space="preserve">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 xml:space="preserve"> = (t</w:t>
      </w:r>
      <w:r w:rsidRPr="00200293">
        <w:rPr>
          <w:rFonts w:ascii="Times New Roman" w:hAnsi="Times New Roman" w:cs="Times New Roman"/>
          <w:i/>
          <w:sz w:val="24"/>
          <w:szCs w:val="24"/>
          <w:vertAlign w:val="subscript"/>
        </w:rPr>
        <w:t>1</w:t>
      </w:r>
      <w:r w:rsidRPr="00200293">
        <w:rPr>
          <w:rFonts w:ascii="Times New Roman" w:hAnsi="Times New Roman" w:cs="Times New Roman"/>
          <w:i/>
          <w:sz w:val="24"/>
          <w:szCs w:val="24"/>
        </w:rPr>
        <w:t>+t</w:t>
      </w:r>
      <w:r w:rsidRPr="00200293">
        <w:rPr>
          <w:rFonts w:ascii="Times New Roman" w:hAnsi="Times New Roman" w:cs="Times New Roman"/>
          <w:i/>
          <w:sz w:val="24"/>
          <w:szCs w:val="24"/>
          <w:vertAlign w:val="subscript"/>
        </w:rPr>
        <w:t>2</w:t>
      </w:r>
      <w:r w:rsidRPr="00200293">
        <w:rPr>
          <w:rFonts w:ascii="Times New Roman" w:hAnsi="Times New Roman" w:cs="Times New Roman"/>
          <w:i/>
          <w:sz w:val="24"/>
          <w:szCs w:val="24"/>
        </w:rPr>
        <w:t>) - t</w:t>
      </w:r>
      <w:r w:rsidRPr="00200293">
        <w:rPr>
          <w:rFonts w:ascii="Times New Roman" w:hAnsi="Times New Roman" w:cs="Times New Roman"/>
          <w:i/>
          <w:sz w:val="24"/>
          <w:szCs w:val="24"/>
          <w:vertAlign w:val="subscript"/>
        </w:rPr>
        <w:t>2</w:t>
      </w:r>
      <w:ins w:id="13" w:author="Darcy Webber" w:date="2015-02-17T14:46:00Z">
        <w:r w:rsidR="00C76E51">
          <w:rPr>
            <w:rFonts w:ascii="Times New Roman" w:hAnsi="Times New Roman" w:cs="Times New Roman"/>
            <w:sz w:val="24"/>
            <w:szCs w:val="24"/>
          </w:rPr>
          <w:t>;</w:t>
        </w:r>
      </w:ins>
      <w:del w:id="14" w:author="Darcy Webber" w:date="2015-02-17T14:46:00Z">
        <w:r w:rsidDel="00C76E51">
          <w:rPr>
            <w:rFonts w:ascii="Times New Roman" w:hAnsi="Times New Roman" w:cs="Times New Roman"/>
            <w:sz w:val="24"/>
            <w:szCs w:val="24"/>
          </w:rPr>
          <w:delText>,</w:delText>
        </w:r>
      </w:del>
    </w:p>
    <w:p w14:paraId="2FBF04C0" w14:textId="1D6F2112"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sidRPr="00200293">
        <w:rPr>
          <w:rFonts w:ascii="Times New Roman" w:hAnsi="Times New Roman" w:cs="Times New Roman"/>
          <w:sz w:val="24"/>
          <w:szCs w:val="24"/>
        </w:rPr>
        <w:t>if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was chosen it was calculated as the age at </w:t>
      </w:r>
      <w:r w:rsidR="00CD3023">
        <w:rPr>
          <w:rFonts w:ascii="Times New Roman" w:hAnsi="Times New Roman" w:cs="Times New Roman"/>
          <w:sz w:val="24"/>
          <w:szCs w:val="24"/>
        </w:rPr>
        <w:t>first capture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w:t>
      </w:r>
      <w:r w:rsidRPr="00200293">
        <w:rPr>
          <w:rFonts w:ascii="Times New Roman" w:hAnsi="Times New Roman" w:cs="Times New Roman"/>
          <w:sz w:val="24"/>
          <w:szCs w:val="24"/>
        </w:rPr>
        <w:t xml:space="preserve"> plus the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 xml:space="preserve">), i.e.,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2</w:t>
      </w:r>
      <w:ins w:id="15" w:author="Darcy Webber" w:date="2015-02-17T14:46:00Z">
        <w:r w:rsidR="00C76E51">
          <w:rPr>
            <w:rFonts w:ascii="Times New Roman" w:hAnsi="Times New Roman" w:cs="Times New Roman"/>
            <w:sz w:val="24"/>
            <w:szCs w:val="24"/>
          </w:rPr>
          <w:t>;</w:t>
        </w:r>
      </w:ins>
      <w:del w:id="16" w:author="Darcy Webber" w:date="2015-02-17T14:46:00Z">
        <w:r w:rsidDel="00C76E51">
          <w:rPr>
            <w:rFonts w:ascii="Times New Roman" w:hAnsi="Times New Roman" w:cs="Times New Roman"/>
            <w:sz w:val="24"/>
            <w:szCs w:val="24"/>
          </w:rPr>
          <w:delText>,</w:delText>
        </w:r>
      </w:del>
    </w:p>
    <w:p w14:paraId="7021A162" w14:textId="31BDB588" w:rsidR="00200293" w:rsidRPr="00200293" w:rsidRDefault="00200293" w:rsidP="00200293">
      <w:pPr>
        <w:pStyle w:val="ListParagraph"/>
        <w:numPr>
          <w:ilvl w:val="0"/>
          <w:numId w:val="11"/>
        </w:numPr>
        <w:spacing w:after="0" w:line="480" w:lineRule="auto"/>
        <w:rPr>
          <w:rFonts w:ascii="Times New Roman" w:hAnsi="Times New Roman" w:cs="Times New Roman"/>
          <w:sz w:val="24"/>
          <w:szCs w:val="24"/>
        </w:rPr>
      </w:pPr>
      <w:r>
        <w:rPr>
          <w:rFonts w:ascii="Times New Roman" w:hAnsi="Times New Roman" w:cs="Times New Roman"/>
          <w:sz w:val="24"/>
          <w:szCs w:val="24"/>
        </w:rPr>
        <w:t>if time at liberty</w:t>
      </w:r>
      <w:r w:rsidR="00CD3023">
        <w:rPr>
          <w:rFonts w:ascii="Times New Roman" w:hAnsi="Times New Roman" w:cs="Times New Roman"/>
          <w:sz w:val="24"/>
          <w:szCs w:val="24"/>
        </w:rPr>
        <w:t xml:space="preserve">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was chosen it was calculated as the age at recapture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sz w:val="24"/>
          <w:szCs w:val="24"/>
        </w:rPr>
        <w:t>)</w:t>
      </w:r>
      <w:r>
        <w:rPr>
          <w:rFonts w:ascii="Times New Roman" w:hAnsi="Times New Roman" w:cs="Times New Roman"/>
          <w:sz w:val="24"/>
          <w:szCs w:val="24"/>
        </w:rPr>
        <w:t xml:space="preserve"> minus the age at first capture</w:t>
      </w:r>
      <w:r w:rsidR="00CD3023">
        <w:rPr>
          <w:rFonts w:ascii="Times New Roman" w:hAnsi="Times New Roman" w:cs="Times New Roman"/>
          <w:sz w:val="24"/>
          <w:szCs w:val="24"/>
        </w:rPr>
        <w:t xml:space="preserve"> (</w:t>
      </w:r>
      <w:r w:rsidR="00CD3023" w:rsidRP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1</w:t>
      </w:r>
      <w:r w:rsidR="00CD3023">
        <w:rPr>
          <w:rFonts w:ascii="Times New Roman" w:hAnsi="Times New Roman" w:cs="Times New Roman"/>
          <w:sz w:val="24"/>
          <w:szCs w:val="24"/>
        </w:rPr>
        <w:t xml:space="preserve">), i.e., </w:t>
      </w:r>
      <w:r w:rsidR="00CD3023">
        <w:rPr>
          <w:rFonts w:ascii="Times New Roman" w:hAnsi="Times New Roman" w:cs="Times New Roman"/>
          <w:i/>
          <w:sz w:val="24"/>
          <w:szCs w:val="24"/>
        </w:rPr>
        <w:t>t</w:t>
      </w:r>
      <w:r w:rsidR="00CD3023" w:rsidRPr="00CD3023">
        <w:rPr>
          <w:rFonts w:ascii="Times New Roman" w:hAnsi="Times New Roman" w:cs="Times New Roman"/>
          <w:i/>
          <w:sz w:val="24"/>
          <w:szCs w:val="24"/>
          <w:vertAlign w:val="subscript"/>
        </w:rPr>
        <w:t>2</w:t>
      </w:r>
      <w:r w:rsidR="00CD3023">
        <w:rPr>
          <w:rFonts w:ascii="Times New Roman" w:hAnsi="Times New Roman" w:cs="Times New Roman"/>
          <w:i/>
          <w:sz w:val="24"/>
          <w:szCs w:val="24"/>
        </w:rPr>
        <w:t xml:space="preserve"> = (</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1</w:t>
      </w:r>
      <w:r w:rsidR="00CD3023" w:rsidRPr="00200293">
        <w:rPr>
          <w:rFonts w:ascii="Times New Roman" w:hAnsi="Times New Roman" w:cs="Times New Roman"/>
          <w:i/>
          <w:sz w:val="24"/>
          <w:szCs w:val="24"/>
        </w:rPr>
        <w:t>+t</w:t>
      </w:r>
      <w:r w:rsidR="00CD3023" w:rsidRPr="00200293">
        <w:rPr>
          <w:rFonts w:ascii="Times New Roman" w:hAnsi="Times New Roman" w:cs="Times New Roman"/>
          <w:i/>
          <w:sz w:val="24"/>
          <w:szCs w:val="24"/>
          <w:vertAlign w:val="subscript"/>
        </w:rPr>
        <w:t>2</w:t>
      </w:r>
      <w:r w:rsidR="00CD3023" w:rsidRPr="00200293">
        <w:rPr>
          <w:rFonts w:ascii="Times New Roman" w:hAnsi="Times New Roman" w:cs="Times New Roman"/>
          <w:i/>
          <w:sz w:val="24"/>
          <w:szCs w:val="24"/>
        </w:rPr>
        <w:t>)</w:t>
      </w:r>
      <w:r w:rsidR="00CD3023">
        <w:rPr>
          <w:rFonts w:ascii="Times New Roman" w:hAnsi="Times New Roman" w:cs="Times New Roman"/>
          <w:i/>
          <w:sz w:val="24"/>
          <w:szCs w:val="24"/>
        </w:rPr>
        <w:t xml:space="preserve"> - t</w:t>
      </w:r>
      <w:r w:rsidR="00CD3023" w:rsidRPr="00CD3023">
        <w:rPr>
          <w:rFonts w:ascii="Times New Roman" w:hAnsi="Times New Roman" w:cs="Times New Roman"/>
          <w:i/>
          <w:sz w:val="24"/>
          <w:szCs w:val="24"/>
          <w:vertAlign w:val="subscript"/>
        </w:rPr>
        <w:t>1</w:t>
      </w:r>
      <w:r>
        <w:rPr>
          <w:rFonts w:ascii="Times New Roman" w:hAnsi="Times New Roman" w:cs="Times New Roman"/>
          <w:sz w:val="24"/>
          <w:szCs w:val="24"/>
        </w:rPr>
        <w:t>.</w:t>
      </w:r>
    </w:p>
    <w:p w14:paraId="510C1E88" w14:textId="0BC93D83" w:rsidR="00C24727" w:rsidRDefault="008413DE" w:rsidP="0020029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Sampling in this way ensured that the distribution of each of the variables approximated those observed </w:t>
      </w:r>
      <w:r w:rsidR="00DD2F49">
        <w:rPr>
          <w:rFonts w:ascii="Times New Roman" w:hAnsi="Times New Roman" w:cs="Times New Roman"/>
          <w:sz w:val="24"/>
          <w:szCs w:val="24"/>
        </w:rPr>
        <w:t>the real-world data set</w:t>
      </w:r>
      <w:r>
        <w:rPr>
          <w:rFonts w:ascii="Times New Roman" w:hAnsi="Times New Roman" w:cs="Times New Roman"/>
          <w:sz w:val="24"/>
          <w:szCs w:val="24"/>
        </w:rPr>
        <w:t>, without the need for sampling from complex joint distributions (</w:t>
      </w:r>
      <w:r w:rsidR="00CA3729">
        <w:rPr>
          <w:rFonts w:ascii="Times New Roman" w:hAnsi="Times New Roman" w:cs="Times New Roman"/>
          <w:sz w:val="24"/>
          <w:szCs w:val="24"/>
        </w:rPr>
        <w:t>e.g</w:t>
      </w:r>
      <w:r>
        <w:rPr>
          <w:rFonts w:ascii="Times New Roman" w:hAnsi="Times New Roman" w:cs="Times New Roman"/>
          <w:sz w:val="24"/>
          <w:szCs w:val="24"/>
        </w:rPr>
        <w:t xml:space="preserve">., copulas).  </w:t>
      </w:r>
      <w:commentRangeEnd w:id="11"/>
      <w:r w:rsidR="00170478">
        <w:rPr>
          <w:rStyle w:val="CommentReference"/>
        </w:rPr>
        <w:commentReference w:id="11"/>
      </w:r>
      <w:r w:rsidR="009F7A92">
        <w:rPr>
          <w:rFonts w:ascii="Times New Roman" w:hAnsi="Times New Roman" w:cs="Times New Roman"/>
          <w:sz w:val="24"/>
          <w:szCs w:val="24"/>
        </w:rPr>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r w:rsidR="00CF143F">
        <w:rPr>
          <w:rFonts w:ascii="Times New Roman" w:hAnsi="Times New Roman" w:cs="Times New Roman"/>
          <w:sz w:val="24"/>
          <w:szCs w:val="24"/>
        </w:rPr>
        <w:t>average energy acquisition rate (</w:t>
      </w:r>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r w:rsidR="00CF143F">
        <w:rPr>
          <w:rFonts w:ascii="Times New Roman" w:hAnsi="Times New Roman" w:cs="Times New Roman"/>
          <w:sz w:val="24"/>
          <w:szCs w:val="24"/>
        </w:rPr>
        <w:t xml:space="preserve">) </w:t>
      </w:r>
      <w:r w:rsidR="00166624">
        <w:rPr>
          <w:rFonts w:ascii="Times New Roman" w:hAnsi="Times New Roman" w:cs="Times New Roman"/>
          <w:sz w:val="24"/>
          <w:szCs w:val="24"/>
        </w:rPr>
        <w:t>we present the derived value</w:t>
      </w:r>
      <w:r w:rsidR="00603166">
        <w:rPr>
          <w:rFonts w:ascii="Times New Roman" w:hAnsi="Times New Roman" w:cs="Times New Roman"/>
          <w:sz w:val="24"/>
          <w:szCs w:val="24"/>
        </w:rPr>
        <w:t xml:space="preserve"> median asymptotic length</w:t>
      </w:r>
      <w:r w:rsidR="00166624">
        <w:rPr>
          <w:rFonts w:ascii="Times New Roman" w:hAnsi="Times New Roman" w:cs="Times New Roman"/>
          <w:sz w:val="24"/>
          <w:szCs w:val="24"/>
        </w:rPr>
        <w:t xml:space="preserve"> </w:t>
      </w:r>
      <w:r w:rsidR="00603166">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603166">
        <w:rPr>
          <w:rFonts w:ascii="Times New Roman" w:hAnsi="Times New Roman" w:cs="Times New Roman"/>
          <w:sz w:val="24"/>
          <w:szCs w:val="24"/>
        </w:rPr>
        <w:t>)</w:t>
      </w:r>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56BA1493" w:rsidR="0024711E" w:rsidRDefault="0024711E" w:rsidP="00701A4B">
      <w:pPr>
        <w:spacing w:line="480" w:lineRule="auto"/>
        <w:rPr>
          <w:rFonts w:ascii="Times New Roman" w:eastAsia="Times New Roman" w:hAnsi="Times New Roman" w:cs="Times New Roman"/>
          <w:b/>
          <w:bCs/>
          <w:sz w:val="24"/>
          <w:szCs w:val="24"/>
          <w:lang w:val="en-GB" w:eastAsia="en-GB"/>
        </w:rPr>
      </w:pP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4AE760FF" w:rsidR="001E733D" w:rsidRDefault="006B2716"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Bertalanffy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502F46" w:rsidRPr="00843FF9">
        <w:rPr>
          <w:i/>
          <w:sz w:val="24"/>
          <w:szCs w:val="24"/>
        </w:rPr>
        <w:t xml:space="preserve">Figure </w:t>
      </w:r>
      <w:r w:rsidR="00502F46">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w:t>
      </w:r>
      <w:r w:rsidR="00086280">
        <w:rPr>
          <w:rFonts w:ascii="Times New Roman" w:hAnsi="Times New Roman" w:cs="Times New Roman"/>
          <w:sz w:val="24"/>
          <w:szCs w:val="24"/>
        </w:rPr>
        <w:t>,</w:t>
      </w:r>
      <w:r w:rsidR="00457BFC">
        <w:rPr>
          <w:rFonts w:ascii="Times New Roman" w:hAnsi="Times New Roman" w:cs="Times New Roman"/>
          <w:sz w:val="24"/>
          <w:szCs w:val="24"/>
        </w:rPr>
        <w:t xml:space="preserve"> </w:t>
      </w:r>
      <w:r w:rsidR="00086280">
        <w:rPr>
          <w:rFonts w:ascii="Times New Roman" w:hAnsi="Times New Roman" w:cs="Times New Roman"/>
          <w:sz w:val="24"/>
          <w:szCs w:val="24"/>
        </w:rPr>
        <w:t xml:space="preserve">given that many individuals have a positive/negative residual at both tagging and resighting, and therefore residuals are correlated for a given individual </w:t>
      </w:r>
      <w:r w:rsidR="000E5893">
        <w:rPr>
          <w:rFonts w:ascii="Times New Roman" w:hAnsi="Times New Roman" w:cs="Times New Roman"/>
          <w:sz w:val="24"/>
          <w:szCs w:val="24"/>
        </w:rPr>
        <w:t>(</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F1879" w:rsidRPr="00EC55AF">
        <w:rPr>
          <w:i/>
          <w:sz w:val="24"/>
          <w:szCs w:val="24"/>
        </w:rPr>
        <w:t xml:space="preserve">Figure </w:t>
      </w:r>
      <w:r w:rsidR="00FF1879">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086280">
        <w:rPr>
          <w:rFonts w:ascii="Times New Roman" w:hAnsi="Times New Roman" w:cs="Times New Roman"/>
          <w:sz w:val="24"/>
          <w:szCs w:val="24"/>
        </w:rPr>
        <w:t xml:space="preserve">The model without persistent or transient growth variation was </w:t>
      </w:r>
      <w:r w:rsidR="00940000">
        <w:rPr>
          <w:rFonts w:ascii="Times New Roman" w:hAnsi="Times New Roman" w:cs="Times New Roman"/>
          <w:sz w:val="24"/>
          <w:szCs w:val="24"/>
        </w:rPr>
        <w:t>the least parsimonious model of the four according to the Akaike information criterion (</w:t>
      </w:r>
      <w:r w:rsidR="00F0737B">
        <w:rPr>
          <w:rFonts w:ascii="Times New Roman" w:hAnsi="Times New Roman" w:cs="Times New Roman"/>
          <w:sz w:val="24"/>
          <w:szCs w:val="24"/>
        </w:rPr>
        <w:t xml:space="preserve">AIC, </w:t>
      </w:r>
      <w:r w:rsidR="00940000" w:rsidRPr="00AC4738">
        <w:rPr>
          <w:rFonts w:ascii="Times New Roman" w:hAnsi="Times New Roman" w:cs="Times New Roman"/>
          <w:sz w:val="24"/>
          <w:szCs w:val="24"/>
          <w:highlight w:val="yellow"/>
        </w:rPr>
        <w:t>Akaike 1973</w:t>
      </w:r>
      <w:r w:rsidR="00940000">
        <w:rPr>
          <w:rFonts w:ascii="Times New Roman" w:hAnsi="Times New Roman" w:cs="Times New Roman"/>
          <w:sz w:val="24"/>
          <w:szCs w:val="24"/>
        </w:rPr>
        <w:t>,</w:t>
      </w:r>
      <w:r w:rsidR="002F3191">
        <w:rPr>
          <w:rFonts w:ascii="Times New Roman" w:hAnsi="Times New Roman" w:cs="Times New Roman"/>
          <w:sz w:val="24"/>
          <w:szCs w:val="24"/>
        </w:rPr>
        <w:t xml:space="preserve"> </w:t>
      </w:r>
      <w:r w:rsidR="002F3191">
        <w:rPr>
          <w:rFonts w:ascii="Times New Roman" w:hAnsi="Times New Roman" w:cs="Times New Roman"/>
          <w:sz w:val="24"/>
          <w:szCs w:val="24"/>
        </w:rPr>
        <w:fldChar w:fldCharType="begin"/>
      </w:r>
      <w:r w:rsidR="002F3191">
        <w:rPr>
          <w:rFonts w:ascii="Times New Roman" w:hAnsi="Times New Roman" w:cs="Times New Roman"/>
          <w:sz w:val="24"/>
          <w:szCs w:val="24"/>
        </w:rPr>
        <w:instrText xml:space="preserve"> REF _Ref411934431 \h </w:instrText>
      </w:r>
      <w:r w:rsidR="002F3191">
        <w:rPr>
          <w:rFonts w:ascii="Times New Roman" w:hAnsi="Times New Roman" w:cs="Times New Roman"/>
          <w:sz w:val="24"/>
          <w:szCs w:val="24"/>
        </w:rPr>
      </w:r>
      <w:r w:rsidR="002F3191">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2F3191">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7C6AC2">
        <w:rPr>
          <w:rFonts w:ascii="Times New Roman" w:hAnsi="Times New Roman" w:cs="Times New Roman"/>
          <w:sz w:val="24"/>
          <w:szCs w:val="24"/>
        </w:rPr>
        <w:t>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111960">
        <w:rPr>
          <w:rFonts w:ascii="Times New Roman" w:hAnsi="Times New Roman" w:cs="Times New Roman"/>
          <w:sz w:val="24"/>
          <w:szCs w:val="24"/>
        </w:rPr>
        <w:t>the length at birth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0,s</w:t>
      </w:r>
      <w:r w:rsidR="00111960">
        <w:rPr>
          <w:rFonts w:ascii="Times New Roman" w:hAnsi="Times New Roman" w:cs="Times New Roman"/>
          <w:sz w:val="24"/>
          <w:szCs w:val="24"/>
        </w:rPr>
        <w:t xml:space="preserve">) </w:t>
      </w:r>
      <w:r w:rsidR="008F7DF3">
        <w:rPr>
          <w:rFonts w:ascii="Times New Roman" w:hAnsi="Times New Roman" w:cs="Times New Roman"/>
          <w:sz w:val="24"/>
          <w:szCs w:val="24"/>
        </w:rPr>
        <w:t>was estimated to be 46.51cm and 51.54cm</w:t>
      </w:r>
      <w:r w:rsidR="007C6AC2">
        <w:rPr>
          <w:rFonts w:ascii="Times New Roman" w:hAnsi="Times New Roman" w:cs="Times New Roman"/>
          <w:sz w:val="24"/>
          <w:szCs w:val="24"/>
        </w:rPr>
        <w:t xml:space="preserve"> (</w:t>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EA7B8C">
        <w:rPr>
          <w:rFonts w:ascii="Times New Roman" w:hAnsi="Times New Roman" w:cs="Times New Roman"/>
          <w:sz w:val="24"/>
          <w:szCs w:val="24"/>
        </w:rPr>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w:r w:rsidR="00404D35">
        <w:rPr>
          <w:rFonts w:ascii="Times New Roman" w:hAnsi="Times New Roman" w:cs="Times New Roman"/>
          <w:sz w:val="24"/>
          <w:szCs w:val="24"/>
        </w:rPr>
        <w:t>the median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04D35">
        <w:rPr>
          <w:rFonts w:ascii="Times New Roman" w:hAnsi="Times New Roman" w:cs="Times New Roman"/>
          <w:sz w:val="24"/>
          <w:szCs w:val="24"/>
        </w:rPr>
        <w:t>)</w:t>
      </w:r>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w:t>
      </w:r>
      <w:r w:rsidR="00B57608">
        <w:rPr>
          <w:rFonts w:ascii="Times New Roman" w:hAnsi="Times New Roman" w:cs="Times New Roman"/>
          <w:sz w:val="24"/>
          <w:szCs w:val="24"/>
        </w:rPr>
        <w:t>Our estimate of the magnitude of residual variation</w:t>
      </w:r>
      <w:r w:rsidR="00066536">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r w:rsidR="00B57608">
        <w:rPr>
          <w:rFonts w:ascii="Times New Roman" w:hAnsi="Times New Roman" w:cs="Times New Roman"/>
          <w:sz w:val="24"/>
          <w:szCs w:val="24"/>
        </w:rPr>
        <w:t xml:space="preserve"> in Dunn et al. 2006</w:t>
      </w:r>
      <w:r w:rsidR="008F7DF3">
        <w:rPr>
          <w:rFonts w:ascii="Times New Roman" w:hAnsi="Times New Roman" w:cs="Times New Roman"/>
          <w:sz w:val="24"/>
          <w:szCs w:val="24"/>
        </w:rPr>
        <w:t>).</w:t>
      </w:r>
    </w:p>
    <w:p w14:paraId="7095CA68" w14:textId="54219E42" w:rsidR="00252E62" w:rsidRDefault="00DB3AA7" w:rsidP="00FF1879">
      <w:pPr>
        <w:spacing w:after="0"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B57608">
        <w:rPr>
          <w:rFonts w:ascii="Times New Roman" w:hAnsi="Times New Roman" w:cs="Times New Roman"/>
          <w:sz w:val="24"/>
          <w:szCs w:val="24"/>
        </w:rPr>
        <w:t xml:space="preserve"> (which has AIC </w:t>
      </w:r>
      <w:r w:rsidR="005F0B74">
        <w:rPr>
          <w:rFonts w:ascii="Times New Roman" w:hAnsi="Times New Roman" w:cs="Times New Roman"/>
          <w:sz w:val="24"/>
          <w:szCs w:val="24"/>
        </w:rPr>
        <w:t>160</w:t>
      </w:r>
      <w:r w:rsidR="00B57608">
        <w:rPr>
          <w:rFonts w:ascii="Times New Roman" w:hAnsi="Times New Roman" w:cs="Times New Roman"/>
          <w:sz w:val="24"/>
          <w:szCs w:val="24"/>
        </w:rPr>
        <w:t xml:space="preserve"> lower than the model without random effects)</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B57608">
        <w:rPr>
          <w:rStyle w:val="CommentReference"/>
        </w:rPr>
        <w:commentReference w:id="17"/>
      </w:r>
      <w:r w:rsidR="00EA7B8C">
        <w:rPr>
          <w:rFonts w:ascii="Times New Roman" w:hAnsi="Times New Roman" w:cs="Times New Roman"/>
          <w:sz w:val="24"/>
          <w:szCs w:val="24"/>
        </w:rPr>
        <w:fldChar w:fldCharType="begin"/>
      </w:r>
      <w:r w:rsidR="00EA7B8C">
        <w:rPr>
          <w:rFonts w:ascii="Times New Roman" w:hAnsi="Times New Roman" w:cs="Times New Roman"/>
          <w:sz w:val="24"/>
          <w:szCs w:val="24"/>
        </w:rPr>
        <w:instrText xml:space="preserve"> REF _Ref411934431 \h </w:instrText>
      </w:r>
      <w:r w:rsidR="00EA7B8C">
        <w:rPr>
          <w:rFonts w:ascii="Times New Roman" w:hAnsi="Times New Roman" w:cs="Times New Roman"/>
          <w:sz w:val="24"/>
          <w:szCs w:val="24"/>
        </w:rPr>
      </w:r>
      <w:r w:rsidR="00FF1879">
        <w:rPr>
          <w:rFonts w:ascii="Times New Roman" w:hAnsi="Times New Roman" w:cs="Times New Roman"/>
          <w:sz w:val="24"/>
          <w:szCs w:val="24"/>
        </w:rPr>
        <w:instrText xml:space="preserve"> \* MERGEFORMAT </w:instrText>
      </w:r>
      <w:r w:rsidR="00EA7B8C">
        <w:rPr>
          <w:rFonts w:ascii="Times New Roman" w:hAnsi="Times New Roman" w:cs="Times New Roman"/>
          <w:sz w:val="24"/>
          <w:szCs w:val="24"/>
        </w:rPr>
        <w:fldChar w:fldCharType="separate"/>
      </w:r>
      <w:r w:rsidR="00FF1879" w:rsidRPr="00DB6525">
        <w:rPr>
          <w:i/>
          <w:sz w:val="24"/>
          <w:szCs w:val="24"/>
        </w:rPr>
        <w:t xml:space="preserve">Table </w:t>
      </w:r>
      <w:r w:rsidR="00FF1879">
        <w:rPr>
          <w:i/>
          <w:noProof/>
          <w:sz w:val="24"/>
          <w:szCs w:val="24"/>
        </w:rPr>
        <w:t>4</w:t>
      </w:r>
      <w:r w:rsidR="00EA7B8C">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w:t>
      </w:r>
      <w:r w:rsidR="00B57608">
        <w:rPr>
          <w:rFonts w:ascii="Times New Roman" w:hAnsi="Times New Roman" w:cs="Times New Roman"/>
          <w:sz w:val="24"/>
          <w:szCs w:val="24"/>
        </w:rPr>
        <w:t>transient individual variation in growth rates</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4772DD" w:rsidRPr="00995B95">
        <w:rPr>
          <w:i/>
          <w:sz w:val="24"/>
          <w:szCs w:val="24"/>
        </w:rPr>
        <w:t xml:space="preserve">Figure </w:t>
      </w:r>
      <w:r w:rsidR="004772DD">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log-standard deviation of </w:t>
      </w:r>
      <w:r w:rsidR="00B57608">
        <w:rPr>
          <w:rFonts w:ascii="Times New Roman" w:hAnsi="Times New Roman" w:cs="Times New Roman"/>
          <w:sz w:val="24"/>
          <w:szCs w:val="24"/>
        </w:rPr>
        <w:t>tra</w:t>
      </w:r>
      <w:r w:rsidR="00086280">
        <w:rPr>
          <w:rFonts w:ascii="Times New Roman" w:hAnsi="Times New Roman" w:cs="Times New Roman"/>
          <w:sz w:val="24"/>
          <w:szCs w:val="24"/>
        </w:rPr>
        <w:t>n</w:t>
      </w:r>
      <w:r w:rsidR="00B57608">
        <w:rPr>
          <w:rFonts w:ascii="Times New Roman" w:hAnsi="Times New Roman" w:cs="Times New Roman"/>
          <w:sz w:val="24"/>
          <w:szCs w:val="24"/>
        </w:rPr>
        <w:t xml:space="preserve">sient </w:t>
      </w:r>
      <w:r w:rsidR="004F51AC">
        <w:rPr>
          <w:rFonts w:ascii="Times New Roman" w:hAnsi="Times New Roman" w:cs="Times New Roman"/>
          <w:sz w:val="24"/>
          <w:szCs w:val="24"/>
        </w:rPr>
        <w:t xml:space="preserve">variation </w:t>
      </w:r>
      <w:r w:rsidR="00402E5D">
        <w:rPr>
          <w:rFonts w:ascii="Times New Roman" w:hAnsi="Times New Roman" w:cs="Times New Roman"/>
          <w:sz w:val="24"/>
          <w:szCs w:val="24"/>
        </w:rPr>
        <w:t>(</w:t>
      </w:r>
      <w:r w:rsidR="00402E5D" w:rsidRPr="00201D26">
        <w:rPr>
          <w:rFonts w:ascii="Times New Roman" w:hAnsi="Times New Roman" w:cs="Times New Roman"/>
          <w:i/>
          <w:sz w:val="24"/>
          <w:szCs w:val="24"/>
        </w:rPr>
        <w:t>σ</w:t>
      </w:r>
      <w:r w:rsidR="00402E5D" w:rsidRPr="00B91CA1">
        <w:rPr>
          <w:rFonts w:ascii="Times New Roman" w:hAnsi="Times New Roman" w:cs="Times New Roman"/>
          <w:i/>
          <w:sz w:val="24"/>
          <w:szCs w:val="24"/>
          <w:vertAlign w:val="subscript"/>
        </w:rPr>
        <w:t>z</w:t>
      </w:r>
      <w:r w:rsidR="00402E5D">
        <w:rPr>
          <w:rFonts w:ascii="Times New Roman" w:hAnsi="Times New Roman" w:cs="Times New Roman"/>
          <w:sz w:val="24"/>
          <w:szCs w:val="24"/>
        </w:rPr>
        <w:t>)</w:t>
      </w:r>
      <w:r w:rsidR="004F51AC">
        <w:rPr>
          <w:rFonts w:ascii="Times New Roman" w:hAnsi="Times New Roman" w:cs="Times New Roman"/>
          <w:sz w:val="24"/>
          <w:szCs w:val="24"/>
        </w:rPr>
        <w:t xml:space="preserve"> was </w:t>
      </w:r>
      <w:r w:rsidR="00086280">
        <w:rPr>
          <w:rFonts w:ascii="Times New Roman" w:hAnsi="Times New Roman" w:cs="Times New Roman"/>
          <w:sz w:val="24"/>
          <w:szCs w:val="24"/>
        </w:rPr>
        <w:t>0.632</w:t>
      </w:r>
      <w:r w:rsidR="004F51AC">
        <w:rPr>
          <w:rFonts w:ascii="Times New Roman" w:hAnsi="Times New Roman" w:cs="Times New Roman"/>
          <w:sz w:val="24"/>
          <w:szCs w:val="24"/>
        </w:rPr>
        <w:t xml:space="preserve"> representing a </w:t>
      </w:r>
      <w:r w:rsidR="00152E1A">
        <w:rPr>
          <w:rStyle w:val="CommentReference"/>
        </w:rPr>
        <w:commentReference w:id="18"/>
      </w:r>
      <w:r w:rsidR="00086280">
        <w:rPr>
          <w:rFonts w:ascii="Times New Roman" w:hAnsi="Times New Roman" w:cs="Times New Roman"/>
          <w:sz w:val="24"/>
          <w:szCs w:val="24"/>
        </w:rPr>
        <w:t xml:space="preserve">70% coefficient of variation </w:t>
      </w:r>
      <w:r w:rsidR="004F51AC">
        <w:rPr>
          <w:rFonts w:ascii="Times New Roman" w:hAnsi="Times New Roman" w:cs="Times New Roman"/>
          <w:sz w:val="24"/>
          <w:szCs w:val="24"/>
        </w:rPr>
        <w:t xml:space="preserve">in </w:t>
      </w:r>
      <w:r w:rsidR="00086280">
        <w:rPr>
          <w:rFonts w:ascii="Times New Roman" w:hAnsi="Times New Roman" w:cs="Times New Roman"/>
          <w:sz w:val="24"/>
          <w:szCs w:val="24"/>
        </w:rPr>
        <w:t xml:space="preserve">transient </w:t>
      </w:r>
      <w:r w:rsidR="004F51AC">
        <w:rPr>
          <w:rFonts w:ascii="Times New Roman" w:hAnsi="Times New Roman" w:cs="Times New Roman"/>
          <w:sz w:val="24"/>
          <w:szCs w:val="24"/>
        </w:rPr>
        <w:t xml:space="preserve">growth rates for each individual in each </w:t>
      </w:r>
      <w:commentRangeStart w:id="19"/>
      <w:del w:id="20" w:author="JTT" w:date="2015-02-16T09:58:00Z">
        <w:r w:rsidR="004F51AC" w:rsidDel="00086280">
          <w:rPr>
            <w:rFonts w:ascii="Times New Roman" w:hAnsi="Times New Roman" w:cs="Times New Roman"/>
            <w:sz w:val="24"/>
            <w:szCs w:val="24"/>
          </w:rPr>
          <w:delText>year</w:delText>
        </w:r>
      </w:del>
      <w:ins w:id="21" w:author="JTT" w:date="2015-02-16T09:58:00Z">
        <w:r w:rsidR="00086280">
          <w:rPr>
            <w:rFonts w:ascii="Times New Roman" w:hAnsi="Times New Roman" w:cs="Times New Roman"/>
            <w:sz w:val="24"/>
            <w:szCs w:val="24"/>
          </w:rPr>
          <w:t>week</w:t>
        </w:r>
      </w:ins>
      <w:commentRangeEnd w:id="19"/>
      <w:ins w:id="22" w:author="JTT" w:date="2015-02-16T09:59:00Z">
        <w:r w:rsidR="00086280">
          <w:rPr>
            <w:rStyle w:val="CommentReference"/>
          </w:rPr>
          <w:commentReference w:id="19"/>
        </w:r>
      </w:ins>
      <w:r w:rsidR="004F51AC">
        <w:rPr>
          <w:rFonts w:ascii="Times New Roman" w:hAnsi="Times New Roman" w:cs="Times New Roman"/>
          <w:sz w:val="24"/>
          <w:szCs w:val="24"/>
        </w:rPr>
        <w:t xml:space="preserve">.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F1879" w:rsidRPr="00995B95">
        <w:rPr>
          <w:i/>
          <w:sz w:val="24"/>
          <w:szCs w:val="24"/>
        </w:rPr>
        <w:t xml:space="preserve">Figure </w:t>
      </w:r>
      <w:r w:rsidR="00FF1879">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del w:id="23" w:author="Darcy Webber" w:date="2015-02-17T14:53:00Z">
        <w:r w:rsidR="00875E7E" w:rsidDel="00502F46">
          <w:rPr>
            <w:rFonts w:ascii="Times New Roman" w:hAnsi="Times New Roman" w:cs="Times New Roman"/>
            <w:sz w:val="24"/>
            <w:szCs w:val="24"/>
          </w:rPr>
          <w:delText xml:space="preserve">time-varying </w:delText>
        </w:r>
        <w:r w:rsidDel="00502F46">
          <w:rPr>
            <w:rFonts w:ascii="Times New Roman" w:hAnsi="Times New Roman" w:cs="Times New Roman"/>
            <w:sz w:val="24"/>
            <w:szCs w:val="24"/>
          </w:rPr>
          <w:delText>random-effects</w:delText>
        </w:r>
      </w:del>
      <w:ins w:id="24" w:author="Darcy Webber" w:date="2015-02-17T14:53:00Z">
        <w:r w:rsidR="00502F46">
          <w:rPr>
            <w:rFonts w:ascii="Times New Roman" w:hAnsi="Times New Roman" w:cs="Times New Roman"/>
            <w:sz w:val="24"/>
            <w:szCs w:val="24"/>
          </w:rPr>
          <w:t>residuals</w:t>
        </w:r>
      </w:ins>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w:t>
      </w:r>
      <w:r w:rsidR="00086280">
        <w:rPr>
          <w:rFonts w:ascii="Times New Roman" w:hAnsi="Times New Roman" w:cs="Times New Roman"/>
          <w:sz w:val="24"/>
          <w:szCs w:val="24"/>
        </w:rPr>
        <w:t>are approximately uncorrelated, with the exception of a few males that are either smaller than expected at tagging and larger than expected at resighting (or vice versa)</w:t>
      </w:r>
      <w:r>
        <w:rPr>
          <w:rFonts w:ascii="Times New Roman" w:hAnsi="Times New Roman" w:cs="Times New Roman"/>
          <w:sz w:val="24"/>
          <w:szCs w:val="24"/>
        </w:rPr>
        <w:t xml:space="preserve"> (</w:t>
      </w:r>
      <w:r w:rsidR="00502F46">
        <w:rPr>
          <w:rFonts w:ascii="Times New Roman" w:hAnsi="Times New Roman" w:cs="Times New Roman"/>
          <w:sz w:val="24"/>
          <w:szCs w:val="24"/>
        </w:rPr>
        <w:fldChar w:fldCharType="begin"/>
      </w:r>
      <w:r w:rsidR="00502F46">
        <w:rPr>
          <w:rFonts w:ascii="Times New Roman" w:hAnsi="Times New Roman" w:cs="Times New Roman"/>
          <w:sz w:val="24"/>
          <w:szCs w:val="24"/>
        </w:rPr>
        <w:instrText xml:space="preserve"> REF _Ref410371236 \h </w:instrText>
      </w:r>
      <w:r w:rsidR="00502F46">
        <w:rPr>
          <w:rFonts w:ascii="Times New Roman" w:hAnsi="Times New Roman" w:cs="Times New Roman"/>
          <w:sz w:val="24"/>
          <w:szCs w:val="24"/>
        </w:rPr>
      </w:r>
      <w:r w:rsidR="00502F46">
        <w:rPr>
          <w:rFonts w:ascii="Times New Roman" w:hAnsi="Times New Roman" w:cs="Times New Roman"/>
          <w:sz w:val="24"/>
          <w:szCs w:val="24"/>
        </w:rPr>
        <w:fldChar w:fldCharType="separate"/>
      </w:r>
      <w:r w:rsidR="00502F46" w:rsidRPr="00995B95">
        <w:rPr>
          <w:i/>
          <w:sz w:val="24"/>
          <w:szCs w:val="24"/>
        </w:rPr>
        <w:t xml:space="preserve">Figure </w:t>
      </w:r>
      <w:r w:rsidR="00502F46">
        <w:rPr>
          <w:i/>
          <w:noProof/>
          <w:sz w:val="24"/>
          <w:szCs w:val="24"/>
        </w:rPr>
        <w:t>4</w:t>
      </w:r>
      <w:r w:rsidR="00502F46">
        <w:rPr>
          <w:rFonts w:ascii="Times New Roman" w:hAnsi="Times New Roman" w:cs="Times New Roman"/>
          <w:sz w:val="24"/>
          <w:szCs w:val="24"/>
        </w:rPr>
        <w:fldChar w:fldCharType="end"/>
      </w:r>
      <w:commentRangeStart w:id="25"/>
      <w:commentRangeStart w:id="26"/>
      <w:del w:id="27" w:author="Darcy Webber" w:date="2015-02-17T14:52:00Z">
        <w:r w:rsidDel="00502F46">
          <w:rPr>
            <w:rFonts w:ascii="Times New Roman" w:hAnsi="Times New Roman" w:cs="Times New Roman"/>
            <w:sz w:val="24"/>
            <w:szCs w:val="24"/>
          </w:rPr>
          <w:fldChar w:fldCharType="begin"/>
        </w:r>
        <w:r w:rsidDel="00502F46">
          <w:rPr>
            <w:rFonts w:ascii="Times New Roman" w:hAnsi="Times New Roman" w:cs="Times New Roman"/>
            <w:sz w:val="24"/>
            <w:szCs w:val="24"/>
          </w:rPr>
          <w:delInstrText xml:space="preserve"> REF _Ref410371238 \h </w:delInstrText>
        </w:r>
        <w:r w:rsidR="00841322" w:rsidDel="00502F46">
          <w:rPr>
            <w:rFonts w:ascii="Times New Roman" w:hAnsi="Times New Roman" w:cs="Times New Roman"/>
            <w:sz w:val="24"/>
            <w:szCs w:val="24"/>
          </w:rPr>
          <w:delInstrText xml:space="preserve"> \* MERGEFORMAT </w:delInstrText>
        </w:r>
        <w:r w:rsidDel="00502F46">
          <w:rPr>
            <w:rFonts w:ascii="Times New Roman" w:hAnsi="Times New Roman" w:cs="Times New Roman"/>
            <w:sz w:val="24"/>
            <w:szCs w:val="24"/>
          </w:rPr>
        </w:r>
        <w:r w:rsidDel="00502F46">
          <w:rPr>
            <w:rFonts w:ascii="Times New Roman" w:hAnsi="Times New Roman" w:cs="Times New Roman"/>
            <w:sz w:val="24"/>
            <w:szCs w:val="24"/>
          </w:rPr>
          <w:fldChar w:fldCharType="separate"/>
        </w:r>
        <w:r w:rsidR="00FF1879" w:rsidRPr="00995B95" w:rsidDel="00502F46">
          <w:rPr>
            <w:i/>
            <w:sz w:val="24"/>
            <w:szCs w:val="24"/>
          </w:rPr>
          <w:delText xml:space="preserve">Figure </w:delText>
        </w:r>
        <w:r w:rsidR="00FF1879" w:rsidDel="00502F46">
          <w:rPr>
            <w:i/>
            <w:noProof/>
            <w:sz w:val="24"/>
            <w:szCs w:val="24"/>
          </w:rPr>
          <w:delText>5</w:delText>
        </w:r>
        <w:r w:rsidDel="00502F46">
          <w:rPr>
            <w:rFonts w:ascii="Times New Roman" w:hAnsi="Times New Roman" w:cs="Times New Roman"/>
            <w:sz w:val="24"/>
            <w:szCs w:val="24"/>
          </w:rPr>
          <w:fldChar w:fldCharType="end"/>
        </w:r>
        <w:commentRangeEnd w:id="25"/>
        <w:r w:rsidR="00086280" w:rsidDel="00502F46">
          <w:rPr>
            <w:rStyle w:val="CommentReference"/>
          </w:rPr>
          <w:commentReference w:id="25"/>
        </w:r>
        <w:commentRangeEnd w:id="26"/>
        <w:r w:rsidR="00B023DD" w:rsidDel="00502F46">
          <w:rPr>
            <w:rStyle w:val="CommentReference"/>
          </w:rPr>
          <w:commentReference w:id="26"/>
        </w:r>
      </w:del>
      <w:r>
        <w:rPr>
          <w:rFonts w:ascii="Times New Roman" w:hAnsi="Times New Roman" w:cs="Times New Roman"/>
          <w:sz w:val="24"/>
          <w:szCs w:val="24"/>
        </w:rPr>
        <w:t>).</w:t>
      </w:r>
      <w:r w:rsidR="000B36C1">
        <w:rPr>
          <w:rFonts w:ascii="Times New Roman" w:hAnsi="Times New Roman" w:cs="Times New Roman"/>
          <w:sz w:val="24"/>
          <w:szCs w:val="24"/>
        </w:rPr>
        <w:t xml:space="preserve">  </w:t>
      </w:r>
      <w:ins w:id="28" w:author="Darcy Webber" w:date="2015-02-17T14:53:00Z">
        <w:r w:rsidR="00502F46">
          <w:rPr>
            <w:rFonts w:ascii="Times New Roman" w:hAnsi="Times New Roman" w:cs="Times New Roman"/>
            <w:sz w:val="24"/>
            <w:szCs w:val="24"/>
          </w:rPr>
          <w:t>The distribution</w:t>
        </w:r>
      </w:ins>
      <w:ins w:id="29" w:author="Darcy Webber" w:date="2015-02-17T14:55:00Z">
        <w:r w:rsidR="00B34852">
          <w:rPr>
            <w:rFonts w:ascii="Times New Roman" w:hAnsi="Times New Roman" w:cs="Times New Roman"/>
            <w:sz w:val="24"/>
            <w:szCs w:val="24"/>
          </w:rPr>
          <w:t>s</w:t>
        </w:r>
      </w:ins>
      <w:ins w:id="30" w:author="Darcy Webber" w:date="2015-02-17T14:53:00Z">
        <w:r w:rsidR="00502F46">
          <w:rPr>
            <w:rFonts w:ascii="Times New Roman" w:hAnsi="Times New Roman" w:cs="Times New Roman"/>
            <w:sz w:val="24"/>
            <w:szCs w:val="24"/>
          </w:rPr>
          <w:t xml:space="preserve"> of time-varying random-effects for each individual</w:t>
        </w:r>
      </w:ins>
      <w:ins w:id="31" w:author="Darcy Webber" w:date="2015-02-17T14:54:00Z">
        <w:r w:rsidR="00502F4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502F46">
          <w:rPr>
            <w:rFonts w:ascii="Times New Roman" w:hAnsi="Times New Roman" w:cs="Times New Roman"/>
            <w:sz w:val="24"/>
            <w:szCs w:val="24"/>
          </w:rPr>
          <w:t>)</w:t>
        </w:r>
      </w:ins>
      <w:ins w:id="32" w:author="Darcy Webber" w:date="2015-02-17T14:53:00Z">
        <w:r w:rsidR="00502F46">
          <w:rPr>
            <w:rFonts w:ascii="Times New Roman" w:hAnsi="Times New Roman" w:cs="Times New Roman"/>
            <w:sz w:val="24"/>
            <w:szCs w:val="24"/>
          </w:rPr>
          <w:t xml:space="preserve"> at tagging and recapture </w:t>
        </w:r>
      </w:ins>
      <w:ins w:id="33" w:author="Darcy Webber" w:date="2015-02-17T14:56:00Z">
        <w:r w:rsidR="005F1B2D">
          <w:rPr>
            <w:rFonts w:ascii="Times New Roman" w:hAnsi="Times New Roman" w:cs="Times New Roman"/>
            <w:sz w:val="24"/>
            <w:szCs w:val="24"/>
          </w:rPr>
          <w:t>are approximately normal and centered about 0 (</w:t>
        </w:r>
        <w:r w:rsidR="005F1B2D">
          <w:rPr>
            <w:rFonts w:ascii="Times New Roman" w:hAnsi="Times New Roman" w:cs="Times New Roman"/>
            <w:sz w:val="24"/>
            <w:szCs w:val="24"/>
          </w:rPr>
          <w:fldChar w:fldCharType="begin"/>
        </w:r>
        <w:r w:rsidR="005F1B2D">
          <w:rPr>
            <w:rFonts w:ascii="Times New Roman" w:hAnsi="Times New Roman" w:cs="Times New Roman"/>
            <w:sz w:val="24"/>
            <w:szCs w:val="24"/>
          </w:rPr>
          <w:instrText xml:space="preserve"> REF _Ref410371238 \h </w:instrText>
        </w:r>
        <w:r w:rsidR="005F1B2D">
          <w:rPr>
            <w:rFonts w:ascii="Times New Roman" w:hAnsi="Times New Roman" w:cs="Times New Roman"/>
            <w:sz w:val="24"/>
            <w:szCs w:val="24"/>
          </w:rPr>
        </w:r>
      </w:ins>
      <w:r w:rsidR="005F1B2D">
        <w:rPr>
          <w:rFonts w:ascii="Times New Roman" w:hAnsi="Times New Roman" w:cs="Times New Roman"/>
          <w:sz w:val="24"/>
          <w:szCs w:val="24"/>
        </w:rPr>
        <w:fldChar w:fldCharType="separate"/>
      </w:r>
      <w:ins w:id="34" w:author="Darcy Webber" w:date="2015-02-17T14:56:00Z">
        <w:r w:rsidR="005F1B2D" w:rsidRPr="00995B95">
          <w:rPr>
            <w:i/>
            <w:sz w:val="24"/>
            <w:szCs w:val="24"/>
          </w:rPr>
          <w:t xml:space="preserve">Figure </w:t>
        </w:r>
        <w:r w:rsidR="005F1B2D">
          <w:rPr>
            <w:i/>
            <w:noProof/>
            <w:sz w:val="24"/>
            <w:szCs w:val="24"/>
          </w:rPr>
          <w:t>5</w:t>
        </w:r>
        <w:r w:rsidR="005F1B2D">
          <w:rPr>
            <w:rFonts w:ascii="Times New Roman" w:hAnsi="Times New Roman" w:cs="Times New Roman"/>
            <w:sz w:val="24"/>
            <w:szCs w:val="24"/>
          </w:rPr>
          <w:fldChar w:fldCharType="end"/>
        </w:r>
        <w:r w:rsidR="005F1B2D">
          <w:rPr>
            <w:rFonts w:ascii="Times New Roman" w:hAnsi="Times New Roman" w:cs="Times New Roman"/>
            <w:sz w:val="24"/>
            <w:szCs w:val="24"/>
          </w:rPr>
          <w:t>)</w:t>
        </w:r>
      </w:ins>
      <w:ins w:id="35" w:author="Darcy Webber" w:date="2015-02-17T14:53:00Z">
        <w:r w:rsidR="00502F46">
          <w:rPr>
            <w:rFonts w:ascii="Times New Roman" w:hAnsi="Times New Roman" w:cs="Times New Roman"/>
            <w:sz w:val="24"/>
            <w:szCs w:val="24"/>
          </w:rPr>
          <w:t xml:space="preserve">.  </w:t>
        </w:r>
      </w:ins>
      <w:r w:rsidR="000B36C1">
        <w:rPr>
          <w:rFonts w:ascii="Times New Roman" w:hAnsi="Times New Roman" w:cs="Times New Roman"/>
          <w:sz w:val="24"/>
          <w:szCs w:val="24"/>
        </w:rPr>
        <w:t xml:space="preserve">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086280">
        <w:rPr>
          <w:rFonts w:ascii="Times New Roman" w:hAnsi="Times New Roman" w:cs="Times New Roman"/>
          <w:sz w:val="24"/>
          <w:szCs w:val="24"/>
        </w:rPr>
        <w:t xml:space="preserve">of residual errors </w:t>
      </w:r>
      <w:r w:rsidR="000B36C1">
        <w:rPr>
          <w:rFonts w:ascii="Times New Roman" w:hAnsi="Times New Roman" w:cs="Times New Roman"/>
          <w:sz w:val="24"/>
          <w:szCs w:val="24"/>
        </w:rPr>
        <w:t xml:space="preserve">is lower </w:t>
      </w:r>
      <w:r w:rsidR="00437753">
        <w:rPr>
          <w:rFonts w:ascii="Times New Roman" w:hAnsi="Times New Roman" w:cs="Times New Roman"/>
          <w:sz w:val="24"/>
          <w:szCs w:val="24"/>
        </w:rPr>
        <w:t xml:space="preserve">(AIC-selected model: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2B6CD6">
        <w:rPr>
          <w:rFonts w:ascii="Times New Roman" w:hAnsi="Times New Roman" w:cs="Times New Roman"/>
          <w:sz w:val="24"/>
          <w:szCs w:val="24"/>
        </w:rPr>
        <w:t>=0.05</w:t>
      </w:r>
      <w:ins w:id="36" w:author="Darcy Webber" w:date="2015-02-17T14:58:00Z">
        <w:r w:rsidR="00793629">
          <w:rPr>
            <w:rFonts w:ascii="Times New Roman" w:hAnsi="Times New Roman" w:cs="Times New Roman"/>
            <w:sz w:val="24"/>
            <w:szCs w:val="24"/>
          </w:rPr>
          <w:t xml:space="preserve"> vs.</w:t>
        </w:r>
      </w:ins>
      <w:del w:id="37" w:author="Darcy Webber" w:date="2015-02-17T14:58:00Z">
        <w:r w:rsidR="002B6CD6" w:rsidDel="00793629">
          <w:rPr>
            <w:rFonts w:ascii="Times New Roman" w:hAnsi="Times New Roman" w:cs="Times New Roman"/>
            <w:sz w:val="24"/>
            <w:szCs w:val="24"/>
          </w:rPr>
          <w:delText>;</w:delText>
        </w:r>
      </w:del>
      <w:r w:rsidR="002B6CD6">
        <w:rPr>
          <w:rFonts w:ascii="Times New Roman" w:hAnsi="Times New Roman" w:cs="Times New Roman"/>
          <w:sz w:val="24"/>
          <w:szCs w:val="24"/>
        </w:rPr>
        <w:t xml:space="preserve"> m</w:t>
      </w:r>
      <w:r w:rsidR="00437753">
        <w:rPr>
          <w:rFonts w:ascii="Times New Roman" w:hAnsi="Times New Roman" w:cs="Times New Roman"/>
          <w:sz w:val="24"/>
          <w:szCs w:val="24"/>
        </w:rPr>
        <w:t xml:space="preserve">odel without random effects: </w:t>
      </w:r>
      <w:r w:rsidR="00437753" w:rsidRPr="00D24A39">
        <w:rPr>
          <w:rFonts w:ascii="Times New Roman" w:hAnsi="Times New Roman" w:cs="Times New Roman"/>
          <w:i/>
          <w:sz w:val="24"/>
          <w:szCs w:val="24"/>
        </w:rPr>
        <w:t>c</w:t>
      </w:r>
      <w:r w:rsidR="00437753" w:rsidRPr="00D24A39">
        <w:rPr>
          <w:rFonts w:ascii="Times New Roman" w:hAnsi="Times New Roman" w:cs="Times New Roman"/>
          <w:i/>
          <w:sz w:val="24"/>
          <w:szCs w:val="24"/>
          <w:vertAlign w:val="subscript"/>
        </w:rPr>
        <w:t>obs</w:t>
      </w:r>
      <w:r w:rsidR="00437753">
        <w:rPr>
          <w:rFonts w:ascii="Times New Roman" w:hAnsi="Times New Roman" w:cs="Times New Roman"/>
          <w:sz w:val="24"/>
          <w:szCs w:val="24"/>
        </w:rPr>
        <w:t xml:space="preserve"> = 0.102) </w:t>
      </w:r>
      <w:r w:rsidR="000B36C1">
        <w:rPr>
          <w:rFonts w:ascii="Times New Roman" w:hAnsi="Times New Roman" w:cs="Times New Roman"/>
          <w:sz w:val="24"/>
          <w:szCs w:val="24"/>
        </w:rPr>
        <w:t xml:space="preserve">as </w:t>
      </w:r>
      <w:r w:rsidR="00252E62">
        <w:rPr>
          <w:rFonts w:ascii="Times New Roman" w:hAnsi="Times New Roman" w:cs="Times New Roman"/>
          <w:sz w:val="24"/>
          <w:szCs w:val="24"/>
        </w:rPr>
        <w:t xml:space="preserve">over half </w:t>
      </w:r>
      <w:r w:rsidR="000B36C1">
        <w:rPr>
          <w:rFonts w:ascii="Times New Roman" w:hAnsi="Times New Roman" w:cs="Times New Roman"/>
          <w:sz w:val="24"/>
          <w:szCs w:val="24"/>
        </w:rPr>
        <w:t>of the variability is apportioned into the time-varying individual variation (</w:t>
      </w:r>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r w:rsidR="000B36C1">
        <w:rPr>
          <w:rFonts w:ascii="Times New Roman" w:hAnsi="Times New Roman" w:cs="Times New Roman"/>
          <w:sz w:val="24"/>
          <w:szCs w:val="24"/>
        </w:rPr>
        <w:t>,</w:t>
      </w:r>
      <w:r w:rsidR="004772DD">
        <w:rPr>
          <w:rFonts w:ascii="Times New Roman" w:hAnsi="Times New Roman" w:cs="Times New Roman"/>
          <w:sz w:val="24"/>
          <w:szCs w:val="24"/>
        </w:rPr>
        <w:t xml:space="preserve"> </w:t>
      </w:r>
      <w:r w:rsidR="004772DD">
        <w:rPr>
          <w:rFonts w:ascii="Times New Roman" w:hAnsi="Times New Roman" w:cs="Times New Roman"/>
          <w:sz w:val="24"/>
          <w:szCs w:val="24"/>
        </w:rPr>
        <w:fldChar w:fldCharType="begin"/>
      </w:r>
      <w:r w:rsidR="004772DD">
        <w:rPr>
          <w:rFonts w:ascii="Times New Roman" w:hAnsi="Times New Roman" w:cs="Times New Roman"/>
          <w:sz w:val="24"/>
          <w:szCs w:val="24"/>
        </w:rPr>
        <w:instrText xml:space="preserve"> REF _Ref411934431 \h </w:instrText>
      </w:r>
      <w:r w:rsidR="004772DD">
        <w:rPr>
          <w:rFonts w:ascii="Times New Roman" w:hAnsi="Times New Roman" w:cs="Times New Roman"/>
          <w:sz w:val="24"/>
          <w:szCs w:val="24"/>
        </w:rPr>
      </w:r>
      <w:r w:rsidR="004772DD">
        <w:rPr>
          <w:rFonts w:ascii="Times New Roman" w:hAnsi="Times New Roman" w:cs="Times New Roman"/>
          <w:sz w:val="24"/>
          <w:szCs w:val="24"/>
        </w:rPr>
        <w:fldChar w:fldCharType="separate"/>
      </w:r>
      <w:r w:rsidR="004772DD" w:rsidRPr="00DB6525">
        <w:rPr>
          <w:i/>
          <w:sz w:val="24"/>
          <w:szCs w:val="24"/>
        </w:rPr>
        <w:t xml:space="preserve">Table </w:t>
      </w:r>
      <w:r w:rsidR="004772DD">
        <w:rPr>
          <w:i/>
          <w:noProof/>
          <w:sz w:val="24"/>
          <w:szCs w:val="24"/>
        </w:rPr>
        <w:t>4</w:t>
      </w:r>
      <w:r w:rsidR="004772DD">
        <w:rPr>
          <w:rFonts w:ascii="Times New Roman" w:hAnsi="Times New Roman" w:cs="Times New Roman"/>
          <w:sz w:val="24"/>
          <w:szCs w:val="24"/>
        </w:rPr>
        <w:fldChar w:fldCharType="end"/>
      </w:r>
      <w:r w:rsidR="000B36C1">
        <w:rPr>
          <w:rFonts w:ascii="Times New Roman" w:hAnsi="Times New Roman" w:cs="Times New Roman"/>
          <w:sz w:val="24"/>
          <w:szCs w:val="24"/>
        </w:rPr>
        <w:t>).</w:t>
      </w:r>
    </w:p>
    <w:p w14:paraId="24DA6132" w14:textId="65A48BE8" w:rsidR="00DB3AA7" w:rsidRDefault="00E81544" w:rsidP="00FF187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model that included </w:t>
      </w:r>
      <w:r w:rsidR="00437753">
        <w:rPr>
          <w:rFonts w:ascii="Times New Roman" w:hAnsi="Times New Roman" w:cs="Times New Roman"/>
          <w:sz w:val="24"/>
          <w:szCs w:val="24"/>
        </w:rPr>
        <w:t xml:space="preserve">both persistent and transient </w:t>
      </w:r>
      <w:r>
        <w:rPr>
          <w:rFonts w:ascii="Times New Roman" w:hAnsi="Times New Roman" w:cs="Times New Roman"/>
          <w:sz w:val="24"/>
          <w:szCs w:val="24"/>
        </w:rPr>
        <w:t>variation in indiv</w:t>
      </w:r>
      <w:r w:rsidR="00C05804">
        <w:rPr>
          <w:rFonts w:ascii="Times New Roman" w:hAnsi="Times New Roman" w:cs="Times New Roman"/>
          <w:sz w:val="24"/>
          <w:szCs w:val="24"/>
        </w:rPr>
        <w:t>id</w:t>
      </w:r>
      <w:r>
        <w:rPr>
          <w:rFonts w:ascii="Times New Roman" w:hAnsi="Times New Roman" w:cs="Times New Roman"/>
          <w:sz w:val="24"/>
          <w:szCs w:val="24"/>
        </w:rPr>
        <w:t>ual growth rates (</w:t>
      </w:r>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s,i</w:t>
      </w:r>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resulted in no decrease in marginal likelihood, and hence was deemed to not be parsimonious by AIC.</w:t>
      </w:r>
      <w:r w:rsidR="00437753">
        <w:rPr>
          <w:rFonts w:ascii="Times New Roman" w:hAnsi="Times New Roman" w:cs="Times New Roman"/>
          <w:sz w:val="24"/>
          <w:szCs w:val="24"/>
        </w:rPr>
        <w:t xml:space="preserve">  This occurred because the maximum likelihood estimate of the magnitude of persistent variation (</w:t>
      </w:r>
      <w:r w:rsidR="00437753">
        <w:rPr>
          <w:rFonts w:ascii="Times New Roman" w:hAnsi="Times New Roman" w:cs="Times New Roman"/>
          <w:i/>
          <w:sz w:val="24"/>
          <w:szCs w:val="24"/>
        </w:rPr>
        <w:t>σ</w:t>
      </w:r>
      <w:r w:rsidR="00437753">
        <w:rPr>
          <w:rFonts w:ascii="Times New Roman" w:hAnsi="Times New Roman" w:cs="Times New Roman"/>
          <w:i/>
          <w:sz w:val="24"/>
          <w:szCs w:val="24"/>
          <w:vertAlign w:val="subscript"/>
        </w:rPr>
        <w:t>k</w:t>
      </w:r>
      <w:r w:rsidR="00B023DD">
        <w:rPr>
          <w:rFonts w:ascii="Times New Roman" w:hAnsi="Times New Roman" w:cs="Times New Roman"/>
          <w:i/>
          <w:sz w:val="24"/>
          <w:szCs w:val="24"/>
          <w:vertAlign w:val="subscript"/>
        </w:rPr>
        <w:t>,s</w:t>
      </w:r>
      <w:r w:rsidR="00437753">
        <w:rPr>
          <w:rFonts w:ascii="Times New Roman" w:hAnsi="Times New Roman" w:cs="Times New Roman"/>
          <w:sz w:val="24"/>
          <w:szCs w:val="24"/>
        </w:rPr>
        <w:t xml:space="preserve">) approached zero for both sexes.  </w:t>
      </w:r>
    </w:p>
    <w:p w14:paraId="08DCEECF" w14:textId="77777777" w:rsidR="00017955" w:rsidRPr="00437753" w:rsidRDefault="00017955" w:rsidP="00FF1879">
      <w:pPr>
        <w:spacing w:line="480" w:lineRule="auto"/>
        <w:ind w:firstLine="72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472094B0"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w:t>
      </w:r>
      <w:r w:rsidR="00437753">
        <w:rPr>
          <w:rFonts w:ascii="Times New Roman" w:hAnsi="Times New Roman" w:cs="Times New Roman"/>
          <w:sz w:val="24"/>
          <w:szCs w:val="24"/>
        </w:rPr>
        <w:t>average upkeep costs (</w:t>
      </w:r>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r w:rsidR="0061737A">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437753">
        <w:rPr>
          <w:rFonts w:ascii="Times New Roman" w:hAnsi="Times New Roman" w:cs="Times New Roman"/>
          <w:sz w:val="24"/>
          <w:szCs w:val="24"/>
        </w:rPr>
        <w:t>average asymptotic maximum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437753">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 xml:space="preserve">in each of the four </w:t>
      </w:r>
      <w:r w:rsidR="00437753">
        <w:rPr>
          <w:rFonts w:ascii="Times New Roman" w:hAnsi="Times New Roman" w:cs="Times New Roman"/>
          <w:sz w:val="24"/>
          <w:szCs w:val="24"/>
        </w:rPr>
        <w:t>estimation models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r w:rsidR="005A1EE7">
        <w:rPr>
          <w:rFonts w:ascii="Times New Roman" w:hAnsi="Times New Roman" w:cs="Times New Roman"/>
          <w:sz w:val="24"/>
          <w:szCs w:val="24"/>
        </w:rPr>
        <w:t xml:space="preserve">true </w:t>
      </w:r>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commentRangeStart w:id="38"/>
      <w:commentRangeStart w:id="39"/>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190689">
        <w:rPr>
          <w:i/>
          <w:sz w:val="24"/>
          <w:szCs w:val="24"/>
        </w:rPr>
        <w:t xml:space="preserve">Figure </w:t>
      </w:r>
      <w:r w:rsidR="00FF187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D66CFF">
        <w:rPr>
          <w:i/>
          <w:color w:val="000000" w:themeColor="text1"/>
          <w:sz w:val="24"/>
          <w:szCs w:val="24"/>
        </w:rPr>
        <w:t xml:space="preserve">Figure </w:t>
      </w:r>
      <w:r w:rsidR="00FF1879">
        <w:rPr>
          <w:i/>
          <w:noProof/>
          <w:color w:val="000000" w:themeColor="text1"/>
          <w:sz w:val="24"/>
          <w:szCs w:val="24"/>
        </w:rPr>
        <w:t>7</w:t>
      </w:r>
      <w:r w:rsidR="000F18D4">
        <w:rPr>
          <w:rFonts w:ascii="Times New Roman" w:hAnsi="Times New Roman" w:cs="Times New Roman"/>
          <w:sz w:val="24"/>
          <w:szCs w:val="24"/>
        </w:rPr>
        <w:fldChar w:fldCharType="end"/>
      </w:r>
      <w:commentRangeEnd w:id="38"/>
      <w:r w:rsidR="00437753">
        <w:rPr>
          <w:rStyle w:val="CommentReference"/>
        </w:rPr>
        <w:commentReference w:id="38"/>
      </w:r>
      <w:commentRangeEnd w:id="39"/>
      <w:r w:rsidR="00A434F5">
        <w:rPr>
          <w:rStyle w:val="CommentReference"/>
        </w:rPr>
        <w:commentReference w:id="39"/>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r w:rsidR="00251183">
        <w:rPr>
          <w:rFonts w:ascii="Times New Roman" w:hAnsi="Times New Roman" w:cs="Times New Roman"/>
          <w:i/>
          <w:sz w:val="24"/>
          <w:szCs w:val="24"/>
          <w:vertAlign w:val="subscript"/>
        </w:rPr>
        <w:t>,s</w:t>
      </w:r>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commentRangeStart w:id="40"/>
      <w:r w:rsidR="00E81544" w:rsidRPr="00AC4738">
        <w:rPr>
          <w:rFonts w:ascii="Times New Roman" w:hAnsi="Times New Roman" w:cs="Times New Roman"/>
          <w:sz w:val="24"/>
          <w:szCs w:val="24"/>
          <w:highlight w:val="yellow"/>
        </w:rPr>
        <w:t>XXX</w:t>
      </w:r>
      <w:commentRangeEnd w:id="40"/>
      <w:r w:rsidR="00633F3A">
        <w:rPr>
          <w:rStyle w:val="CommentReference"/>
        </w:rPr>
        <w:commentReference w:id="40"/>
      </w:r>
      <w:r w:rsidR="00437753">
        <w:rPr>
          <w:rFonts w:ascii="Times New Roman" w:hAnsi="Times New Roman" w:cs="Times New Roman"/>
          <w:sz w:val="24"/>
          <w:szCs w:val="24"/>
        </w:rPr>
        <w:t xml:space="preserve"> when estimated with both transient and persistent variation in growth rates</w:t>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A03423">
        <w:rPr>
          <w:i/>
          <w:color w:val="000000" w:themeColor="text1"/>
          <w:sz w:val="24"/>
        </w:rPr>
        <w:t xml:space="preserve">Figure </w:t>
      </w:r>
      <w:r w:rsidR="00FF187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commentRangeStart w:id="41"/>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commentRangeEnd w:id="41"/>
      <w:r w:rsidR="00633F3A">
        <w:rPr>
          <w:rStyle w:val="CommentReference"/>
        </w:rPr>
        <w:commentReference w:id="41"/>
      </w:r>
      <w:r w:rsidR="00E81544">
        <w:rPr>
          <w:rFonts w:ascii="Times New Roman" w:hAnsi="Times New Roman" w:cs="Times New Roman"/>
          <w:sz w:val="24"/>
          <w:szCs w:val="24"/>
        </w:rPr>
        <w:t xml:space="preserve">for large sample sizes </w:t>
      </w:r>
      <w:r w:rsidR="0070070B">
        <w:rPr>
          <w:rFonts w:ascii="Times New Roman" w:hAnsi="Times New Roman" w:cs="Times New Roman"/>
          <w:sz w:val="24"/>
          <w:szCs w:val="24"/>
        </w:rPr>
        <w:t xml:space="preserve">when estimating both persistent and transient variation </w:t>
      </w:r>
      <w:r w:rsidR="00E81544">
        <w:rPr>
          <w:rFonts w:ascii="Times New Roman" w:hAnsi="Times New Roman" w:cs="Times New Roman"/>
          <w:sz w:val="24"/>
          <w:szCs w:val="24"/>
        </w:rPr>
        <w:t>(</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3B53CF5F" w:rsidR="008327ED" w:rsidRDefault="006C4AB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D41E76">
        <w:rPr>
          <w:rFonts w:ascii="Times New Roman" w:hAnsi="Times New Roman" w:cs="Times New Roman"/>
          <w:sz w:val="24"/>
          <w:szCs w:val="24"/>
        </w:rPr>
        <w:t xml:space="preserve">magnitude of </w:t>
      </w:r>
      <w:r w:rsidR="00726B06">
        <w:rPr>
          <w:rFonts w:ascii="Times New Roman" w:hAnsi="Times New Roman" w:cs="Times New Roman"/>
          <w:sz w:val="24"/>
          <w:szCs w:val="24"/>
        </w:rPr>
        <w:t xml:space="preserve">persistent </w:t>
      </w:r>
      <w:r w:rsidR="00D41E76">
        <w:rPr>
          <w:rFonts w:ascii="Times New Roman" w:hAnsi="Times New Roman" w:cs="Times New Roman"/>
          <w:sz w:val="24"/>
          <w:szCs w:val="24"/>
        </w:rPr>
        <w:t>variation among individuals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Pr>
          <w:rFonts w:ascii="Times New Roman" w:hAnsi="Times New Roman" w:cs="Times New Roman"/>
          <w:sz w:val="24"/>
          <w:szCs w:val="24"/>
        </w:rPr>
        <w:t xml:space="preserve">parameter was </w:t>
      </w:r>
      <w:commentRangeStart w:id="42"/>
      <w:r w:rsidR="00E81544">
        <w:rPr>
          <w:rFonts w:ascii="Times New Roman" w:hAnsi="Times New Roman" w:cs="Times New Roman"/>
          <w:sz w:val="24"/>
          <w:szCs w:val="24"/>
        </w:rPr>
        <w:t xml:space="preserve">approximately unbiased for all sample sizes, and relatively </w:t>
      </w:r>
      <w:r w:rsidR="00C60C38">
        <w:rPr>
          <w:rFonts w:ascii="Times New Roman" w:hAnsi="Times New Roman" w:cs="Times New Roman"/>
          <w:sz w:val="24"/>
          <w:szCs w:val="24"/>
        </w:rPr>
        <w:t xml:space="preserve">precise </w:t>
      </w:r>
      <w:r>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42"/>
      <w:r w:rsidR="00E81544">
        <w:rPr>
          <w:rStyle w:val="CommentReference"/>
        </w:rPr>
        <w:commentReference w:id="42"/>
      </w:r>
      <w:r>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FF1879" w:rsidRPr="00EC4558">
        <w:rPr>
          <w:i/>
          <w:color w:val="000000" w:themeColor="text1"/>
          <w:sz w:val="24"/>
          <w:szCs w:val="24"/>
        </w:rPr>
        <w:t xml:space="preserve">Figure </w:t>
      </w:r>
      <w:r w:rsidR="00FF1879">
        <w:rPr>
          <w:i/>
          <w:noProof/>
          <w:color w:val="000000" w:themeColor="text1"/>
          <w:sz w:val="24"/>
          <w:szCs w:val="24"/>
        </w:rPr>
        <w:t>9</w:t>
      </w:r>
      <w:r w:rsidR="000F18D4">
        <w:rPr>
          <w:rFonts w:ascii="Times New Roman" w:hAnsi="Times New Roman" w:cs="Times New Roman"/>
          <w:sz w:val="24"/>
          <w:szCs w:val="24"/>
        </w:rPr>
        <w:fldChar w:fldCharType="end"/>
      </w:r>
      <w:r>
        <w:rPr>
          <w:rFonts w:ascii="Times New Roman" w:hAnsi="Times New Roman" w:cs="Times New Roman"/>
          <w:sz w:val="24"/>
          <w:szCs w:val="24"/>
        </w:rPr>
        <w:t xml:space="preserve">).  Finally, </w:t>
      </w:r>
      <w:r w:rsidR="00D41E76">
        <w:rPr>
          <w:rFonts w:ascii="Times New Roman" w:hAnsi="Times New Roman" w:cs="Times New Roman"/>
          <w:sz w:val="24"/>
          <w:szCs w:val="24"/>
        </w:rPr>
        <w:t xml:space="preserve">the magnitude of </w:t>
      </w:r>
      <w:r w:rsidR="00477ABC">
        <w:rPr>
          <w:rFonts w:ascii="Times New Roman" w:hAnsi="Times New Roman" w:cs="Times New Roman"/>
          <w:sz w:val="24"/>
          <w:szCs w:val="24"/>
        </w:rPr>
        <w:t>transient</w:t>
      </w:r>
      <w:r w:rsidR="00D41E76">
        <w:rPr>
          <w:rFonts w:ascii="Times New Roman" w:hAnsi="Times New Roman" w:cs="Times New Roman"/>
          <w:sz w:val="24"/>
          <w:szCs w:val="24"/>
        </w:rPr>
        <w:t xml:space="preserve"> variation (</w:t>
      </w:r>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r w:rsidR="00154457">
        <w:rPr>
          <w:rFonts w:ascii="Times New Roman" w:hAnsi="Times New Roman" w:cs="Times New Roman"/>
          <w:sz w:val="24"/>
          <w:szCs w:val="24"/>
        </w:rPr>
        <w:t xml:space="preserve">were </w:t>
      </w:r>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w:t>
      </w:r>
      <w:ins w:id="43" w:author="Darcy Webber" w:date="2015-02-17T13:35:00Z">
        <w:r w:rsidR="00F22E9E">
          <w:rPr>
            <w:rFonts w:ascii="Times New Roman" w:hAnsi="Times New Roman" w:cs="Times New Roman"/>
            <w:sz w:val="24"/>
            <w:szCs w:val="24"/>
          </w:rPr>
          <w:t xml:space="preserve">persistent and transient </w:t>
        </w:r>
      </w:ins>
      <w:r w:rsidR="00D41E76">
        <w:rPr>
          <w:rFonts w:ascii="Times New Roman" w:hAnsi="Times New Roman" w:cs="Times New Roman"/>
          <w:sz w:val="24"/>
          <w:szCs w:val="24"/>
        </w:rPr>
        <w:t>variation</w:t>
      </w:r>
      <w:del w:id="44" w:author="Darcy Webber" w:date="2015-02-17T13:35:00Z">
        <w:r w:rsidR="00D41E76" w:rsidDel="00F22E9E">
          <w:rPr>
            <w:rFonts w:ascii="Times New Roman" w:hAnsi="Times New Roman" w:cs="Times New Roman"/>
            <w:sz w:val="24"/>
            <w:szCs w:val="24"/>
          </w:rPr>
          <w:delText xml:space="preserve"> among </w:delText>
        </w:r>
        <w:r w:rsidR="00050DB0" w:rsidDel="00F22E9E">
          <w:rPr>
            <w:rFonts w:ascii="Times New Roman" w:hAnsi="Times New Roman" w:cs="Times New Roman"/>
            <w:sz w:val="24"/>
            <w:szCs w:val="24"/>
          </w:rPr>
          <w:delText>individuals</w:delText>
        </w:r>
        <w:r w:rsidR="00D41E76" w:rsidDel="00F22E9E">
          <w:rPr>
            <w:rFonts w:ascii="Times New Roman" w:hAnsi="Times New Roman" w:cs="Times New Roman"/>
            <w:sz w:val="24"/>
            <w:szCs w:val="24"/>
          </w:rPr>
          <w:delText xml:space="preserve"> and ove</w:delText>
        </w:r>
        <w:r w:rsidR="008A61B3" w:rsidDel="00F22E9E">
          <w:rPr>
            <w:rFonts w:ascii="Times New Roman" w:hAnsi="Times New Roman" w:cs="Times New Roman"/>
            <w:sz w:val="24"/>
            <w:szCs w:val="24"/>
          </w:rPr>
          <w:delText>r time</w:delText>
        </w:r>
      </w:del>
      <w:r w:rsidR="008A61B3">
        <w:rPr>
          <w:rFonts w:ascii="Times New Roman" w:hAnsi="Times New Roman" w:cs="Times New Roman"/>
          <w:sz w:val="24"/>
          <w:szCs w:val="24"/>
        </w:rPr>
        <w:t xml:space="preserve"> (estimating variation in </w:t>
      </w:r>
      <w:r w:rsidR="008A61B3" w:rsidRPr="004966B2">
        <w:rPr>
          <w:rFonts w:ascii="Times New Roman" w:hAnsi="Times New Roman" w:cs="Times New Roman"/>
          <w:i/>
          <w:sz w:val="24"/>
          <w:szCs w:val="24"/>
        </w:rPr>
        <w:t>k</w:t>
      </w:r>
      <w:r w:rsidR="008A61B3" w:rsidRPr="004966B2">
        <w:rPr>
          <w:rFonts w:ascii="Times New Roman" w:hAnsi="Times New Roman" w:cs="Times New Roman"/>
          <w:i/>
          <w:sz w:val="24"/>
          <w:szCs w:val="24"/>
          <w:vertAlign w:val="subscript"/>
        </w:rPr>
        <w:t>s,i</w:t>
      </w:r>
      <w:r w:rsidR="008A61B3">
        <w:rPr>
          <w:rFonts w:ascii="Times New Roman" w:hAnsi="Times New Roman" w:cs="Times New Roman"/>
          <w:i/>
          <w:sz w:val="24"/>
          <w:szCs w:val="24"/>
          <w:vertAlign w:val="subscript"/>
        </w:rPr>
        <w:t xml:space="preserve"> </w:t>
      </w:r>
      <w:r w:rsidR="008A61B3">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9E4A54" w:rsidRPr="00EC4558">
        <w:rPr>
          <w:i/>
          <w:color w:val="000000" w:themeColor="text1"/>
          <w:sz w:val="24"/>
          <w:szCs w:val="24"/>
        </w:rPr>
        <w:t xml:space="preserve">Figure </w:t>
      </w:r>
      <w:r w:rsidR="009E4A54">
        <w:rPr>
          <w:i/>
          <w:noProof/>
          <w:color w:val="000000" w:themeColor="text1"/>
          <w:sz w:val="24"/>
          <w:szCs w:val="24"/>
        </w:rPr>
        <w:t>10</w:t>
      </w:r>
      <w:r w:rsidR="000F18D4">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277B55B5" w14:textId="1A09EB3F"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w:t>
      </w:r>
      <w:r w:rsidR="00B22FD1">
        <w:rPr>
          <w:rFonts w:ascii="Times New Roman" w:hAnsi="Times New Roman" w:cs="Times New Roman"/>
          <w:sz w:val="24"/>
          <w:szCs w:val="24"/>
        </w:rPr>
        <w:t xml:space="preserve"> positive definite Hessian (pdH</w:t>
      </w:r>
      <w:r>
        <w:rPr>
          <w:rFonts w:ascii="Times New Roman" w:hAnsi="Times New Roman" w:cs="Times New Roman"/>
          <w:sz w:val="24"/>
          <w:szCs w:val="24"/>
        </w:rPr>
        <w:t>).  When the model being fit included no random-effects or random-effects for</w:t>
      </w:r>
      <w:r w:rsidR="008F3073">
        <w:rPr>
          <w:rFonts w:ascii="Times New Roman" w:hAnsi="Times New Roman" w:cs="Times New Roman"/>
          <w:sz w:val="24"/>
          <w:szCs w:val="24"/>
        </w:rPr>
        <w:t xml:space="preserve"> upkeep costs</w:t>
      </w:r>
      <w:r>
        <w:rPr>
          <w:rFonts w:ascii="Times New Roman" w:hAnsi="Times New Roman" w:cs="Times New Roman"/>
          <w:sz w:val="24"/>
          <w:szCs w:val="24"/>
        </w:rPr>
        <w:t xml:space="preserve"> </w:t>
      </w:r>
      <w:r w:rsidR="008F3073">
        <w:rPr>
          <w:rFonts w:ascii="Times New Roman" w:hAnsi="Times New Roman" w:cs="Times New Roman"/>
          <w:sz w:val="24"/>
          <w:szCs w:val="24"/>
        </w:rPr>
        <w:t>(</w:t>
      </w:r>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i,s</w:t>
      </w:r>
      <w:r w:rsidR="008F3073">
        <w:rPr>
          <w:rFonts w:ascii="Times New Roman" w:hAnsi="Times New Roman" w:cs="Times New Roman"/>
          <w:sz w:val="24"/>
          <w:szCs w:val="24"/>
        </w:rPr>
        <w:t xml:space="preserve">) </w:t>
      </w:r>
      <w:r>
        <w:rPr>
          <w:rFonts w:ascii="Times New Roman" w:hAnsi="Times New Roman" w:cs="Times New Roman"/>
          <w:sz w:val="24"/>
          <w:szCs w:val="24"/>
        </w:rPr>
        <w:t xml:space="preserve">only, almost all model fits were pdH.  When the model incorporated </w:t>
      </w:r>
      <w:r w:rsidR="008F3073">
        <w:rPr>
          <w:rFonts w:ascii="Times New Roman" w:hAnsi="Times New Roman" w:cs="Times New Roman"/>
          <w:sz w:val="24"/>
          <w:szCs w:val="24"/>
        </w:rPr>
        <w:t>transient</w:t>
      </w:r>
      <w:r>
        <w:rPr>
          <w:rFonts w:ascii="Times New Roman" w:hAnsi="Times New Roman" w:cs="Times New Roman"/>
          <w:sz w:val="24"/>
          <w:szCs w:val="24"/>
        </w:rPr>
        <w:t xml:space="preserve"> individual random effects</w:t>
      </w:r>
      <w:r w:rsidR="008F307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8F3073">
        <w:rPr>
          <w:rFonts w:ascii="Times New Roman" w:hAnsi="Times New Roman" w:cs="Times New Roman"/>
          <w:sz w:val="24"/>
          <w:szCs w:val="24"/>
        </w:rPr>
        <w:t>)</w:t>
      </w:r>
      <w:r>
        <w:rPr>
          <w:rFonts w:ascii="Times New Roman" w:hAnsi="Times New Roman" w:cs="Times New Roman"/>
          <w:sz w:val="24"/>
          <w:szCs w:val="24"/>
        </w:rPr>
        <w:t xml:space="preserve"> fewer fits were pdH, particularly at lower sample sizes</w:t>
      </w:r>
      <w:r w:rsidR="009E4A54">
        <w:rPr>
          <w:rFonts w:ascii="Times New Roman" w:hAnsi="Times New Roman" w:cs="Times New Roman"/>
          <w:sz w:val="24"/>
          <w:szCs w:val="24"/>
        </w:rPr>
        <w:t xml:space="preserve"> (see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_Ref410630945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sidRPr="00190689">
        <w:rPr>
          <w:i/>
          <w:sz w:val="24"/>
          <w:szCs w:val="24"/>
        </w:rPr>
        <w:t>Figure</w:t>
      </w:r>
      <w:r w:rsidR="009E4A54">
        <w:rPr>
          <w:i/>
          <w:sz w:val="24"/>
          <w:szCs w:val="24"/>
        </w:rPr>
        <w:t>s</w:t>
      </w:r>
      <w:r w:rsidR="009E4A54" w:rsidRPr="00190689">
        <w:rPr>
          <w:i/>
          <w:sz w:val="24"/>
          <w:szCs w:val="24"/>
        </w:rPr>
        <w:t xml:space="preserve"> </w:t>
      </w:r>
      <w:r w:rsidR="009E4A54">
        <w:rPr>
          <w:i/>
          <w:noProof/>
          <w:sz w:val="24"/>
          <w:szCs w:val="24"/>
        </w:rPr>
        <w:t>6</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_Ref409962302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7</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_Ref409962306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rPr>
        <w:t>8</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_Ref410630975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9</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 xml:space="preserve">, and </w:t>
      </w:r>
      <w:r w:rsidR="009E4A54">
        <w:rPr>
          <w:rFonts w:ascii="Times New Roman" w:hAnsi="Times New Roman" w:cs="Times New Roman"/>
          <w:sz w:val="24"/>
          <w:szCs w:val="24"/>
        </w:rPr>
        <w:fldChar w:fldCharType="begin"/>
      </w:r>
      <w:r w:rsidR="009E4A54">
        <w:rPr>
          <w:rFonts w:ascii="Times New Roman" w:hAnsi="Times New Roman" w:cs="Times New Roman"/>
          <w:sz w:val="24"/>
          <w:szCs w:val="24"/>
        </w:rPr>
        <w:instrText xml:space="preserve"> REF _Ref410630977 \h </w:instrText>
      </w:r>
      <w:r w:rsidR="009E4A54">
        <w:rPr>
          <w:rFonts w:ascii="Times New Roman" w:hAnsi="Times New Roman" w:cs="Times New Roman"/>
          <w:sz w:val="24"/>
          <w:szCs w:val="24"/>
        </w:rPr>
      </w:r>
      <w:r w:rsidR="009E4A54">
        <w:rPr>
          <w:rFonts w:ascii="Times New Roman" w:hAnsi="Times New Roman" w:cs="Times New Roman"/>
          <w:sz w:val="24"/>
          <w:szCs w:val="24"/>
        </w:rPr>
        <w:fldChar w:fldCharType="separate"/>
      </w:r>
      <w:r w:rsidR="009E4A54">
        <w:rPr>
          <w:i/>
          <w:noProof/>
          <w:color w:val="000000" w:themeColor="text1"/>
          <w:sz w:val="24"/>
          <w:szCs w:val="24"/>
        </w:rPr>
        <w:t>10</w:t>
      </w:r>
      <w:r w:rsidR="009E4A54">
        <w:rPr>
          <w:rFonts w:ascii="Times New Roman" w:hAnsi="Times New Roman" w:cs="Times New Roman"/>
          <w:sz w:val="24"/>
          <w:szCs w:val="24"/>
        </w:rPr>
        <w:fldChar w:fldCharType="end"/>
      </w:r>
      <w:r w:rsidR="009E4A54">
        <w:rPr>
          <w:rFonts w:ascii="Times New Roman" w:hAnsi="Times New Roman" w:cs="Times New Roman"/>
          <w:sz w:val="24"/>
          <w:szCs w:val="24"/>
        </w:rPr>
        <w:t>)</w:t>
      </w:r>
      <w:r>
        <w:rPr>
          <w:rFonts w:ascii="Times New Roman" w:hAnsi="Times New Roman" w:cs="Times New Roman"/>
          <w:sz w:val="24"/>
          <w:szCs w:val="24"/>
        </w:rPr>
        <w:t>.</w:t>
      </w:r>
      <w:r w:rsidR="00E81544">
        <w:rPr>
          <w:rFonts w:ascii="Times New Roman" w:hAnsi="Times New Roman" w:cs="Times New Roman"/>
          <w:sz w:val="24"/>
          <w:szCs w:val="24"/>
        </w:rPr>
        <w:t xml:space="preserve">  However, we conclude that most models were positive definite for sample sizes above </w:t>
      </w:r>
      <w:r w:rsidR="00C60C38">
        <w:rPr>
          <w:rFonts w:ascii="Times New Roman" w:hAnsi="Times New Roman" w:cs="Times New Roman"/>
          <w:sz w:val="24"/>
          <w:szCs w:val="24"/>
        </w:rPr>
        <w:t>250 individuals</w:t>
      </w:r>
      <w:r w:rsidR="00E81544">
        <w:rPr>
          <w:rFonts w:ascii="Times New Roman" w:hAnsi="Times New Roman" w:cs="Times New Roman"/>
          <w:sz w:val="24"/>
          <w:szCs w:val="24"/>
        </w:rPr>
        <w:t xml:space="preserve">, and that non-positive definite models can be used as indication that the model is likely to be overfitted relative to the available data.  </w:t>
      </w:r>
    </w:p>
    <w:p w14:paraId="407004BD" w14:textId="243FBC16" w:rsidR="00752FAC" w:rsidRDefault="00752FAC" w:rsidP="00B04686">
      <w:pPr>
        <w:spacing w:line="480" w:lineRule="auto"/>
        <w:rPr>
          <w:rFonts w:ascii="Times New Roman" w:eastAsia="Times New Roman" w:hAnsi="Times New Roman" w:cs="Times New Roman"/>
          <w:b/>
          <w:bCs/>
          <w:sz w:val="24"/>
          <w:szCs w:val="24"/>
          <w:lang w:val="en-GB" w:eastAsia="en-GB"/>
        </w:rPr>
      </w:pP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3BA4E4E1" w14:textId="4697C6AF" w:rsidR="0070070B"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toothfish and a simulation experiment to demonstrate that it is feasible to simultaneously estimate </w:t>
      </w:r>
      <w:r w:rsidR="00437753">
        <w:rPr>
          <w:rFonts w:ascii="Times New Roman" w:hAnsi="Times New Roman" w:cs="Times New Roman"/>
          <w:sz w:val="24"/>
          <w:szCs w:val="24"/>
        </w:rPr>
        <w:t xml:space="preserve">persistent and transient </w:t>
      </w:r>
      <w:r>
        <w:rPr>
          <w:rFonts w:ascii="Times New Roman" w:hAnsi="Times New Roman" w:cs="Times New Roman"/>
          <w:sz w:val="24"/>
          <w:szCs w:val="24"/>
        </w:rPr>
        <w:t xml:space="preserve">variation in growth among individuals, </w:t>
      </w:r>
      <w:r w:rsidR="0070070B">
        <w:rPr>
          <w:rFonts w:ascii="Times New Roman" w:hAnsi="Times New Roman" w:cs="Times New Roman"/>
          <w:sz w:val="24"/>
          <w:szCs w:val="24"/>
        </w:rPr>
        <w:t>as well as differences in growth rate between males and females</w:t>
      </w:r>
      <w:r>
        <w:rPr>
          <w:rFonts w:ascii="Times New Roman" w:hAnsi="Times New Roman" w:cs="Times New Roman"/>
          <w:sz w:val="24"/>
          <w:szCs w:val="24"/>
        </w:rPr>
        <w:t xml:space="preserve"> </w:t>
      </w:r>
      <w:r w:rsidR="0070070B">
        <w:rPr>
          <w:rFonts w:ascii="Times New Roman" w:hAnsi="Times New Roman" w:cs="Times New Roman"/>
          <w:sz w:val="24"/>
          <w:szCs w:val="24"/>
        </w:rPr>
        <w:t>and residual (</w:t>
      </w:r>
      <w:r>
        <w:rPr>
          <w:rFonts w:ascii="Times New Roman" w:hAnsi="Times New Roman" w:cs="Times New Roman"/>
          <w:sz w:val="24"/>
          <w:szCs w:val="24"/>
        </w:rPr>
        <w:t>measurement error</w:t>
      </w:r>
      <w:r w:rsidR="0070070B">
        <w:rPr>
          <w:rFonts w:ascii="Times New Roman" w:hAnsi="Times New Roman" w:cs="Times New Roman"/>
          <w:sz w:val="24"/>
          <w:szCs w:val="24"/>
        </w:rPr>
        <w:t>) variation</w:t>
      </w:r>
      <w:r>
        <w:rPr>
          <w:rFonts w:ascii="Times New Roman" w:hAnsi="Times New Roman" w:cs="Times New Roman"/>
          <w:sz w:val="24"/>
          <w:szCs w:val="24"/>
        </w:rPr>
        <w:t xml:space="preserve">.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00935834">
        <w:rPr>
          <w:rFonts w:ascii="Times New Roman" w:hAnsi="Times New Roman" w:cs="Times New Roman"/>
          <w:sz w:val="24"/>
          <w:szCs w:val="24"/>
        </w:rPr>
        <w:t xml:space="preserve">transient </w:t>
      </w:r>
      <w:r w:rsidR="000D2205">
        <w:rPr>
          <w:rFonts w:ascii="Times New Roman" w:hAnsi="Times New Roman" w:cs="Times New Roman"/>
          <w:sz w:val="24"/>
          <w:szCs w:val="24"/>
        </w:rPr>
        <w:t>variation among individuals accounts for up to half of the total variability in Antarctic toothfish.</w:t>
      </w:r>
      <w:r w:rsidR="00D01B54">
        <w:rPr>
          <w:rFonts w:ascii="Times New Roman" w:hAnsi="Times New Roman" w:cs="Times New Roman"/>
          <w:sz w:val="24"/>
          <w:szCs w:val="24"/>
        </w:rPr>
        <w:t xml:space="preserve">  </w:t>
      </w:r>
    </w:p>
    <w:p w14:paraId="17561445" w14:textId="0E80E880"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 xml:space="preserve">By estimating </w:t>
      </w:r>
      <w:r w:rsidR="00437753">
        <w:rPr>
          <w:rFonts w:ascii="Times New Roman" w:hAnsi="Times New Roman" w:cs="Times New Roman"/>
          <w:sz w:val="24"/>
          <w:szCs w:val="24"/>
        </w:rPr>
        <w:t xml:space="preserve">persistent and transient </w:t>
      </w:r>
      <w:r w:rsidR="009334DD">
        <w:rPr>
          <w:rFonts w:ascii="Times New Roman" w:hAnsi="Times New Roman" w:cs="Times New Roman"/>
          <w:sz w:val="24"/>
          <w:szCs w:val="24"/>
        </w:rPr>
        <w:t xml:space="preserve">variation among individuals and between sexes, we have </w:t>
      </w:r>
      <w:r w:rsidR="00437753">
        <w:rPr>
          <w:rFonts w:ascii="Times New Roman" w:hAnsi="Times New Roman" w:cs="Times New Roman"/>
          <w:sz w:val="24"/>
          <w:szCs w:val="24"/>
        </w:rPr>
        <w:t>largely eliminated the correlations in residual size between tagging and recapture</w:t>
      </w:r>
      <w:r w:rsidR="00401AC2">
        <w:rPr>
          <w:rFonts w:ascii="Times New Roman" w:hAnsi="Times New Roman" w:cs="Times New Roman"/>
          <w:sz w:val="24"/>
          <w:szCs w:val="24"/>
        </w:rPr>
        <w:t>, as was seen in the toothfish data set for the model without random effects</w:t>
      </w:r>
      <w:r w:rsidR="009334DD">
        <w:rPr>
          <w:rFonts w:ascii="Times New Roman" w:hAnsi="Times New Roman" w:cs="Times New Roman"/>
          <w:sz w:val="24"/>
          <w:szCs w:val="24"/>
        </w:rPr>
        <w:t>.  However</w:t>
      </w:r>
      <w:r w:rsidR="001E733D">
        <w:rPr>
          <w:rFonts w:ascii="Times New Roman" w:hAnsi="Times New Roman" w:cs="Times New Roman"/>
          <w:sz w:val="24"/>
          <w:szCs w:val="24"/>
        </w:rPr>
        <w:t xml:space="preserve">, we have neglected </w:t>
      </w:r>
      <w:r w:rsidR="0075665D">
        <w:rPr>
          <w:rFonts w:ascii="Times New Roman" w:hAnsi="Times New Roman" w:cs="Times New Roman"/>
          <w:sz w:val="24"/>
          <w:szCs w:val="24"/>
        </w:rPr>
        <w:t xml:space="preserve">two </w:t>
      </w:r>
      <w:r w:rsidR="001E733D">
        <w:rPr>
          <w:rFonts w:ascii="Times New Roman" w:hAnsi="Times New Roman" w:cs="Times New Roman"/>
          <w:sz w:val="24"/>
          <w:szCs w:val="24"/>
        </w:rPr>
        <w:t>obvious type</w:t>
      </w:r>
      <w:r w:rsidR="0075665D">
        <w:rPr>
          <w:rFonts w:ascii="Times New Roman" w:hAnsi="Times New Roman" w:cs="Times New Roman"/>
          <w:sz w:val="24"/>
          <w:szCs w:val="24"/>
        </w:rPr>
        <w:t>s</w:t>
      </w:r>
      <w:r w:rsidR="001E733D">
        <w:rPr>
          <w:rFonts w:ascii="Times New Roman" w:hAnsi="Times New Roman" w:cs="Times New Roman"/>
          <w:sz w:val="24"/>
          <w:szCs w:val="24"/>
        </w:rPr>
        <w:t xml:space="preserve"> of variation in growth rates</w:t>
      </w:r>
      <w:r w:rsidR="0075665D">
        <w:rPr>
          <w:rFonts w:ascii="Times New Roman" w:hAnsi="Times New Roman" w:cs="Times New Roman"/>
          <w:sz w:val="24"/>
          <w:szCs w:val="24"/>
        </w:rPr>
        <w:t>:</w:t>
      </w:r>
      <w:r w:rsidR="001E733D">
        <w:rPr>
          <w:rFonts w:ascii="Times New Roman" w:hAnsi="Times New Roman" w:cs="Times New Roman"/>
          <w:sz w:val="24"/>
          <w:szCs w:val="24"/>
        </w:rPr>
        <w:t xml:space="preserve"> variation over space</w:t>
      </w:r>
      <w:r w:rsidR="0075665D">
        <w:rPr>
          <w:rFonts w:ascii="Times New Roman" w:hAnsi="Times New Roman" w:cs="Times New Roman"/>
          <w:sz w:val="24"/>
          <w:szCs w:val="24"/>
        </w:rPr>
        <w:t xml:space="preserve"> and shared variation over time (i.e., annual variation)</w:t>
      </w:r>
      <w:r w:rsidR="001E733D">
        <w:rPr>
          <w:rFonts w:ascii="Times New Roman" w:hAnsi="Times New Roman" w:cs="Times New Roman"/>
          <w:sz w:val="24"/>
          <w:szCs w:val="24"/>
        </w:rPr>
        <w:t xml:space="preserve">.  Previous research has demonstrated the prevalence of </w:t>
      </w:r>
      <w:r w:rsidR="00401AC2">
        <w:rPr>
          <w:rFonts w:ascii="Times New Roman" w:hAnsi="Times New Roman" w:cs="Times New Roman"/>
          <w:sz w:val="24"/>
          <w:szCs w:val="24"/>
        </w:rPr>
        <w:t xml:space="preserve">spatial </w:t>
      </w:r>
      <w:r w:rsidR="001E733D">
        <w:rPr>
          <w:rFonts w:ascii="Times New Roman" w:hAnsi="Times New Roman" w:cs="Times New Roman"/>
          <w:sz w:val="24"/>
          <w:szCs w:val="24"/>
        </w:rPr>
        <w:t xml:space="preserve">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The modelling framework we present here could easily be modified to include spatial variation in growth rates, either among spatial strata or using geostatistical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6DE77542"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840BBD">
        <w:rPr>
          <w:rFonts w:ascii="Times New Roman" w:hAnsi="Times New Roman" w:cs="Times New Roman"/>
          <w:sz w:val="24"/>
          <w:szCs w:val="24"/>
        </w:rPr>
        <w:t xml:space="preserve">There is </w:t>
      </w:r>
      <w:r w:rsidR="00A63F03">
        <w:rPr>
          <w:rFonts w:ascii="Times New Roman" w:hAnsi="Times New Roman" w:cs="Times New Roman"/>
          <w:sz w:val="24"/>
          <w:szCs w:val="24"/>
        </w:rPr>
        <w:t xml:space="preserve">relatively </w:t>
      </w:r>
      <w:r w:rsidR="00840BBD">
        <w:rPr>
          <w:rFonts w:ascii="Times New Roman" w:hAnsi="Times New Roman" w:cs="Times New Roman"/>
          <w:sz w:val="24"/>
          <w:szCs w:val="24"/>
        </w:rPr>
        <w:t xml:space="preserve">little </w:t>
      </w:r>
      <w:r w:rsidR="00A63F03">
        <w:rPr>
          <w:rFonts w:ascii="Times New Roman" w:hAnsi="Times New Roman" w:cs="Times New Roman"/>
          <w:sz w:val="24"/>
          <w:szCs w:val="24"/>
        </w:rPr>
        <w:t xml:space="preserve">previous </w:t>
      </w:r>
      <w:r w:rsidR="00840BBD">
        <w:rPr>
          <w:rFonts w:ascii="Times New Roman" w:hAnsi="Times New Roman" w:cs="Times New Roman"/>
          <w:sz w:val="24"/>
          <w:szCs w:val="24"/>
        </w:rPr>
        <w:t xml:space="preserve">research regarding the relative magnitude of </w:t>
      </w:r>
      <w:r w:rsidR="00A63F03">
        <w:rPr>
          <w:rFonts w:ascii="Times New Roman" w:hAnsi="Times New Roman" w:cs="Times New Roman"/>
          <w:sz w:val="24"/>
          <w:szCs w:val="24"/>
        </w:rPr>
        <w:t xml:space="preserve">persistent and transient individual </w:t>
      </w:r>
      <w:r w:rsidR="00840BBD">
        <w:rPr>
          <w:rFonts w:ascii="Times New Roman" w:hAnsi="Times New Roman" w:cs="Times New Roman"/>
          <w:sz w:val="24"/>
          <w:szCs w:val="24"/>
        </w:rPr>
        <w:t>variation in growth</w:t>
      </w:r>
      <w:r w:rsidR="00A63F03">
        <w:rPr>
          <w:rFonts w:ascii="Times New Roman" w:hAnsi="Times New Roman" w:cs="Times New Roman"/>
          <w:sz w:val="24"/>
          <w:szCs w:val="24"/>
        </w:rPr>
        <w:t xml:space="preserve"> for wild marine populations</w:t>
      </w:r>
      <w:r w:rsidR="00840BBD">
        <w:rPr>
          <w:rFonts w:ascii="Times New Roman" w:hAnsi="Times New Roman" w:cs="Times New Roman"/>
          <w:sz w:val="24"/>
          <w:szCs w:val="24"/>
        </w:rPr>
        <w:t xml:space="preserve">.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r w:rsidR="00401AC2">
        <w:rPr>
          <w:rFonts w:ascii="Times New Roman" w:hAnsi="Times New Roman" w:cs="Times New Roman"/>
          <w:sz w:val="24"/>
          <w:szCs w:val="24"/>
        </w:rPr>
        <w:t xml:space="preserve">We therefore hypothesize that improved treatment of spatial, temporal, and both transient and persistent individual variation in growth will improve estimates of growth rates obtained from </w:t>
      </w:r>
      <w:del w:id="45" w:author="Darcy Webber" w:date="2015-02-17T13:24:00Z">
        <w:r w:rsidR="00401AC2" w:rsidDel="00E51FA7">
          <w:rPr>
            <w:rFonts w:ascii="Times New Roman" w:hAnsi="Times New Roman" w:cs="Times New Roman"/>
            <w:sz w:val="24"/>
            <w:szCs w:val="24"/>
          </w:rPr>
          <w:delText>capture-mark-recapture</w:delText>
        </w:r>
      </w:del>
      <w:ins w:id="46" w:author="Darcy Webber" w:date="2015-02-17T13:24:00Z">
        <w:r w:rsidR="00E51FA7">
          <w:rPr>
            <w:rFonts w:ascii="Times New Roman" w:hAnsi="Times New Roman" w:cs="Times New Roman"/>
            <w:sz w:val="24"/>
            <w:szCs w:val="24"/>
          </w:rPr>
          <w:t>CMR</w:t>
        </w:r>
      </w:ins>
      <w:r w:rsidR="00401AC2">
        <w:rPr>
          <w:rFonts w:ascii="Times New Roman" w:hAnsi="Times New Roman" w:cs="Times New Roman"/>
          <w:sz w:val="24"/>
          <w:szCs w:val="24"/>
        </w:rPr>
        <w:t xml:space="preserve"> data sets, and that this improvement </w:t>
      </w:r>
      <w:r w:rsidR="00A63F03">
        <w:rPr>
          <w:rFonts w:ascii="Times New Roman" w:hAnsi="Times New Roman" w:cs="Times New Roman"/>
          <w:sz w:val="24"/>
          <w:szCs w:val="24"/>
        </w:rPr>
        <w:t xml:space="preserve">may </w:t>
      </w:r>
      <w:r w:rsidR="00401AC2">
        <w:rPr>
          <w:rFonts w:ascii="Times New Roman" w:hAnsi="Times New Roman" w:cs="Times New Roman"/>
          <w:sz w:val="24"/>
          <w:szCs w:val="24"/>
        </w:rPr>
        <w:t>result in improved estimates of fishery productivity</w:t>
      </w:r>
      <w:r w:rsidR="00D32276">
        <w:rPr>
          <w:rFonts w:ascii="Times New Roman" w:hAnsi="Times New Roman" w:cs="Times New Roman"/>
          <w:sz w:val="24"/>
          <w:szCs w:val="24"/>
        </w:rPr>
        <w:t xml:space="preserve">.  In particular, improved estimation of growth is likely to be important for models that are highly dependent upon growth information, e.g., length-based spawning potential ratio assessments </w:t>
      </w:r>
      <w:commentRangeStart w:id="47"/>
      <w:r w:rsidR="00D32276">
        <w:rPr>
          <w:rFonts w:ascii="Times New Roman" w:hAnsi="Times New Roman" w:cs="Times New Roman"/>
          <w:sz w:val="24"/>
          <w:szCs w:val="24"/>
        </w:rPr>
        <w:t>(Hordyk et al. In press)</w:t>
      </w:r>
      <w:r w:rsidR="00401AC2">
        <w:rPr>
          <w:rFonts w:ascii="Times New Roman" w:hAnsi="Times New Roman" w:cs="Times New Roman"/>
          <w:sz w:val="24"/>
          <w:szCs w:val="24"/>
        </w:rPr>
        <w:t>.</w:t>
      </w:r>
      <w:r w:rsidR="00840BBD">
        <w:rPr>
          <w:rFonts w:ascii="Times New Roman" w:hAnsi="Times New Roman" w:cs="Times New Roman"/>
          <w:sz w:val="24"/>
          <w:szCs w:val="24"/>
        </w:rPr>
        <w:t xml:space="preserve">  </w:t>
      </w:r>
      <w:commentRangeEnd w:id="47"/>
      <w:r w:rsidR="00D32276">
        <w:rPr>
          <w:rStyle w:val="CommentReference"/>
        </w:rPr>
        <w:commentReference w:id="47"/>
      </w:r>
    </w:p>
    <w:p w14:paraId="4B04C106" w14:textId="3F761DB7" w:rsidR="00A63F03" w:rsidRDefault="00A63F03" w:rsidP="00A63F03">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note that our model (</w:t>
      </w:r>
      <w:commentRangeStart w:id="48"/>
      <w:r>
        <w:rPr>
          <w:rFonts w:ascii="Times New Roman" w:hAnsi="Times New Roman" w:cs="Times New Roman"/>
          <w:sz w:val="24"/>
          <w:szCs w:val="24"/>
        </w:rPr>
        <w:t>and results for Patagonian toothfish</w:t>
      </w:r>
      <w:commentRangeEnd w:id="48"/>
      <w:r w:rsidR="007B4AB3">
        <w:rPr>
          <w:rStyle w:val="CommentReference"/>
        </w:rPr>
        <w:commentReference w:id="48"/>
      </w:r>
      <w:r>
        <w:rPr>
          <w:rFonts w:ascii="Times New Roman" w:hAnsi="Times New Roman" w:cs="Times New Roman"/>
          <w:sz w:val="24"/>
          <w:szCs w:val="24"/>
        </w:rPr>
        <w:t>) do not account for the effects of fish handling and tagging on growth rates.  Growth rates for untagged individuals may be higher because tagging is likely to cause physiological stress that depresses activity and metabolic levels</w:t>
      </w:r>
      <w:r w:rsidR="006715A8">
        <w:rPr>
          <w:rFonts w:ascii="Times New Roman" w:hAnsi="Times New Roman" w:cs="Times New Roman"/>
          <w:sz w:val="24"/>
          <w:szCs w:val="24"/>
        </w:rPr>
        <w:t xml:space="preserve"> (Dubula 2005, Xiao 2011, Santos and Groeneveld 2014)</w:t>
      </w:r>
      <w:r>
        <w:rPr>
          <w:rFonts w:ascii="Times New Roman" w:hAnsi="Times New Roman" w:cs="Times New Roman"/>
          <w:sz w:val="24"/>
          <w:szCs w:val="24"/>
        </w:rPr>
        <w:t xml:space="preserve">.  Future studies could estimate the impact of tagging on growth rates by jointly analyzing </w:t>
      </w:r>
      <w:del w:id="49" w:author="Darcy Webber" w:date="2015-02-17T13:24:00Z">
        <w:r w:rsidDel="00E51FA7">
          <w:rPr>
            <w:rFonts w:ascii="Times New Roman" w:hAnsi="Times New Roman" w:cs="Times New Roman"/>
            <w:sz w:val="24"/>
            <w:szCs w:val="24"/>
          </w:rPr>
          <w:delText>capture-mark-recapture</w:delText>
        </w:r>
      </w:del>
      <w:ins w:id="50" w:author="Darcy Webber" w:date="2015-02-17T13:24:00Z">
        <w:r w:rsidR="00E51FA7">
          <w:rPr>
            <w:rFonts w:ascii="Times New Roman" w:hAnsi="Times New Roman" w:cs="Times New Roman"/>
            <w:sz w:val="24"/>
            <w:szCs w:val="24"/>
          </w:rPr>
          <w:t>CMR</w:t>
        </w:r>
      </w:ins>
      <w:r>
        <w:rPr>
          <w:rFonts w:ascii="Times New Roman" w:hAnsi="Times New Roman" w:cs="Times New Roman"/>
          <w:sz w:val="24"/>
          <w:szCs w:val="24"/>
        </w:rPr>
        <w:t xml:space="preserve"> and other fishery data types (termed “integrated growth models”, </w:t>
      </w:r>
      <w:commentRangeStart w:id="51"/>
      <w:r>
        <w:rPr>
          <w:rFonts w:ascii="Times New Roman" w:hAnsi="Times New Roman" w:cs="Times New Roman"/>
          <w:sz w:val="24"/>
          <w:szCs w:val="24"/>
        </w:rPr>
        <w:t>Eveson et al. 2004</w:t>
      </w:r>
      <w:commentRangeEnd w:id="51"/>
      <w:r>
        <w:rPr>
          <w:rStyle w:val="CommentReference"/>
        </w:rPr>
        <w:commentReference w:id="51"/>
      </w:r>
      <w:r>
        <w:rPr>
          <w:rFonts w:ascii="Times New Roman" w:hAnsi="Times New Roman" w:cs="Times New Roman"/>
          <w:sz w:val="24"/>
          <w:szCs w:val="24"/>
        </w:rPr>
        <w:t>).  In particular, the length-frequency of fishery and survey catches and the direct ageing of hard parts from catches provide a separate source of information regarding size at age.  These latter two source</w:t>
      </w:r>
      <w:r w:rsidR="00E51FA7">
        <w:rPr>
          <w:rFonts w:ascii="Times New Roman" w:hAnsi="Times New Roman" w:cs="Times New Roman"/>
          <w:sz w:val="24"/>
          <w:szCs w:val="24"/>
        </w:rPr>
        <w:t>s</w:t>
      </w:r>
      <w:r>
        <w:rPr>
          <w:rFonts w:ascii="Times New Roman" w:hAnsi="Times New Roman" w:cs="Times New Roman"/>
          <w:sz w:val="24"/>
          <w:szCs w:val="24"/>
        </w:rPr>
        <w:t xml:space="preserve"> of information do not generally provide information to discriminate between persistent and transient variation in growth rates (because each involves measuring size only once for each individual).  However, both sources can provide complementary information regarding average growth rates for untagged individuals.  We therefore believe that estimating persistent and transient variation in growth rates within integrated growth models is an important topic for future research.</w:t>
      </w:r>
    </w:p>
    <w:p w14:paraId="20002400" w14:textId="5F398FC8" w:rsidR="00367975" w:rsidRDefault="00367975">
      <w:pPr>
        <w:rPr>
          <w:rFonts w:ascii="Times New Roman" w:eastAsia="Times New Roman" w:hAnsi="Times New Roman" w:cs="Times New Roman"/>
          <w:b/>
          <w:bCs/>
          <w:sz w:val="24"/>
          <w:szCs w:val="24"/>
          <w:lang w:val="en-GB" w:eastAsia="en-GB"/>
        </w:rPr>
      </w:pPr>
    </w:p>
    <w:p w14:paraId="3B1E12F2" w14:textId="59475120" w:rsidR="008558B5" w:rsidRPr="009C37AB" w:rsidRDefault="008558B5" w:rsidP="008558B5">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5 Conclusions</w:t>
      </w:r>
    </w:p>
    <w:p w14:paraId="61FBD8D3" w14:textId="338CD18A" w:rsidR="008558B5" w:rsidRPr="0070070B" w:rsidRDefault="002310D4" w:rsidP="00F0737B">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E64885">
        <w:rPr>
          <w:rFonts w:ascii="Times New Roman" w:hAnsi="Times New Roman" w:cs="Times New Roman"/>
          <w:sz w:val="24"/>
          <w:szCs w:val="24"/>
        </w:rPr>
        <w:t xml:space="preserve">In this study, we have </w:t>
      </w:r>
      <w:r w:rsidR="00401AC2">
        <w:rPr>
          <w:rFonts w:ascii="Times New Roman" w:hAnsi="Times New Roman" w:cs="Times New Roman"/>
          <w:sz w:val="24"/>
          <w:szCs w:val="24"/>
        </w:rPr>
        <w:t>estimated persistent and transient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variation </w:t>
      </w:r>
      <w:r w:rsidR="00E64885">
        <w:rPr>
          <w:rFonts w:ascii="Times New Roman" w:hAnsi="Times New Roman" w:cs="Times New Roman"/>
          <w:sz w:val="24"/>
          <w:szCs w:val="24"/>
        </w:rPr>
        <w:t xml:space="preserve">in growth rates </w:t>
      </w:r>
      <w:r w:rsidR="00401AC2">
        <w:rPr>
          <w:rFonts w:ascii="Times New Roman" w:hAnsi="Times New Roman" w:cs="Times New Roman"/>
          <w:sz w:val="24"/>
          <w:szCs w:val="24"/>
        </w:rPr>
        <w:t xml:space="preserve">among individuals </w:t>
      </w:r>
      <w:r w:rsidR="00E64885">
        <w:rPr>
          <w:rFonts w:ascii="Times New Roman" w:hAnsi="Times New Roman" w:cs="Times New Roman"/>
          <w:sz w:val="24"/>
          <w:szCs w:val="24"/>
        </w:rPr>
        <w:t>in a wild marine population of Antarctic toothfish in the Ross Sea</w:t>
      </w:r>
      <w:r w:rsidR="00E51FA7">
        <w:rPr>
          <w:rFonts w:ascii="Times New Roman" w:hAnsi="Times New Roman" w:cs="Times New Roman"/>
          <w:sz w:val="24"/>
          <w:szCs w:val="24"/>
        </w:rPr>
        <w:t xml:space="preserve"> during 2001-2013</w:t>
      </w:r>
      <w:r w:rsidR="00401AC2">
        <w:rPr>
          <w:rFonts w:ascii="Times New Roman" w:hAnsi="Times New Roman" w:cs="Times New Roman"/>
          <w:sz w:val="24"/>
          <w:szCs w:val="24"/>
        </w:rPr>
        <w:t xml:space="preserve">, in addition to differences </w:t>
      </w:r>
      <w:r w:rsidR="00E64885">
        <w:rPr>
          <w:rFonts w:ascii="Times New Roman" w:hAnsi="Times New Roman" w:cs="Times New Roman"/>
          <w:sz w:val="24"/>
          <w:szCs w:val="24"/>
        </w:rPr>
        <w:t xml:space="preserve">in </w:t>
      </w:r>
      <w:r w:rsidR="00401AC2">
        <w:rPr>
          <w:rFonts w:ascii="Times New Roman" w:hAnsi="Times New Roman" w:cs="Times New Roman"/>
          <w:sz w:val="24"/>
          <w:szCs w:val="24"/>
        </w:rPr>
        <w:t xml:space="preserve">average </w:t>
      </w:r>
      <w:r w:rsidR="00E64885">
        <w:rPr>
          <w:rFonts w:ascii="Times New Roman" w:hAnsi="Times New Roman" w:cs="Times New Roman"/>
          <w:sz w:val="24"/>
          <w:szCs w:val="24"/>
        </w:rPr>
        <w:t>growth rates</w:t>
      </w:r>
      <w:r w:rsidR="00401AC2">
        <w:rPr>
          <w:rFonts w:ascii="Times New Roman" w:hAnsi="Times New Roman" w:cs="Times New Roman"/>
          <w:sz w:val="24"/>
          <w:szCs w:val="24"/>
        </w:rPr>
        <w:t xml:space="preserve"> between males and females</w:t>
      </w:r>
      <w:r w:rsidR="00432305">
        <w:rPr>
          <w:rFonts w:ascii="Times New Roman" w:hAnsi="Times New Roman" w:cs="Times New Roman"/>
          <w:sz w:val="24"/>
          <w:szCs w:val="24"/>
        </w:rPr>
        <w:t>.</w:t>
      </w:r>
      <w:r w:rsidR="00E64885">
        <w:rPr>
          <w:rFonts w:ascii="Times New Roman" w:hAnsi="Times New Roman" w:cs="Times New Roman"/>
          <w:sz w:val="24"/>
          <w:szCs w:val="24"/>
        </w:rPr>
        <w:t xml:space="preserve">  </w:t>
      </w:r>
      <w:r w:rsidR="00401AC2">
        <w:rPr>
          <w:rFonts w:ascii="Times New Roman" w:hAnsi="Times New Roman" w:cs="Times New Roman"/>
          <w:sz w:val="24"/>
          <w:szCs w:val="24"/>
        </w:rPr>
        <w:t xml:space="preserve">Model selection suggests that transient variation is more significant than persistent variation among individuals during these years.  Estimating transient variation decreased the magnitude of residual (measurement error) variation by nearly half.  </w:t>
      </w:r>
      <w:r w:rsidR="005F5898">
        <w:rPr>
          <w:rFonts w:ascii="Times New Roman" w:hAnsi="Times New Roman" w:cs="Times New Roman"/>
          <w:sz w:val="24"/>
          <w:szCs w:val="24"/>
        </w:rPr>
        <w:t>Our</w:t>
      </w:r>
      <w:r w:rsidR="00E64885">
        <w:rPr>
          <w:rFonts w:ascii="Times New Roman" w:hAnsi="Times New Roman" w:cs="Times New Roman"/>
          <w:sz w:val="24"/>
          <w:szCs w:val="24"/>
        </w:rPr>
        <w:t xml:space="preserve"> simulation study </w:t>
      </w:r>
      <w:r w:rsidR="00401AC2">
        <w:rPr>
          <w:rFonts w:ascii="Times New Roman" w:hAnsi="Times New Roman" w:cs="Times New Roman"/>
          <w:sz w:val="24"/>
          <w:szCs w:val="24"/>
        </w:rPr>
        <w:t xml:space="preserve">corroborates </w:t>
      </w:r>
      <w:r w:rsidR="00E64885">
        <w:rPr>
          <w:rFonts w:ascii="Times New Roman" w:hAnsi="Times New Roman" w:cs="Times New Roman"/>
          <w:sz w:val="24"/>
          <w:szCs w:val="24"/>
        </w:rPr>
        <w:t xml:space="preserve">that </w:t>
      </w:r>
      <w:r w:rsidR="0070070B">
        <w:rPr>
          <w:rFonts w:ascii="Times New Roman" w:hAnsi="Times New Roman" w:cs="Times New Roman"/>
          <w:sz w:val="24"/>
          <w:szCs w:val="24"/>
        </w:rPr>
        <w:t>all models provide parameters estimates that are approximately unbiased and reasonably precise given sample sizes similar to those available here</w:t>
      </w:r>
      <w:r w:rsidR="00E64885">
        <w:rPr>
          <w:rFonts w:ascii="Times New Roman" w:hAnsi="Times New Roman" w:cs="Times New Roman"/>
          <w:sz w:val="24"/>
          <w:szCs w:val="24"/>
        </w:rPr>
        <w:t>.</w:t>
      </w:r>
      <w:r w:rsidR="0070070B">
        <w:rPr>
          <w:rFonts w:ascii="Times New Roman" w:hAnsi="Times New Roman" w:cs="Times New Roman"/>
          <w:sz w:val="24"/>
          <w:szCs w:val="24"/>
        </w:rPr>
        <w:t xml:space="preserve">  Finally, we provide an R package </w:t>
      </w:r>
      <w:r w:rsidR="0070070B" w:rsidRPr="0070070B">
        <w:rPr>
          <w:rFonts w:ascii="Times New Roman" w:hAnsi="Times New Roman" w:cs="Times New Roman"/>
          <w:i/>
          <w:sz w:val="24"/>
          <w:szCs w:val="24"/>
        </w:rPr>
        <w:t>TagGrowth</w:t>
      </w:r>
      <w:r w:rsidR="0070070B">
        <w:rPr>
          <w:rFonts w:ascii="Times New Roman" w:hAnsi="Times New Roman" w:cs="Times New Roman"/>
          <w:sz w:val="24"/>
          <w:szCs w:val="24"/>
        </w:rPr>
        <w:t>, containing code to applying our estimation model to other data sets.  We encourage future research comparing the magnitude of persistent and transient variation in growth among marine populations in different taxa and environments.</w:t>
      </w:r>
    </w:p>
    <w:p w14:paraId="264FFCE7" w14:textId="3ECDC80B" w:rsidR="00367691" w:rsidRDefault="00367691">
      <w:pPr>
        <w:rPr>
          <w:rFonts w:ascii="Times New Roman" w:hAnsi="Times New Roman" w:cs="Times New Roman"/>
          <w:b/>
          <w:sz w:val="24"/>
          <w:szCs w:val="24"/>
        </w:rPr>
      </w:pPr>
    </w:p>
    <w:p w14:paraId="68BEF472" w14:textId="73192291"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6FED707"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w:t>
      </w:r>
      <w:r w:rsidR="00A00D5B">
        <w:rPr>
          <w:rFonts w:ascii="Times New Roman" w:hAnsi="Times New Roman" w:cs="Times New Roman"/>
          <w:sz w:val="24"/>
          <w:szCs w:val="24"/>
        </w:rPr>
        <w:t>.</w:t>
      </w:r>
      <w:r>
        <w:rPr>
          <w:rFonts w:ascii="Times New Roman" w:hAnsi="Times New Roman" w:cs="Times New Roman"/>
          <w:sz w:val="24"/>
          <w:szCs w:val="24"/>
        </w:rPr>
        <w:t xml:space="preserve"> Horn and C</w:t>
      </w:r>
      <w:r w:rsidR="00A00D5B">
        <w:rPr>
          <w:rFonts w:ascii="Times New Roman" w:hAnsi="Times New Roman" w:cs="Times New Roman"/>
          <w:sz w:val="24"/>
          <w:szCs w:val="24"/>
        </w:rPr>
        <w:t>.</w:t>
      </w:r>
      <w:r>
        <w:rPr>
          <w:rFonts w:ascii="Times New Roman" w:hAnsi="Times New Roman" w:cs="Times New Roman"/>
          <w:sz w:val="24"/>
          <w:szCs w:val="24"/>
        </w:rPr>
        <w:t xml:space="preserve">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F0737B">
        <w:rPr>
          <w:rFonts w:ascii="Times New Roman" w:hAnsi="Times New Roman" w:cs="Times New Roman"/>
          <w:sz w:val="24"/>
          <w:szCs w:val="24"/>
        </w:rPr>
        <w:t xml:space="preserve">the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w:t>
      </w:r>
      <w:r w:rsidR="00A00D5B">
        <w:rPr>
          <w:rFonts w:ascii="Times New Roman" w:hAnsi="Times New Roman" w:cs="Times New Roman"/>
          <w:sz w:val="24"/>
          <w:szCs w:val="24"/>
        </w:rPr>
        <w:t>.</w:t>
      </w:r>
      <w:r>
        <w:rPr>
          <w:rFonts w:ascii="Times New Roman" w:hAnsi="Times New Roman" w:cs="Times New Roman"/>
          <w:sz w:val="24"/>
          <w:szCs w:val="24"/>
        </w:rPr>
        <w:t xml:space="preserve"> Dunn, for helpful feedback.  </w:t>
      </w:r>
      <w:r w:rsidR="00840BBD">
        <w:rPr>
          <w:rFonts w:ascii="Times New Roman" w:hAnsi="Times New Roman" w:cs="Times New Roman"/>
          <w:sz w:val="24"/>
          <w:szCs w:val="24"/>
        </w:rPr>
        <w:t>We thank in particular O. Shelton for developing and discussing the model for variation in growth that was used here.  We also thank K. Kristensen and H. Skaug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42835A1F" w14:textId="77777777" w:rsidR="00D32276" w:rsidRPr="00D8491F" w:rsidRDefault="00AB2A7D" w:rsidP="00D8491F">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D32276" w:rsidRPr="00D8491F">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D32276" w:rsidRPr="00D8491F">
        <w:rPr>
          <w:rFonts w:ascii="Times New Roman" w:hAnsi="Times New Roman" w:cs="Times New Roman"/>
          <w:b/>
          <w:bCs/>
          <w:sz w:val="24"/>
        </w:rPr>
        <w:t>67</w:t>
      </w:r>
      <w:r w:rsidR="00D32276" w:rsidRPr="00D8491F">
        <w:rPr>
          <w:rFonts w:ascii="Times New Roman" w:hAnsi="Times New Roman" w:cs="Times New Roman"/>
          <w:sz w:val="24"/>
        </w:rPr>
        <w:t>(7): 1149–1158.</w:t>
      </w:r>
    </w:p>
    <w:p w14:paraId="44253F1D"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Brooks, M.E., McCoy, M.W., and Bolker, B.M. 2013. A Method for Detecting Positive Growth Autocorrelation without Marking Individuals. PLoS ONE </w:t>
      </w:r>
      <w:r w:rsidRPr="00D8491F">
        <w:rPr>
          <w:rFonts w:ascii="Times New Roman" w:hAnsi="Times New Roman" w:cs="Times New Roman"/>
          <w:b/>
          <w:bCs/>
          <w:sz w:val="24"/>
        </w:rPr>
        <w:t>8</w:t>
      </w:r>
      <w:r w:rsidRPr="00D8491F">
        <w:rPr>
          <w:rFonts w:ascii="Times New Roman" w:hAnsi="Times New Roman" w:cs="Times New Roman"/>
          <w:sz w:val="24"/>
        </w:rPr>
        <w:t>(10): e76389. doi: 10.1371/journal.pone.0076389.</w:t>
      </w:r>
    </w:p>
    <w:p w14:paraId="63F30BEE"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Francis, R. 1988. Maximum likelihood estimation of growth and growth variability from tagging data. N. Z. J. Mar. Freshw. Res. </w:t>
      </w:r>
      <w:r w:rsidRPr="00D8491F">
        <w:rPr>
          <w:rFonts w:ascii="Times New Roman" w:hAnsi="Times New Roman" w:cs="Times New Roman"/>
          <w:b/>
          <w:bCs/>
          <w:sz w:val="24"/>
        </w:rPr>
        <w:t>22</w:t>
      </w:r>
      <w:r w:rsidRPr="00D8491F">
        <w:rPr>
          <w:rFonts w:ascii="Times New Roman" w:hAnsi="Times New Roman" w:cs="Times New Roman"/>
          <w:sz w:val="24"/>
        </w:rPr>
        <w:t>(1): 43–51. [accessed 19 December 2014].</w:t>
      </w:r>
    </w:p>
    <w:p w14:paraId="7E1DA5D7"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Gelman, A. 2005. Analysis of variance—why it is more important than ever. Ann. Stat. </w:t>
      </w:r>
      <w:r w:rsidRPr="00D8491F">
        <w:rPr>
          <w:rFonts w:ascii="Times New Roman" w:hAnsi="Times New Roman" w:cs="Times New Roman"/>
          <w:b/>
          <w:bCs/>
          <w:sz w:val="24"/>
        </w:rPr>
        <w:t>33</w:t>
      </w:r>
      <w:r w:rsidRPr="00D8491F">
        <w:rPr>
          <w:rFonts w:ascii="Times New Roman" w:hAnsi="Times New Roman" w:cs="Times New Roman"/>
          <w:sz w:val="24"/>
        </w:rPr>
        <w:t>(1): 1–53.</w:t>
      </w:r>
    </w:p>
    <w:p w14:paraId="52701706"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D8491F">
        <w:rPr>
          <w:rFonts w:ascii="Times New Roman" w:hAnsi="Times New Roman" w:cs="Times New Roman"/>
          <w:b/>
          <w:bCs/>
          <w:sz w:val="24"/>
        </w:rPr>
        <w:t>413</w:t>
      </w:r>
      <w:r w:rsidRPr="00D8491F">
        <w:rPr>
          <w:rFonts w:ascii="Times New Roman" w:hAnsi="Times New Roman" w:cs="Times New Roman"/>
          <w:sz w:val="24"/>
        </w:rPr>
        <w:t>: 125–136. [accessed 3 May 2013].</w:t>
      </w:r>
    </w:p>
    <w:p w14:paraId="31302D01"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Hordyk, A.R., Loneragan, N.R., and Prince, J.D. (n.d.). An evaluation of an iterative harvest strategy for data-poor fisheries using the length-based spawning potential ratio assessment methodology. Fish. Res. doi: 10.1016/j.fishres.2014.12.018.</w:t>
      </w:r>
    </w:p>
    <w:p w14:paraId="203B4174"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Kristensen, K. 2014. TMB: General random effect model builder tool inspired by ADMB. Available from https://github.com/kaskr/adcomp.</w:t>
      </w:r>
    </w:p>
    <w:p w14:paraId="1C4ABA90"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Larsen, D.P., Kincaid, T.M., Jacobs, S.E., and Urquhart, N.S. 2001. Designs for Evaluating Local and Regional Scale Trends. BioScience </w:t>
      </w:r>
      <w:r w:rsidRPr="00D8491F">
        <w:rPr>
          <w:rFonts w:ascii="Times New Roman" w:hAnsi="Times New Roman" w:cs="Times New Roman"/>
          <w:b/>
          <w:bCs/>
          <w:sz w:val="24"/>
        </w:rPr>
        <w:t>51</w:t>
      </w:r>
      <w:r w:rsidRPr="00D8491F">
        <w:rPr>
          <w:rFonts w:ascii="Times New Roman" w:hAnsi="Times New Roman" w:cs="Times New Roman"/>
          <w:sz w:val="24"/>
        </w:rPr>
        <w:t>(12): 1069–1078. doi: 10.1641/0006-3568(2001)051[1069:DFELAR]2.0.CO;2.</w:t>
      </w:r>
    </w:p>
    <w:p w14:paraId="79E3DB5C"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Punt, A.E. 2008. Refocusing stock assessment in support of policy evaluation. </w:t>
      </w:r>
      <w:r w:rsidRPr="00D8491F">
        <w:rPr>
          <w:rFonts w:ascii="Times New Roman" w:hAnsi="Times New Roman" w:cs="Times New Roman"/>
          <w:i/>
          <w:iCs/>
          <w:sz w:val="24"/>
        </w:rPr>
        <w:t>In</w:t>
      </w:r>
      <w:r w:rsidRPr="00D8491F">
        <w:rPr>
          <w:rFonts w:ascii="Times New Roman" w:hAnsi="Times New Roman" w:cs="Times New Roman"/>
          <w:sz w:val="24"/>
        </w:rPr>
        <w:t xml:space="preserve"> Fisheries for Global Welfare and Environment. </w:t>
      </w:r>
      <w:r w:rsidRPr="00D8491F">
        <w:rPr>
          <w:rFonts w:ascii="Times New Roman" w:hAnsi="Times New Roman" w:cs="Times New Roman"/>
          <w:i/>
          <w:iCs/>
          <w:sz w:val="24"/>
        </w:rPr>
        <w:t>Edited by</w:t>
      </w:r>
      <w:r w:rsidRPr="00D8491F">
        <w:rPr>
          <w:rFonts w:ascii="Times New Roman" w:hAnsi="Times New Roman" w:cs="Times New Roman"/>
          <w:sz w:val="24"/>
        </w:rPr>
        <w:t xml:space="preserve"> K. Tsukamoto, T. Kawamura, T. Takeuchi, T.D. Beard, and M.J. Kaiser. TerraPub, Tokyo. pp. 139–152.</w:t>
      </w:r>
    </w:p>
    <w:p w14:paraId="35634957"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3D015E41"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889C0AC"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Sainsbury, K.J. 1980. Effect of individual variability on the von Bertalanffy growth equation. Can. J. Fish. Aquat. Sci. </w:t>
      </w:r>
      <w:r w:rsidRPr="00D8491F">
        <w:rPr>
          <w:rFonts w:ascii="Times New Roman" w:hAnsi="Times New Roman" w:cs="Times New Roman"/>
          <w:b/>
          <w:bCs/>
          <w:sz w:val="24"/>
        </w:rPr>
        <w:t>37</w:t>
      </w:r>
      <w:r w:rsidRPr="00D8491F">
        <w:rPr>
          <w:rFonts w:ascii="Times New Roman" w:hAnsi="Times New Roman" w:cs="Times New Roman"/>
          <w:sz w:val="24"/>
        </w:rPr>
        <w:t>(2): 241–247. [accessed 19 December 2014].</w:t>
      </w:r>
    </w:p>
    <w:p w14:paraId="57B17740"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Sainsbury, K.J., Punt, A.E., and Smith, A.D.. 2000. Design of operational management strategies for achieving fishery ecosystem objectives. ICES J. Mar. Sci. J. Cons. </w:t>
      </w:r>
      <w:r w:rsidRPr="00D8491F">
        <w:rPr>
          <w:rFonts w:ascii="Times New Roman" w:hAnsi="Times New Roman" w:cs="Times New Roman"/>
          <w:b/>
          <w:bCs/>
          <w:sz w:val="24"/>
        </w:rPr>
        <w:t>57</w:t>
      </w:r>
      <w:r w:rsidRPr="00D8491F">
        <w:rPr>
          <w:rFonts w:ascii="Times New Roman" w:hAnsi="Times New Roman" w:cs="Times New Roman"/>
          <w:sz w:val="24"/>
        </w:rPr>
        <w:t>(3): 731–741.</w:t>
      </w:r>
    </w:p>
    <w:p w14:paraId="4E38BA53"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D8491F">
        <w:rPr>
          <w:rFonts w:ascii="Times New Roman" w:hAnsi="Times New Roman" w:cs="Times New Roman"/>
          <w:b/>
          <w:bCs/>
          <w:sz w:val="24"/>
        </w:rPr>
        <w:t>181</w:t>
      </w:r>
      <w:r w:rsidRPr="00D8491F">
        <w:rPr>
          <w:rFonts w:ascii="Times New Roman" w:hAnsi="Times New Roman" w:cs="Times New Roman"/>
          <w:sz w:val="24"/>
        </w:rPr>
        <w:t>(6): 799–814. [accessed 8 October 2013].</w:t>
      </w:r>
    </w:p>
    <w:p w14:paraId="7150E774"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D8491F">
        <w:rPr>
          <w:rFonts w:ascii="Times New Roman" w:hAnsi="Times New Roman" w:cs="Times New Roman"/>
          <w:b/>
          <w:bCs/>
          <w:sz w:val="24"/>
        </w:rPr>
        <w:t>71</w:t>
      </w:r>
      <w:r w:rsidRPr="00D8491F">
        <w:rPr>
          <w:rFonts w:ascii="Times New Roman" w:hAnsi="Times New Roman" w:cs="Times New Roman"/>
          <w:sz w:val="24"/>
        </w:rPr>
        <w:t>(11): 1655–1666. doi: 10.1139/cjfas-2013-0508.</w:t>
      </w:r>
    </w:p>
    <w:p w14:paraId="47CC3D29"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015316A7"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Taylor, I.G., and Methot, R.D. 2013. Hiding or dead? A computationally efficient model of selective fisheries mortality. Fish. Res. </w:t>
      </w:r>
      <w:r w:rsidRPr="00D8491F">
        <w:rPr>
          <w:rFonts w:ascii="Times New Roman" w:hAnsi="Times New Roman" w:cs="Times New Roman"/>
          <w:b/>
          <w:bCs/>
          <w:sz w:val="24"/>
        </w:rPr>
        <w:t>142</w:t>
      </w:r>
      <w:r w:rsidRPr="00D8491F">
        <w:rPr>
          <w:rFonts w:ascii="Times New Roman" w:hAnsi="Times New Roman" w:cs="Times New Roman"/>
          <w:sz w:val="24"/>
        </w:rPr>
        <w:t>: 75–85. [accessed 20 April 2013].</w:t>
      </w:r>
    </w:p>
    <w:p w14:paraId="6B98C674"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Thorson, J.T. In press. Spatio-temporal variation in fish condition is not consistently explained by density, temperature, or season for Northeast Pacific groundfishes.</w:t>
      </w:r>
    </w:p>
    <w:p w14:paraId="5F023C69"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Thorson, J.T., and Minte-Vera, C. In press. Relative magnitude of cohort, age, and year effects on size at age of exploited marine fishes. Fish. Res.</w:t>
      </w:r>
    </w:p>
    <w:p w14:paraId="73D47FA7"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Thorson, J.T., and Minto, C. In press. Mixed effects: a unifying framework for modelling in aquatic ecology. ICES J. Mar. Sci.</w:t>
      </w:r>
    </w:p>
    <w:p w14:paraId="3A321F02"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2FDC5496" w14:textId="77777777" w:rsidR="00D32276" w:rsidRPr="00D8491F" w:rsidRDefault="00D32276" w:rsidP="00D8491F">
      <w:pPr>
        <w:pStyle w:val="Bibliography"/>
        <w:rPr>
          <w:rFonts w:ascii="Times New Roman" w:hAnsi="Times New Roman" w:cs="Times New Roman"/>
          <w:sz w:val="24"/>
        </w:rPr>
      </w:pPr>
      <w:r w:rsidRPr="00D8491F">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D8491F">
        <w:rPr>
          <w:rFonts w:ascii="Times New Roman" w:hAnsi="Times New Roman" w:cs="Times New Roman"/>
          <w:b/>
          <w:bCs/>
          <w:sz w:val="24"/>
        </w:rPr>
        <w:t>10</w:t>
      </w:r>
      <w:r w:rsidRPr="00D8491F">
        <w:rPr>
          <w:rFonts w:ascii="Times New Roman" w:hAnsi="Times New Roman" w:cs="Times New Roman"/>
          <w:sz w:val="24"/>
        </w:rPr>
        <w:t>(9): e1003828. doi: 10.1371/journal.pcbi.1003828.</w:t>
      </w:r>
    </w:p>
    <w:p w14:paraId="28966ECE" w14:textId="4D45E78A" w:rsidR="00A94EC6" w:rsidRPr="0089043B" w:rsidRDefault="00AB2A7D" w:rsidP="00D8491F">
      <w:pPr>
        <w:pStyle w:val="Bibliography"/>
        <w:sectPr w:rsidR="00A94EC6" w:rsidRPr="0089043B" w:rsidSect="00D21621">
          <w:footerReference w:type="default" r:id="rId13"/>
          <w:pgSz w:w="12240" w:h="15840"/>
          <w:pgMar w:top="1440" w:right="1440" w:bottom="1440" w:left="1440" w:header="720" w:footer="720" w:gutter="0"/>
          <w:lnNumType w:countBy="1" w:restart="continuous"/>
          <w:cols w:space="720"/>
          <w:docGrid w:linePitch="360"/>
        </w:sectPr>
      </w:pPr>
      <w:r w:rsidRPr="009C37AB">
        <w:fldChar w:fldCharType="end"/>
      </w:r>
    </w:p>
    <w:p w14:paraId="274A2D50" w14:textId="1A9A3F90" w:rsidR="00883C74" w:rsidRPr="00883C74" w:rsidRDefault="00883C74" w:rsidP="00883C74">
      <w:pPr>
        <w:pStyle w:val="Caption"/>
        <w:keepNext/>
        <w:rPr>
          <w:i w:val="0"/>
          <w:color w:val="auto"/>
          <w:sz w:val="24"/>
          <w:szCs w:val="24"/>
        </w:rPr>
      </w:pPr>
      <w:bookmarkStart w:id="52" w:name="_Ref410906913"/>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FF1879">
        <w:rPr>
          <w:i w:val="0"/>
          <w:noProof/>
          <w:color w:val="auto"/>
          <w:sz w:val="24"/>
          <w:szCs w:val="24"/>
        </w:rPr>
        <w:t>1</w:t>
      </w:r>
      <w:r w:rsidRPr="00883C74">
        <w:rPr>
          <w:i w:val="0"/>
          <w:color w:val="auto"/>
          <w:sz w:val="24"/>
          <w:szCs w:val="24"/>
        </w:rPr>
        <w:fldChar w:fldCharType="end"/>
      </w:r>
      <w:bookmarkEnd w:id="52"/>
      <w:r w:rsidRPr="00883C74">
        <w:rPr>
          <w:i w:val="0"/>
          <w:color w:val="auto"/>
          <w:sz w:val="24"/>
          <w:szCs w:val="24"/>
        </w:rPr>
        <w:t>: List and definition of symbols used in the text and equations</w:t>
      </w:r>
      <w:r w:rsidR="0063297E">
        <w:rPr>
          <w:i w:val="0"/>
          <w:color w:val="auto"/>
          <w:sz w:val="24"/>
          <w:szCs w:val="24"/>
        </w:rPr>
        <w:t xml:space="preserve"> with their units</w:t>
      </w:r>
      <w:r w:rsidRPr="00883C74">
        <w:rPr>
          <w:i w:val="0"/>
          <w:color w:val="auto"/>
          <w:sz w:val="24"/>
          <w:szCs w:val="24"/>
        </w:rPr>
        <w:t>.</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2C694D"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53"/>
            <w:r w:rsidRPr="00B17755">
              <w:rPr>
                <w:rFonts w:ascii="Times New Roman" w:hAnsi="Times New Roman" w:cs="Times New Roman"/>
                <w:sz w:val="24"/>
                <w:szCs w:val="24"/>
                <w:highlight w:val="yellow"/>
              </w:rPr>
              <w:t>?</w:t>
            </w:r>
            <w:commentRangeEnd w:id="53"/>
            <w:r>
              <w:rPr>
                <w:rStyle w:val="CommentReference"/>
              </w:rPr>
              <w:commentReference w:id="53"/>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2C694D"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2C694D"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2C694D"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i</w:t>
            </w:r>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0C285D13" w:rsidR="00D01717" w:rsidRPr="00D01717" w:rsidRDefault="00D01717" w:rsidP="00D01717">
      <w:pPr>
        <w:pStyle w:val="Caption"/>
        <w:keepNext/>
        <w:rPr>
          <w:i w:val="0"/>
          <w:color w:val="000000" w:themeColor="text1"/>
          <w:sz w:val="24"/>
          <w:szCs w:val="24"/>
        </w:rPr>
      </w:pPr>
      <w:bookmarkStart w:id="54" w:name="_Ref410907158"/>
      <w:bookmarkStart w:id="55" w:name="_Ref411934157"/>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2</w:t>
      </w:r>
      <w:r w:rsidRPr="00D01717">
        <w:rPr>
          <w:i w:val="0"/>
          <w:color w:val="000000" w:themeColor="text1"/>
          <w:sz w:val="24"/>
          <w:szCs w:val="24"/>
        </w:rPr>
        <w:fldChar w:fldCharType="end"/>
      </w:r>
      <w:bookmarkEnd w:id="54"/>
      <w:bookmarkEnd w:id="55"/>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used </w:t>
      </w:r>
      <w:r w:rsidR="00094B30">
        <w:rPr>
          <w:rFonts w:ascii="Times New Roman" w:hAnsi="Times New Roman" w:cs="Times New Roman"/>
          <w:i w:val="0"/>
          <w:color w:val="000000" w:themeColor="text1"/>
          <w:sz w:val="24"/>
          <w:szCs w:val="24"/>
        </w:rPr>
        <w:t>in</w:t>
      </w:r>
      <w:r w:rsidR="00094B30" w:rsidRPr="00D01717">
        <w:rPr>
          <w:rFonts w:ascii="Times New Roman" w:hAnsi="Times New Roman" w:cs="Times New Roman"/>
          <w:i w:val="0"/>
          <w:color w:val="000000" w:themeColor="text1"/>
          <w:sz w:val="24"/>
          <w:szCs w:val="24"/>
        </w:rPr>
        <w:t xml:space="preserve"> </w:t>
      </w:r>
      <w:r w:rsidRPr="00D01717">
        <w:rPr>
          <w:rFonts w:ascii="Times New Roman" w:hAnsi="Times New Roman" w:cs="Times New Roman"/>
          <w:i w:val="0"/>
          <w:color w:val="000000" w:themeColor="text1"/>
          <w:sz w:val="24"/>
          <w:szCs w:val="24"/>
        </w:rPr>
        <w:t>all</w:t>
      </w:r>
      <w:r w:rsidR="00094B30">
        <w:rPr>
          <w:rFonts w:ascii="Times New Roman" w:hAnsi="Times New Roman" w:cs="Times New Roman"/>
          <w:i w:val="0"/>
          <w:color w:val="000000" w:themeColor="text1"/>
          <w:sz w:val="24"/>
          <w:szCs w:val="24"/>
        </w:rPr>
        <w:t xml:space="preserve"> four</w:t>
      </w:r>
      <w:r w:rsidRPr="00D01717">
        <w:rPr>
          <w:rFonts w:ascii="Times New Roman" w:hAnsi="Times New Roman" w:cs="Times New Roman"/>
          <w:i w:val="0"/>
          <w:color w:val="000000" w:themeColor="text1"/>
          <w:sz w:val="24"/>
          <w:szCs w:val="24"/>
        </w:rPr>
        <w:t xml:space="preserve">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448785BA" w:rsidR="004F7C37" w:rsidRDefault="0063297E">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964" w:type="dxa"/>
          </w:tcPr>
          <w:p w14:paraId="6347F598" w14:textId="0E8856C1"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4F7C37" w:rsidRPr="004F7C37">
              <w:rPr>
                <w:rFonts w:ascii="Times New Roman" w:hAnsi="Times New Roman" w:cs="Times New Roman"/>
                <w:sz w:val="24"/>
                <w:szCs w:val="24"/>
                <w:vertAlign w:val="superscript"/>
              </w:rPr>
              <w:t>-1</w:t>
            </w:r>
          </w:p>
        </w:tc>
        <w:tc>
          <w:tcPr>
            <w:tcW w:w="1964" w:type="dxa"/>
          </w:tcPr>
          <w:p w14:paraId="091B942D" w14:textId="6E89E81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090</w:t>
            </w:r>
          </w:p>
        </w:tc>
        <w:tc>
          <w:tcPr>
            <w:tcW w:w="1964" w:type="dxa"/>
          </w:tcPr>
          <w:p w14:paraId="02103F7E" w14:textId="1BF9393E" w:rsidR="004F7C37" w:rsidRDefault="004F7C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w:t>
            </w:r>
            <w:r w:rsidR="00306537">
              <w:rPr>
                <w:rFonts w:ascii="Times New Roman" w:hAnsi="Times New Roman" w:cs="Times New Roman"/>
                <w:sz w:val="24"/>
                <w:szCs w:val="24"/>
              </w:rPr>
              <w:t>093</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
        </w:tc>
        <w:tc>
          <w:tcPr>
            <w:tcW w:w="1964" w:type="dxa"/>
          </w:tcPr>
          <w:p w14:paraId="1F862847" w14:textId="54C840EC" w:rsidR="004F7C37" w:rsidRDefault="0040350C">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years</w:t>
            </w:r>
            <w:r w:rsidR="00080C29" w:rsidRPr="004F7C37">
              <w:rPr>
                <w:rFonts w:ascii="Times New Roman" w:hAnsi="Times New Roman" w:cs="Times New Roman"/>
                <w:sz w:val="24"/>
                <w:szCs w:val="24"/>
                <w:vertAlign w:val="superscript"/>
              </w:rPr>
              <w:t>-1</w:t>
            </w:r>
          </w:p>
        </w:tc>
        <w:tc>
          <w:tcPr>
            <w:tcW w:w="1964" w:type="dxa"/>
          </w:tcPr>
          <w:p w14:paraId="74E8A1E1" w14:textId="78C73C6A"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16.218</w:t>
            </w:r>
          </w:p>
        </w:tc>
        <w:tc>
          <w:tcPr>
            <w:tcW w:w="1964" w:type="dxa"/>
          </w:tcPr>
          <w:p w14:paraId="1B9723DC" w14:textId="6F5E44F5" w:rsidR="004F7C37" w:rsidRDefault="00306537" w:rsidP="003065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15.724</w:t>
            </w:r>
          </w:p>
        </w:tc>
      </w:tr>
    </w:tbl>
    <w:p w14:paraId="33BEB8A5" w14:textId="77777777" w:rsidR="00017955" w:rsidRDefault="00017955">
      <w:pPr>
        <w:rPr>
          <w:iCs/>
          <w:color w:val="000000" w:themeColor="text1"/>
          <w:sz w:val="24"/>
          <w:szCs w:val="24"/>
        </w:rPr>
      </w:pPr>
      <w:bookmarkStart w:id="56" w:name="_Ref411934690"/>
      <w:r>
        <w:rPr>
          <w:i/>
          <w:color w:val="000000" w:themeColor="text1"/>
          <w:sz w:val="24"/>
          <w:szCs w:val="24"/>
        </w:rPr>
        <w:br w:type="page"/>
      </w:r>
    </w:p>
    <w:p w14:paraId="11F8E667" w14:textId="1CCE5C7C"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FF1879">
        <w:rPr>
          <w:i w:val="0"/>
          <w:noProof/>
          <w:color w:val="000000" w:themeColor="text1"/>
          <w:sz w:val="24"/>
          <w:szCs w:val="24"/>
        </w:rPr>
        <w:t>3</w:t>
      </w:r>
      <w:r w:rsidRPr="00D01717">
        <w:rPr>
          <w:i w:val="0"/>
          <w:color w:val="000000" w:themeColor="text1"/>
          <w:sz w:val="24"/>
          <w:szCs w:val="24"/>
        </w:rPr>
        <w:fldChar w:fldCharType="end"/>
      </w:r>
      <w:bookmarkEnd w:id="56"/>
      <w:r w:rsidRPr="00D01717">
        <w:rPr>
          <w:i w:val="0"/>
          <w:color w:val="000000" w:themeColor="text1"/>
          <w:sz w:val="24"/>
          <w:szCs w:val="24"/>
        </w:rPr>
        <w:t xml:space="preserve">: </w:t>
      </w:r>
      <w:r w:rsidR="008549E8">
        <w:rPr>
          <w:i w:val="0"/>
          <w:color w:val="000000" w:themeColor="text1"/>
          <w:sz w:val="24"/>
          <w:szCs w:val="24"/>
        </w:rPr>
        <w:t xml:space="preserve">Sex-specific </w:t>
      </w:r>
      <w:r w:rsidR="008549E8">
        <w:rPr>
          <w:rFonts w:ascii="Times New Roman" w:hAnsi="Times New Roman" w:cs="Times New Roman"/>
          <w:i w:val="0"/>
          <w:color w:val="000000" w:themeColor="text1"/>
          <w:sz w:val="24"/>
          <w:szCs w:val="24"/>
        </w:rPr>
        <w:t>p</w:t>
      </w:r>
      <w:r w:rsidRPr="00D01717">
        <w:rPr>
          <w:rFonts w:ascii="Times New Roman" w:hAnsi="Times New Roman" w:cs="Times New Roman"/>
          <w:i w:val="0"/>
          <w:color w:val="000000" w:themeColor="text1"/>
          <w:sz w:val="24"/>
          <w:szCs w:val="24"/>
        </w:rPr>
        <w:t xml:space="preserve">arameter values that vary among </w:t>
      </w:r>
      <w:r w:rsidR="00094B30">
        <w:rPr>
          <w:rFonts w:ascii="Times New Roman" w:hAnsi="Times New Roman" w:cs="Times New Roman"/>
          <w:i w:val="0"/>
          <w:color w:val="000000" w:themeColor="text1"/>
          <w:sz w:val="24"/>
          <w:szCs w:val="24"/>
        </w:rPr>
        <w:t xml:space="preserve">each of the four </w:t>
      </w:r>
      <w:r w:rsidRPr="00D01717">
        <w:rPr>
          <w:rFonts w:ascii="Times New Roman" w:hAnsi="Times New Roman" w:cs="Times New Roman"/>
          <w:i w:val="0"/>
          <w:color w:val="000000" w:themeColor="text1"/>
          <w:sz w:val="24"/>
          <w:szCs w:val="24"/>
        </w:rPr>
        <w:t>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139B27D2" w14:textId="77777777" w:rsidR="00C355E0" w:rsidRDefault="00C355E0">
      <w:pPr>
        <w:rPr>
          <w:i/>
          <w:sz w:val="24"/>
          <w:szCs w:val="24"/>
        </w:rPr>
      </w:pPr>
      <w:bookmarkStart w:id="57" w:name="_Ref410371769"/>
      <w:r>
        <w:rPr>
          <w:i/>
          <w:sz w:val="24"/>
          <w:szCs w:val="24"/>
        </w:rPr>
        <w:br w:type="page"/>
      </w:r>
    </w:p>
    <w:p w14:paraId="5120D52E" w14:textId="43A532C6" w:rsidR="00C355E0" w:rsidRPr="00DB6525" w:rsidRDefault="00C355E0" w:rsidP="00C355E0">
      <w:pPr>
        <w:pStyle w:val="Caption"/>
        <w:keepNext/>
        <w:rPr>
          <w:i w:val="0"/>
          <w:color w:val="auto"/>
          <w:sz w:val="24"/>
          <w:szCs w:val="24"/>
        </w:rPr>
      </w:pPr>
      <w:bookmarkStart w:id="58" w:name="_Ref411934431"/>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FF1879">
        <w:rPr>
          <w:i w:val="0"/>
          <w:noProof/>
          <w:color w:val="auto"/>
          <w:sz w:val="24"/>
          <w:szCs w:val="24"/>
        </w:rPr>
        <w:t>4</w:t>
      </w:r>
      <w:r w:rsidRPr="00DB6525">
        <w:rPr>
          <w:i w:val="0"/>
          <w:color w:val="auto"/>
          <w:sz w:val="24"/>
          <w:szCs w:val="24"/>
        </w:rPr>
        <w:fldChar w:fldCharType="end"/>
      </w:r>
      <w:bookmarkEnd w:id="58"/>
      <w:r>
        <w:rPr>
          <w:i w:val="0"/>
          <w:color w:val="auto"/>
          <w:sz w:val="24"/>
          <w:szCs w:val="24"/>
        </w:rPr>
        <w:t>: Estimated parameter values in each of the four case study models by sex (</w:t>
      </w:r>
      <w:r w:rsidRPr="00D5011F">
        <w:rPr>
          <w:color w:val="auto"/>
          <w:sz w:val="24"/>
          <w:szCs w:val="24"/>
        </w:rPr>
        <w:t>s</w:t>
      </w:r>
      <w:r>
        <w:rPr>
          <w:i w:val="0"/>
          <w:color w:val="auto"/>
          <w:sz w:val="24"/>
          <w:szCs w:val="24"/>
        </w:rPr>
        <w:t xml:space="preserve">).  </w:t>
      </w:r>
      <w:r w:rsidR="00540FE9" w:rsidRPr="00540FE9">
        <w:rPr>
          <w:rFonts w:ascii="Times New Roman" w:hAnsi="Times New Roman" w:cs="Times New Roman"/>
          <w:b/>
          <w:sz w:val="24"/>
          <w:szCs w:val="24"/>
        </w:rPr>
        <w:t>∆</w:t>
      </w:r>
      <w:r>
        <w:rPr>
          <w:i w:val="0"/>
          <w:color w:val="auto"/>
          <w:sz w:val="24"/>
          <w:szCs w:val="24"/>
        </w:rPr>
        <w:t>AIC is the</w:t>
      </w:r>
      <w:r w:rsidR="00540FE9">
        <w:rPr>
          <w:i w:val="0"/>
          <w:color w:val="auto"/>
          <w:sz w:val="24"/>
          <w:szCs w:val="24"/>
        </w:rPr>
        <w:t xml:space="preserve"> </w:t>
      </w:r>
      <w:r w:rsidR="00526985">
        <w:rPr>
          <w:i w:val="0"/>
          <w:color w:val="auto"/>
          <w:sz w:val="24"/>
          <w:szCs w:val="24"/>
        </w:rPr>
        <w:t>difference</w:t>
      </w:r>
      <w:r w:rsidR="00540FE9">
        <w:rPr>
          <w:i w:val="0"/>
          <w:color w:val="auto"/>
          <w:sz w:val="24"/>
          <w:szCs w:val="24"/>
        </w:rPr>
        <w:t xml:space="preserve"> in</w:t>
      </w:r>
      <w:r>
        <w:rPr>
          <w:i w:val="0"/>
          <w:color w:val="auto"/>
          <w:sz w:val="24"/>
          <w:szCs w:val="24"/>
        </w:rPr>
        <w:t xml:space="preserve"> Akaike Information Criterion</w:t>
      </w:r>
      <w:r w:rsidR="00526985">
        <w:rPr>
          <w:i w:val="0"/>
          <w:color w:val="auto"/>
          <w:sz w:val="24"/>
          <w:szCs w:val="24"/>
        </w:rPr>
        <w:t xml:space="preserve"> between the current model and the model without any random-effects</w:t>
      </w:r>
      <w:r>
        <w:rPr>
          <w:i w:val="0"/>
          <w:color w:val="auto"/>
          <w:sz w:val="24"/>
          <w:szCs w:val="24"/>
        </w:rPr>
        <w:t>. 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C355E0" w:rsidRPr="009250DC" w14:paraId="788DD4E8" w14:textId="77777777" w:rsidTr="00FF1879">
        <w:tc>
          <w:tcPr>
            <w:tcW w:w="2262" w:type="dxa"/>
            <w:tcBorders>
              <w:top w:val="single" w:sz="4" w:space="0" w:color="auto"/>
              <w:bottom w:val="single" w:sz="4" w:space="0" w:color="auto"/>
            </w:tcBorders>
          </w:tcPr>
          <w:p w14:paraId="739F2791"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Model</w:t>
            </w:r>
          </w:p>
        </w:tc>
        <w:tc>
          <w:tcPr>
            <w:tcW w:w="1242" w:type="dxa"/>
            <w:tcBorders>
              <w:top w:val="single" w:sz="4" w:space="0" w:color="auto"/>
              <w:bottom w:val="single" w:sz="4" w:space="0" w:color="auto"/>
            </w:tcBorders>
          </w:tcPr>
          <w:p w14:paraId="3BBDC80F" w14:textId="3068DC83" w:rsidR="00C355E0" w:rsidRPr="007F441A" w:rsidRDefault="00540FE9" w:rsidP="00FF1879">
            <w:pPr>
              <w:tabs>
                <w:tab w:val="left" w:pos="360"/>
                <w:tab w:val="left" w:pos="720"/>
                <w:tab w:val="left" w:pos="8640"/>
              </w:tabs>
              <w:spacing w:line="480" w:lineRule="auto"/>
              <w:jc w:val="center"/>
              <w:rPr>
                <w:rFonts w:ascii="Times New Roman" w:hAnsi="Times New Roman" w:cs="Times New Roman"/>
                <w:b/>
                <w:sz w:val="24"/>
                <w:szCs w:val="24"/>
              </w:rPr>
            </w:pPr>
            <w:r w:rsidRPr="00540FE9">
              <w:rPr>
                <w:rFonts w:ascii="Times New Roman" w:hAnsi="Times New Roman" w:cs="Times New Roman"/>
                <w:b/>
                <w:sz w:val="24"/>
                <w:szCs w:val="24"/>
              </w:rPr>
              <w:t>∆</w:t>
            </w:r>
            <w:r w:rsidR="00C355E0"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7AB0ADF4"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670E66E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2E8F3A30"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47B7FDBB" w14:textId="77777777" w:rsidR="00C355E0" w:rsidRPr="009250DC" w:rsidRDefault="00C355E0" w:rsidP="00FF1879">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C355E0" w:rsidRPr="003A28BE" w14:paraId="1E130490" w14:textId="77777777" w:rsidTr="00FF1879">
        <w:tc>
          <w:tcPr>
            <w:tcW w:w="2262" w:type="dxa"/>
            <w:tcBorders>
              <w:top w:val="single" w:sz="4" w:space="0" w:color="auto"/>
              <w:bottom w:val="nil"/>
            </w:tcBorders>
          </w:tcPr>
          <w:p w14:paraId="742DD0A6"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CAA60A0" w14:textId="0BDC4EE0"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532" w:type="dxa"/>
            <w:tcBorders>
              <w:top w:val="single" w:sz="4" w:space="0" w:color="auto"/>
              <w:bottom w:val="nil"/>
            </w:tcBorders>
          </w:tcPr>
          <w:p w14:paraId="4F4998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55680BF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13A0FD0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2186CC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C355E0" w:rsidRPr="003A28BE" w14:paraId="5F809609" w14:textId="77777777" w:rsidTr="00FF1879">
        <w:tc>
          <w:tcPr>
            <w:tcW w:w="2262" w:type="dxa"/>
            <w:tcBorders>
              <w:top w:val="nil"/>
              <w:bottom w:val="nil"/>
            </w:tcBorders>
          </w:tcPr>
          <w:p w14:paraId="5AA2C71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1BD128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D7C95F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6F920529"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FDCED5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69899E0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339AEDB" w14:textId="77777777" w:rsidTr="00FF1879">
        <w:tc>
          <w:tcPr>
            <w:tcW w:w="2262" w:type="dxa"/>
            <w:tcBorders>
              <w:top w:val="nil"/>
              <w:bottom w:val="nil"/>
            </w:tcBorders>
          </w:tcPr>
          <w:p w14:paraId="6308BE25"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1737A57"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62940D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17A9146E"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4C818CC3"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2101F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C355E0" w:rsidRPr="003A28BE" w14:paraId="37E22B0E" w14:textId="77777777" w:rsidTr="00FF1879">
        <w:tc>
          <w:tcPr>
            <w:tcW w:w="2262" w:type="dxa"/>
            <w:tcBorders>
              <w:top w:val="nil"/>
              <w:bottom w:val="nil"/>
            </w:tcBorders>
          </w:tcPr>
          <w:p w14:paraId="36F5E15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1D1F7D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F1E6A12"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0CD80265"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5E0859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2172458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4A95161" w14:textId="77777777" w:rsidTr="00FF1879">
        <w:tc>
          <w:tcPr>
            <w:tcW w:w="2262" w:type="dxa"/>
            <w:vMerge w:val="restart"/>
            <w:tcBorders>
              <w:top w:val="dotted" w:sz="4" w:space="0" w:color="auto"/>
              <w:left w:val="nil"/>
              <w:bottom w:val="nil"/>
            </w:tcBorders>
          </w:tcPr>
          <w:p w14:paraId="7A9A77D9"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
        </w:tc>
        <w:tc>
          <w:tcPr>
            <w:tcW w:w="1242" w:type="dxa"/>
            <w:tcBorders>
              <w:top w:val="dotted" w:sz="4" w:space="0" w:color="auto"/>
              <w:bottom w:val="nil"/>
            </w:tcBorders>
          </w:tcPr>
          <w:p w14:paraId="12F4AFC7" w14:textId="435BF048"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68</w:t>
            </w:r>
          </w:p>
        </w:tc>
        <w:tc>
          <w:tcPr>
            <w:tcW w:w="1532" w:type="dxa"/>
            <w:tcBorders>
              <w:top w:val="dotted" w:sz="4" w:space="0" w:color="auto"/>
              <w:bottom w:val="nil"/>
            </w:tcBorders>
          </w:tcPr>
          <w:p w14:paraId="50082727"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3D2F66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2F43DB8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594AC6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C355E0" w:rsidRPr="003A28BE" w14:paraId="0617B3D1" w14:textId="77777777" w:rsidTr="00FF1879">
        <w:tc>
          <w:tcPr>
            <w:tcW w:w="2262" w:type="dxa"/>
            <w:vMerge/>
            <w:tcBorders>
              <w:top w:val="nil"/>
              <w:left w:val="nil"/>
              <w:bottom w:val="nil"/>
            </w:tcBorders>
          </w:tcPr>
          <w:p w14:paraId="0EA3BD6C"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AA6A12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580B1C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Borders>
              <w:top w:val="nil"/>
              <w:bottom w:val="nil"/>
            </w:tcBorders>
          </w:tcPr>
          <w:p w14:paraId="5531E980"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6D7C02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4DF333D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C355E0" w:rsidRPr="003A28BE" w14:paraId="0AE7C869" w14:textId="77777777" w:rsidTr="00FF1879">
        <w:tc>
          <w:tcPr>
            <w:tcW w:w="2262" w:type="dxa"/>
            <w:tcBorders>
              <w:top w:val="nil"/>
              <w:left w:val="nil"/>
              <w:bottom w:val="nil"/>
            </w:tcBorders>
          </w:tcPr>
          <w:p w14:paraId="565A1910"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5980673C"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2E053C4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19E5E3E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3640D2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8.864</w:t>
            </w:r>
          </w:p>
        </w:tc>
        <w:tc>
          <w:tcPr>
            <w:tcW w:w="1592" w:type="dxa"/>
            <w:tcBorders>
              <w:top w:val="nil"/>
              <w:bottom w:val="nil"/>
              <w:right w:val="nil"/>
            </w:tcBorders>
          </w:tcPr>
          <w:p w14:paraId="50593F8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8.801</w:t>
            </w:r>
          </w:p>
        </w:tc>
      </w:tr>
      <w:tr w:rsidR="00C355E0" w:rsidRPr="003A28BE" w14:paraId="27CA1DF2" w14:textId="77777777" w:rsidTr="00FF1879">
        <w:tc>
          <w:tcPr>
            <w:tcW w:w="2262" w:type="dxa"/>
            <w:tcBorders>
              <w:top w:val="nil"/>
              <w:left w:val="nil"/>
              <w:bottom w:val="nil"/>
            </w:tcBorders>
          </w:tcPr>
          <w:p w14:paraId="790022D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5462D0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03A8750"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2065E81F" w14:textId="77777777" w:rsidR="00C355E0" w:rsidRPr="008F681F"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086C1DC"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4CC7CB2B"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30FEAB9" w14:textId="77777777" w:rsidTr="00FF1879">
        <w:tc>
          <w:tcPr>
            <w:tcW w:w="2262" w:type="dxa"/>
            <w:tcBorders>
              <w:top w:val="nil"/>
              <w:left w:val="nil"/>
              <w:bottom w:val="dotted" w:sz="4" w:space="0" w:color="auto"/>
            </w:tcBorders>
          </w:tcPr>
          <w:p w14:paraId="0FEB8C62"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A75394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5E245DE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Borders>
              <w:top w:val="nil"/>
              <w:bottom w:val="dotted" w:sz="4" w:space="0" w:color="auto"/>
            </w:tcBorders>
          </w:tcPr>
          <w:p w14:paraId="3432FDF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2346F761"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748D129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C355E0" w:rsidRPr="003A28BE" w14:paraId="18AEF818" w14:textId="77777777" w:rsidTr="00FF1879">
        <w:tc>
          <w:tcPr>
            <w:tcW w:w="2262" w:type="dxa"/>
            <w:vMerge w:val="restart"/>
            <w:tcBorders>
              <w:top w:val="dotted" w:sz="4" w:space="0" w:color="auto"/>
              <w:bottom w:val="nil"/>
            </w:tcBorders>
          </w:tcPr>
          <w:p w14:paraId="74ACA561"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1E5162D7" w14:textId="43D90C7C"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160</w:t>
            </w:r>
          </w:p>
        </w:tc>
        <w:tc>
          <w:tcPr>
            <w:tcW w:w="1532" w:type="dxa"/>
            <w:tcBorders>
              <w:top w:val="dotted" w:sz="4" w:space="0" w:color="auto"/>
              <w:bottom w:val="nil"/>
            </w:tcBorders>
          </w:tcPr>
          <w:p w14:paraId="33499B76"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29DDD10A"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3DA937F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1FD3BAB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72056144" w14:textId="77777777" w:rsidTr="00FF1879">
        <w:tc>
          <w:tcPr>
            <w:tcW w:w="2262" w:type="dxa"/>
            <w:vMerge/>
            <w:tcBorders>
              <w:top w:val="nil"/>
              <w:bottom w:val="nil"/>
            </w:tcBorders>
          </w:tcPr>
          <w:p w14:paraId="0B705C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09E50E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4925B2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
        </w:tc>
        <w:tc>
          <w:tcPr>
            <w:tcW w:w="1300" w:type="dxa"/>
            <w:tcBorders>
              <w:top w:val="nil"/>
              <w:bottom w:val="nil"/>
            </w:tcBorders>
          </w:tcPr>
          <w:p w14:paraId="7DC09C18"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131413F"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39A109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21917F65" w14:textId="77777777" w:rsidTr="00FF1879">
        <w:tc>
          <w:tcPr>
            <w:tcW w:w="2262" w:type="dxa"/>
            <w:tcBorders>
              <w:top w:val="nil"/>
              <w:bottom w:val="nil"/>
            </w:tcBorders>
          </w:tcPr>
          <w:p w14:paraId="53716E0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197EEC5"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CAFD3AE"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Borders>
              <w:top w:val="nil"/>
              <w:bottom w:val="nil"/>
            </w:tcBorders>
          </w:tcPr>
          <w:p w14:paraId="0058AB6F"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64B5601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Borders>
              <w:top w:val="nil"/>
              <w:bottom w:val="nil"/>
            </w:tcBorders>
          </w:tcPr>
          <w:p w14:paraId="1D3551D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7E6A52CB" w14:textId="77777777" w:rsidTr="00FF1879">
        <w:tc>
          <w:tcPr>
            <w:tcW w:w="2262" w:type="dxa"/>
            <w:tcBorders>
              <w:top w:val="nil"/>
              <w:bottom w:val="nil"/>
            </w:tcBorders>
          </w:tcPr>
          <w:p w14:paraId="65D11ACF"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21FE5E3A"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3671A78B"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1355C7B"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729C47C"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58638ECE"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7B346E59" w14:textId="77777777" w:rsidTr="00FF1879">
        <w:tc>
          <w:tcPr>
            <w:tcW w:w="2262" w:type="dxa"/>
            <w:tcBorders>
              <w:top w:val="nil"/>
              <w:bottom w:val="dotted" w:sz="4" w:space="0" w:color="auto"/>
            </w:tcBorders>
          </w:tcPr>
          <w:p w14:paraId="4FF72D68"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5895CBC4"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5B7080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Borders>
              <w:top w:val="nil"/>
              <w:bottom w:val="dotted" w:sz="4" w:space="0" w:color="auto"/>
            </w:tcBorders>
          </w:tcPr>
          <w:p w14:paraId="59BAD41F" w14:textId="77777777" w:rsidR="00C355E0" w:rsidRPr="00C730F9"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6F688738"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18186702"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60E46371" w14:textId="77777777" w:rsidTr="00FF1879">
        <w:tc>
          <w:tcPr>
            <w:tcW w:w="2262" w:type="dxa"/>
            <w:vMerge w:val="restart"/>
            <w:tcBorders>
              <w:top w:val="dotted" w:sz="4" w:space="0" w:color="auto"/>
            </w:tcBorders>
          </w:tcPr>
          <w:p w14:paraId="257A3622" w14:textId="77777777" w:rsidR="00C355E0" w:rsidRPr="004A3333" w:rsidRDefault="00C355E0"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5C7B7C1C" w14:textId="36BF585B" w:rsidR="00C355E0" w:rsidRPr="007F441A" w:rsidRDefault="00540FE9" w:rsidP="00FF1879">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156</w:t>
            </w:r>
          </w:p>
        </w:tc>
        <w:tc>
          <w:tcPr>
            <w:tcW w:w="1532" w:type="dxa"/>
            <w:tcBorders>
              <w:top w:val="dotted" w:sz="4" w:space="0" w:color="auto"/>
            </w:tcBorders>
          </w:tcPr>
          <w:p w14:paraId="08551C2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2515A6"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5DBC5E3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1E7746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C355E0" w:rsidRPr="003A28BE" w14:paraId="0E0BDD71" w14:textId="77777777" w:rsidTr="00FF1879">
        <w:tc>
          <w:tcPr>
            <w:tcW w:w="2262" w:type="dxa"/>
            <w:vMerge/>
          </w:tcPr>
          <w:p w14:paraId="34C7C3A3"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EA91908"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6832396C"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
        </w:tc>
        <w:tc>
          <w:tcPr>
            <w:tcW w:w="1300" w:type="dxa"/>
          </w:tcPr>
          <w:p w14:paraId="69D1C544"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F89A429"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4E6B864B"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C355E0" w:rsidRPr="003A28BE" w14:paraId="68710C9B" w14:textId="77777777" w:rsidTr="00FF1879">
        <w:tc>
          <w:tcPr>
            <w:tcW w:w="2262" w:type="dxa"/>
            <w:vMerge/>
          </w:tcPr>
          <w:p w14:paraId="783AE4A1"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0661F79E"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7651713"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
        </w:tc>
        <w:tc>
          <w:tcPr>
            <w:tcW w:w="1300" w:type="dxa"/>
          </w:tcPr>
          <w:p w14:paraId="7C333A52" w14:textId="77777777" w:rsidR="00C355E0"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545156E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11.371</w:t>
            </w:r>
          </w:p>
        </w:tc>
        <w:tc>
          <w:tcPr>
            <w:tcW w:w="1592" w:type="dxa"/>
          </w:tcPr>
          <w:p w14:paraId="4F7F79D0"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9.896</w:t>
            </w:r>
          </w:p>
        </w:tc>
      </w:tr>
      <w:tr w:rsidR="00C355E0" w:rsidRPr="003A28BE" w14:paraId="176878F4" w14:textId="77777777" w:rsidTr="00FF1879">
        <w:tc>
          <w:tcPr>
            <w:tcW w:w="2262" w:type="dxa"/>
          </w:tcPr>
          <w:p w14:paraId="53FD93AA"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4216B62D"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C57B8E1"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4C5C9C74"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17EAECC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2A8A5195"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r w:rsidR="00C355E0" w:rsidRPr="003A28BE" w14:paraId="238AC0AA" w14:textId="77777777" w:rsidTr="00FF1879">
        <w:tc>
          <w:tcPr>
            <w:tcW w:w="2262" w:type="dxa"/>
          </w:tcPr>
          <w:p w14:paraId="1DF4E87B"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5787873B"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55BC664"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
        </w:tc>
        <w:tc>
          <w:tcPr>
            <w:tcW w:w="1300" w:type="dxa"/>
          </w:tcPr>
          <w:p w14:paraId="2CD6A9A5"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4236E513"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4EFEE457"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C355E0" w:rsidRPr="003A28BE" w14:paraId="1E785D2C" w14:textId="77777777" w:rsidTr="00FF1879">
        <w:tc>
          <w:tcPr>
            <w:tcW w:w="2262" w:type="dxa"/>
          </w:tcPr>
          <w:p w14:paraId="1D0DF22E" w14:textId="77777777" w:rsidR="00C355E0"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3B109FEF" w14:textId="77777777" w:rsidR="00C355E0" w:rsidRPr="007F441A" w:rsidRDefault="00C355E0" w:rsidP="00FF1879">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07D469C5" w14:textId="77777777" w:rsidR="00C355E0" w:rsidRPr="00DA0674" w:rsidRDefault="00C355E0" w:rsidP="00FF1879">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
        </w:tc>
        <w:tc>
          <w:tcPr>
            <w:tcW w:w="1300" w:type="dxa"/>
          </w:tcPr>
          <w:p w14:paraId="7AEA6B27" w14:textId="77777777" w:rsidR="00C355E0" w:rsidRPr="00812CDB"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0E1DA70A"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229DE574" w14:textId="77777777" w:rsidR="00C355E0" w:rsidRPr="003A28BE" w:rsidRDefault="00C355E0" w:rsidP="00FF1879">
            <w:pPr>
              <w:tabs>
                <w:tab w:val="left" w:pos="360"/>
                <w:tab w:val="left" w:pos="720"/>
                <w:tab w:val="left" w:pos="8640"/>
              </w:tabs>
              <w:spacing w:line="480" w:lineRule="auto"/>
              <w:jc w:val="right"/>
              <w:rPr>
                <w:rFonts w:ascii="Times New Roman" w:hAnsi="Times New Roman" w:cs="Times New Roman"/>
                <w:sz w:val="24"/>
                <w:szCs w:val="24"/>
              </w:rPr>
            </w:pPr>
          </w:p>
        </w:tc>
      </w:tr>
    </w:tbl>
    <w:bookmarkEnd w:id="57"/>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AU" w:eastAsia="zh-CN"/>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51E9CB8E" w:rsidR="004922C2" w:rsidRPr="00843FF9" w:rsidRDefault="00843FF9" w:rsidP="00843FF9">
      <w:pPr>
        <w:pStyle w:val="Caption"/>
        <w:rPr>
          <w:rFonts w:ascii="Times New Roman" w:hAnsi="Times New Roman" w:cs="Times New Roman"/>
          <w:i w:val="0"/>
          <w:color w:val="auto"/>
          <w:sz w:val="24"/>
          <w:szCs w:val="24"/>
        </w:rPr>
      </w:pPr>
      <w:bookmarkStart w:id="59" w:name="_Ref410371170"/>
      <w:bookmarkStart w:id="60"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F1879">
        <w:rPr>
          <w:i w:val="0"/>
          <w:noProof/>
          <w:color w:val="auto"/>
          <w:sz w:val="24"/>
          <w:szCs w:val="24"/>
        </w:rPr>
        <w:t>1</w:t>
      </w:r>
      <w:r w:rsidRPr="00843FF9">
        <w:rPr>
          <w:i w:val="0"/>
          <w:color w:val="auto"/>
          <w:sz w:val="24"/>
          <w:szCs w:val="24"/>
        </w:rPr>
        <w:fldChar w:fldCharType="end"/>
      </w:r>
      <w:bookmarkEnd w:id="59"/>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r w:rsidR="00095BD7">
        <w:rPr>
          <w:i w:val="0"/>
          <w:color w:val="auto"/>
          <w:sz w:val="24"/>
          <w:szCs w:val="24"/>
        </w:rPr>
        <w:t>toothfish using the model with n</w:t>
      </w:r>
      <w:r w:rsidRPr="00843FF9">
        <w:rPr>
          <w:i w:val="0"/>
          <w:color w:val="auto"/>
          <w:sz w:val="24"/>
          <w:szCs w:val="24"/>
        </w:rPr>
        <w:t>o random-effects.</w:t>
      </w:r>
      <w:bookmarkEnd w:id="60"/>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40381BAD" w:rsidR="00EC55AF" w:rsidRPr="00AC4738" w:rsidRDefault="00EC55AF" w:rsidP="00AC4738">
      <w:pPr>
        <w:spacing w:line="480" w:lineRule="auto"/>
        <w:rPr>
          <w:rFonts w:ascii="Times New Roman" w:hAnsi="Times New Roman" w:cs="Times New Roman"/>
          <w:sz w:val="24"/>
          <w:szCs w:val="24"/>
        </w:rPr>
      </w:pPr>
    </w:p>
    <w:p w14:paraId="2D49F065" w14:textId="15431D75" w:rsidR="00EC55AF" w:rsidRDefault="00EC55AF" w:rsidP="00EC55AF">
      <w:pPr>
        <w:pStyle w:val="Caption"/>
        <w:rPr>
          <w:i w:val="0"/>
          <w:color w:val="auto"/>
          <w:sz w:val="24"/>
          <w:szCs w:val="24"/>
        </w:rPr>
      </w:pPr>
      <w:bookmarkStart w:id="61"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F1879">
        <w:rPr>
          <w:i w:val="0"/>
          <w:noProof/>
          <w:color w:val="auto"/>
          <w:sz w:val="24"/>
          <w:szCs w:val="24"/>
        </w:rPr>
        <w:t>2</w:t>
      </w:r>
      <w:r w:rsidRPr="00EC55AF">
        <w:rPr>
          <w:i w:val="0"/>
          <w:color w:val="auto"/>
          <w:sz w:val="24"/>
          <w:szCs w:val="24"/>
        </w:rPr>
        <w:fldChar w:fldCharType="end"/>
      </w:r>
      <w:bookmarkEnd w:id="61"/>
      <w:r w:rsidRPr="00EC55AF">
        <w:rPr>
          <w:i w:val="0"/>
          <w:color w:val="auto"/>
          <w:sz w:val="24"/>
          <w:szCs w:val="24"/>
        </w:rPr>
        <w:t xml:space="preserve">: </w:t>
      </w:r>
      <w:r w:rsidR="00017955">
        <w:rPr>
          <w:i w:val="0"/>
          <w:color w:val="auto"/>
          <w:sz w:val="24"/>
          <w:szCs w:val="24"/>
        </w:rPr>
        <w:t>Standardized r</w:t>
      </w:r>
      <w:r w:rsidR="00541045">
        <w:rPr>
          <w:i w:val="0"/>
          <w:color w:val="auto"/>
          <w:sz w:val="24"/>
          <w:szCs w:val="24"/>
        </w:rPr>
        <w:t xml:space="preserve">esidual in length at tagging vs. the </w:t>
      </w:r>
      <w:r w:rsidR="00017955">
        <w:rPr>
          <w:i w:val="0"/>
          <w:color w:val="auto"/>
          <w:sz w:val="24"/>
          <w:szCs w:val="24"/>
        </w:rPr>
        <w:t xml:space="preserve">standardized </w:t>
      </w:r>
      <w:r w:rsidR="00541045">
        <w:rPr>
          <w:i w:val="0"/>
          <w:color w:val="auto"/>
          <w:sz w:val="24"/>
          <w:szCs w:val="24"/>
        </w:rPr>
        <w:t xml:space="preserve">residual in length at recapture (cm) for individual female and male Antarctic toothfish using the model with no random-effects.  The </w:t>
      </w:r>
      <w:r w:rsidR="00017955">
        <w:rPr>
          <w:i w:val="0"/>
          <w:color w:val="auto"/>
          <w:sz w:val="24"/>
          <w:szCs w:val="24"/>
        </w:rPr>
        <w:t xml:space="preserve">standardized </w:t>
      </w:r>
      <w:r w:rsidR="00541045">
        <w:rPr>
          <w:i w:val="0"/>
          <w:color w:val="auto"/>
          <w:sz w:val="24"/>
          <w:szCs w:val="24"/>
        </w:rPr>
        <w:t>residual is calculated as</w:t>
      </w:r>
      <w:r w:rsidR="00017955">
        <w:rPr>
          <w:i w:val="0"/>
          <w:color w:val="auto"/>
          <w:sz w:val="24"/>
          <w:szCs w:val="24"/>
        </w:rPr>
        <w:t xml:space="preserve"> </w:t>
      </w:r>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m:oMath>
      <w:r w:rsidR="00017955">
        <w:rPr>
          <w:i w:val="0"/>
          <w:color w:val="auto"/>
          <w:sz w:val="24"/>
          <w:szCs w:val="24"/>
        </w:rPr>
        <w:t xml:space="preserve"> where SD is the standard deviation</w:t>
      </w:r>
      <w:r w:rsidR="00541045">
        <w:rPr>
          <w:i w:val="0"/>
          <w:color w:val="auto"/>
          <w:sz w:val="24"/>
          <w:szCs w:val="24"/>
        </w:rPr>
        <w:t>.</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AU" w:eastAsia="zh-CN"/>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908224A" w:rsidR="00995B95" w:rsidRPr="00B848D8" w:rsidRDefault="00995B95" w:rsidP="00995B95">
      <w:pPr>
        <w:pStyle w:val="Caption"/>
        <w:rPr>
          <w:rFonts w:ascii="Times New Roman" w:hAnsi="Times New Roman" w:cs="Times New Roman"/>
          <w:i w:val="0"/>
          <w:color w:val="000000" w:themeColor="text1"/>
          <w:sz w:val="24"/>
          <w:szCs w:val="24"/>
        </w:rPr>
      </w:pPr>
      <w:bookmarkStart w:id="62"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3</w:t>
      </w:r>
      <w:r w:rsidRPr="00995B95">
        <w:rPr>
          <w:i w:val="0"/>
          <w:color w:val="auto"/>
          <w:sz w:val="24"/>
          <w:szCs w:val="24"/>
        </w:rPr>
        <w:fldChar w:fldCharType="end"/>
      </w:r>
      <w:bookmarkEnd w:id="62"/>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toothfish using the model with </w:t>
      </w:r>
      <w:r w:rsidR="001D0CE3">
        <w:rPr>
          <w:i w:val="0"/>
          <w:color w:val="auto"/>
          <w:sz w:val="24"/>
          <w:szCs w:val="24"/>
        </w:rPr>
        <w:t>transient variation in growth</w:t>
      </w:r>
      <w:r w:rsidR="00B848D8"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56575C">
        <w:rPr>
          <w:i w:val="0"/>
          <w:color w:val="000000" w:themeColor="text1"/>
          <w:sz w:val="24"/>
          <w:szCs w:val="24"/>
        </w:rPr>
        <w:t xml:space="preserve"> only</w:t>
      </w:r>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3DE24513" w:rsidR="004F4F4E" w:rsidRDefault="004F4F4E" w:rsidP="00B04686">
      <w:pPr>
        <w:spacing w:line="480" w:lineRule="auto"/>
        <w:rPr>
          <w:rFonts w:ascii="Times New Roman" w:hAnsi="Times New Roman" w:cs="Times New Roman"/>
          <w:sz w:val="24"/>
          <w:szCs w:val="24"/>
        </w:rPr>
      </w:pPr>
    </w:p>
    <w:p w14:paraId="6AA59518" w14:textId="5DCEFCDE" w:rsidR="00995B95" w:rsidRDefault="00995B95" w:rsidP="00995B95">
      <w:pPr>
        <w:pStyle w:val="Caption"/>
        <w:rPr>
          <w:i w:val="0"/>
          <w:color w:val="auto"/>
          <w:sz w:val="24"/>
          <w:szCs w:val="24"/>
        </w:rPr>
      </w:pPr>
      <w:bookmarkStart w:id="63"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4</w:t>
      </w:r>
      <w:r w:rsidRPr="00995B95">
        <w:rPr>
          <w:i w:val="0"/>
          <w:color w:val="auto"/>
          <w:sz w:val="24"/>
          <w:szCs w:val="24"/>
        </w:rPr>
        <w:fldChar w:fldCharType="end"/>
      </w:r>
      <w:bookmarkEnd w:id="63"/>
      <w:r w:rsidRPr="00995B95">
        <w:rPr>
          <w:i w:val="0"/>
          <w:color w:val="auto"/>
          <w:sz w:val="24"/>
          <w:szCs w:val="24"/>
        </w:rPr>
        <w:t xml:space="preserve">: </w:t>
      </w:r>
      <w:r w:rsidR="00950415">
        <w:rPr>
          <w:i w:val="0"/>
          <w:color w:val="auto"/>
          <w:sz w:val="24"/>
          <w:szCs w:val="24"/>
        </w:rPr>
        <w:t xml:space="preserve">Standardized residual in length at tagging vs. the standardized residual in length at recapture (cm) for individual female and male Antarctic toothfish using the model with transient variation in growth.  The standardized residual is calculated as </w:t>
      </w:r>
      <m:oMath>
        <m:f>
          <m:fPr>
            <m:type m:val="lin"/>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num>
          <m:den>
            <m:r>
              <w:rPr>
                <w:rFonts w:ascii="Cambria Math" w:hAnsi="Cambria Math"/>
                <w:color w:val="auto"/>
                <w:sz w:val="24"/>
                <w:szCs w:val="24"/>
              </w:rPr>
              <m:t>SD(</m:t>
            </m:r>
            <m:sSub>
              <m:sSubPr>
                <m:ctrlPr>
                  <w:rPr>
                    <w:rFonts w:ascii="Cambria Math" w:hAnsi="Cambria Math"/>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obs</m:t>
                </m:r>
              </m:sub>
            </m:sSub>
            <m:r>
              <w:rPr>
                <w:rFonts w:ascii="Cambria Math" w:hAnsi="Cambria Math"/>
                <w:color w:val="auto"/>
                <w:sz w:val="24"/>
                <w:szCs w:val="24"/>
              </w:rPr>
              <m:t>(t)-L(t))</m:t>
            </m:r>
          </m:den>
        </m:f>
      </m:oMath>
      <w:r w:rsidR="00950415">
        <w:rPr>
          <w:i w:val="0"/>
          <w:color w:val="auto"/>
          <w:sz w:val="24"/>
          <w:szCs w:val="24"/>
        </w:rPr>
        <w:t xml:space="preserve"> where SD is the standard deviation.</w:t>
      </w:r>
    </w:p>
    <w:p w14:paraId="40441C79" w14:textId="77777777" w:rsidR="003C64A7" w:rsidRPr="003C64A7" w:rsidRDefault="003C64A7" w:rsidP="003C64A7"/>
    <w:p w14:paraId="4C2ADBB4" w14:textId="77777777" w:rsidR="00995B95" w:rsidRDefault="00995B95" w:rsidP="00995B95">
      <w:pPr>
        <w:keepNext/>
        <w:spacing w:line="480" w:lineRule="auto"/>
      </w:pPr>
      <w:commentRangeStart w:id="64"/>
      <w:r>
        <w:rPr>
          <w:rFonts w:ascii="Times New Roman" w:hAnsi="Times New Roman" w:cs="Times New Roman"/>
          <w:noProof/>
          <w:sz w:val="24"/>
          <w:szCs w:val="24"/>
          <w:lang w:val="en-AU" w:eastAsia="zh-CN"/>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commentRangeEnd w:id="64"/>
      <w:r w:rsidR="00017955">
        <w:rPr>
          <w:rStyle w:val="CommentReference"/>
        </w:rPr>
        <w:commentReference w:id="64"/>
      </w:r>
    </w:p>
    <w:p w14:paraId="2A126744" w14:textId="09CA6155" w:rsidR="00995B95" w:rsidRPr="00995B95" w:rsidRDefault="00995B95" w:rsidP="00995B95">
      <w:pPr>
        <w:pStyle w:val="Caption"/>
        <w:rPr>
          <w:rFonts w:ascii="Times New Roman" w:hAnsi="Times New Roman" w:cs="Times New Roman"/>
          <w:i w:val="0"/>
          <w:color w:val="auto"/>
          <w:sz w:val="24"/>
          <w:szCs w:val="24"/>
        </w:rPr>
      </w:pPr>
      <w:bookmarkStart w:id="65"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F1879">
        <w:rPr>
          <w:i w:val="0"/>
          <w:noProof/>
          <w:color w:val="auto"/>
          <w:sz w:val="24"/>
          <w:szCs w:val="24"/>
        </w:rPr>
        <w:t>5</w:t>
      </w:r>
      <w:r w:rsidRPr="00995B95">
        <w:rPr>
          <w:i w:val="0"/>
          <w:color w:val="auto"/>
          <w:sz w:val="24"/>
          <w:szCs w:val="24"/>
        </w:rPr>
        <w:fldChar w:fldCharType="end"/>
      </w:r>
      <w:bookmarkEnd w:id="65"/>
      <w:r w:rsidRPr="00995B95">
        <w:rPr>
          <w:i w:val="0"/>
          <w:color w:val="auto"/>
          <w:sz w:val="24"/>
          <w:szCs w:val="24"/>
        </w:rPr>
        <w:t xml:space="preserve">: </w:t>
      </w:r>
      <w:r w:rsidR="00167406">
        <w:rPr>
          <w:i w:val="0"/>
          <w:color w:val="auto"/>
          <w:sz w:val="24"/>
          <w:szCs w:val="24"/>
        </w:rPr>
        <w:t>Transient</w:t>
      </w:r>
      <w:r w:rsidR="00935AEE">
        <w:rPr>
          <w:i w:val="0"/>
          <w:color w:val="auto"/>
          <w:sz w:val="24"/>
          <w:szCs w:val="24"/>
        </w:rPr>
        <w:t xml:space="preserve">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toothfish</w:t>
      </w:r>
      <w:r w:rsidR="00FC3F7F">
        <w:rPr>
          <w:i w:val="0"/>
          <w:color w:val="auto"/>
          <w:sz w:val="24"/>
          <w:szCs w:val="24"/>
        </w:rPr>
        <w:t xml:space="preserve"> at tagging and recapture</w:t>
      </w:r>
      <w:r w:rsidR="00935AEE">
        <w:rPr>
          <w:i w:val="0"/>
          <w:color w:val="auto"/>
          <w:sz w:val="24"/>
          <w:szCs w:val="24"/>
        </w:rPr>
        <w:t xml:space="preserve"> using the model with </w:t>
      </w:r>
      <w:r w:rsidR="00167406">
        <w:rPr>
          <w:i w:val="0"/>
          <w:color w:val="auto"/>
          <w:sz w:val="24"/>
          <w:szCs w:val="24"/>
        </w:rPr>
        <w:t>transient variation in growth</w:t>
      </w:r>
      <w:r w:rsidR="00935AEE" w:rsidRPr="00B848D8">
        <w:rPr>
          <w:i w:val="0"/>
          <w:color w:val="000000" w:themeColor="text1"/>
          <w:sz w:val="24"/>
          <w:szCs w:val="24"/>
        </w:rPr>
        <w:t xml:space="preserve">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167406">
        <w:rPr>
          <w:i w:val="0"/>
          <w:color w:val="000000" w:themeColor="text1"/>
          <w:sz w:val="24"/>
          <w:szCs w:val="24"/>
        </w:rPr>
        <w:t xml:space="preserve"> only</w:t>
      </w:r>
      <w:r w:rsidR="00935AEE" w:rsidRPr="00B848D8">
        <w:rPr>
          <w:i w:val="0"/>
          <w:color w:val="000000" w:themeColor="text1"/>
          <w:sz w:val="24"/>
          <w:szCs w:val="24"/>
        </w:rPr>
        <w:t>)</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AU" w:eastAsia="zh-CN"/>
        </w:rPr>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0BADFF62" w:rsidR="00CA6AE0" w:rsidRPr="00190689" w:rsidRDefault="00190689" w:rsidP="00190689">
      <w:pPr>
        <w:pStyle w:val="Caption"/>
        <w:rPr>
          <w:i w:val="0"/>
          <w:color w:val="auto"/>
          <w:sz w:val="24"/>
          <w:szCs w:val="24"/>
        </w:rPr>
      </w:pPr>
      <w:bookmarkStart w:id="66" w:name="_Ref410630945"/>
      <w:commentRangeStart w:id="67"/>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F1879">
        <w:rPr>
          <w:i w:val="0"/>
          <w:noProof/>
          <w:color w:val="auto"/>
          <w:sz w:val="24"/>
          <w:szCs w:val="24"/>
        </w:rPr>
        <w:t>6</w:t>
      </w:r>
      <w:r w:rsidRPr="00190689">
        <w:rPr>
          <w:i w:val="0"/>
          <w:color w:val="auto"/>
          <w:sz w:val="24"/>
          <w:szCs w:val="24"/>
        </w:rPr>
        <w:fldChar w:fldCharType="end"/>
      </w:r>
      <w:bookmarkEnd w:id="66"/>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w:t>
      </w:r>
      <w:r w:rsidR="00526AE6">
        <w:rPr>
          <w:rFonts w:ascii="Times New Roman" w:hAnsi="Times New Roman" w:cs="Times New Roman"/>
          <w:i w:val="0"/>
          <w:color w:val="000000" w:themeColor="text1"/>
          <w:sz w:val="24"/>
          <w:szCs w:val="24"/>
        </w:rPr>
        <w:t>median</w:t>
      </w:r>
      <w:r w:rsidR="002205D4">
        <w:rPr>
          <w:rFonts w:ascii="Times New Roman" w:hAnsi="Times New Roman" w:cs="Times New Roman"/>
          <w:i w:val="0"/>
          <w:color w:val="000000" w:themeColor="text1"/>
          <w:sz w:val="24"/>
          <w:szCs w:val="24"/>
        </w:rPr>
        <w:t xml:space="preserve"> </w:t>
      </w:r>
      <w:r w:rsidR="00526AE6">
        <w:rPr>
          <w:rFonts w:ascii="Times New Roman" w:hAnsi="Times New Roman" w:cs="Times New Roman"/>
          <w:i w:val="0"/>
          <w:color w:val="000000" w:themeColor="text1"/>
          <w:sz w:val="24"/>
          <w:szCs w:val="24"/>
        </w:rPr>
        <w:t>upkeep cost</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k,s</w:t>
      </w:r>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fits</w:t>
      </w:r>
      <w:r w:rsidR="00526AE6">
        <w:rPr>
          <w:i w:val="0"/>
          <w:color w:val="000000" w:themeColor="text1"/>
          <w:sz w:val="24"/>
          <w:szCs w:val="24"/>
        </w:rPr>
        <w:t xml:space="preserve"> that are positive definite Hessian</w:t>
      </w:r>
      <w:r w:rsidR="0036274A">
        <w:rPr>
          <w:i w:val="0"/>
          <w:color w:val="000000" w:themeColor="text1"/>
          <w:sz w:val="24"/>
          <w:szCs w:val="24"/>
        </w:rPr>
        <w:t xml:space="preserve"> (pdH)</w:t>
      </w:r>
      <w:r w:rsidR="00E37AF2">
        <w:rPr>
          <w:i w:val="0"/>
          <w:color w:val="000000" w:themeColor="text1"/>
          <w:sz w:val="24"/>
          <w:szCs w:val="24"/>
        </w:rPr>
        <w:t xml:space="preserve"> are given in the top right of each panel.</w:t>
      </w:r>
      <w:commentRangeEnd w:id="67"/>
      <w:r w:rsidR="00437753">
        <w:rPr>
          <w:rStyle w:val="CommentReference"/>
          <w:i w:val="0"/>
          <w:iCs w:val="0"/>
          <w:color w:val="auto"/>
        </w:rPr>
        <w:commentReference w:id="67"/>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AU" w:eastAsia="zh-CN"/>
        </w:rPr>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22A13AEA" w14:textId="7AA2AD16" w:rsidR="001F3768" w:rsidRDefault="00720F73" w:rsidP="00720F73">
      <w:pPr>
        <w:pStyle w:val="Caption"/>
        <w:rPr>
          <w:i w:val="0"/>
          <w:color w:val="000000" w:themeColor="text1"/>
          <w:sz w:val="24"/>
          <w:szCs w:val="24"/>
        </w:rPr>
      </w:pPr>
      <w:bookmarkStart w:id="68"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F1879">
        <w:rPr>
          <w:i w:val="0"/>
          <w:noProof/>
          <w:color w:val="000000" w:themeColor="text1"/>
          <w:sz w:val="24"/>
          <w:szCs w:val="24"/>
        </w:rPr>
        <w:t>7</w:t>
      </w:r>
      <w:r w:rsidRPr="00D66CFF">
        <w:rPr>
          <w:i w:val="0"/>
          <w:color w:val="000000" w:themeColor="text1"/>
          <w:sz w:val="24"/>
          <w:szCs w:val="24"/>
        </w:rPr>
        <w:fldChar w:fldCharType="end"/>
      </w:r>
      <w:bookmarkEnd w:id="68"/>
      <w:r w:rsidRPr="00D66CFF">
        <w:rPr>
          <w:i w:val="0"/>
          <w:color w:val="000000" w:themeColor="text1"/>
          <w:sz w:val="24"/>
          <w:szCs w:val="24"/>
        </w:rPr>
        <w:t xml:space="preserve">: </w:t>
      </w:r>
      <w:r w:rsidR="001F3768" w:rsidRPr="00EB4096">
        <w:rPr>
          <w:i w:val="0"/>
          <w:color w:val="000000" w:themeColor="text1"/>
          <w:sz w:val="24"/>
          <w:szCs w:val="24"/>
        </w:rPr>
        <w:t>Estimated value</w:t>
      </w:r>
      <w:r w:rsidR="001F3768" w:rsidRPr="00EB4096">
        <w:rPr>
          <w:rFonts w:ascii="Times New Roman" w:hAnsi="Times New Roman" w:cs="Times New Roman"/>
          <w:i w:val="0"/>
          <w:color w:val="000000" w:themeColor="text1"/>
          <w:sz w:val="24"/>
          <w:szCs w:val="24"/>
        </w:rPr>
        <w:t xml:space="preserve"> of</w:t>
      </w:r>
      <w:r w:rsidR="001F3768">
        <w:rPr>
          <w:rFonts w:ascii="Times New Roman" w:hAnsi="Times New Roman" w:cs="Times New Roman"/>
          <w:i w:val="0"/>
          <w:color w:val="000000" w:themeColor="text1"/>
          <w:sz w:val="24"/>
          <w:szCs w:val="24"/>
        </w:rPr>
        <w:t xml:space="preserve"> the median asymptotic length</w:t>
      </w:r>
      <w:r w:rsidR="001F3768" w:rsidRPr="008A32D4">
        <w:rPr>
          <w:rFonts w:ascii="Times New Roman" w:hAnsi="Times New Roman" w:cs="Times New Roman"/>
          <w:i w:val="0"/>
          <w:color w:val="000000" w:themeColor="text1"/>
          <w:sz w:val="24"/>
          <w:szCs w:val="24"/>
        </w:rPr>
        <w:t xml:space="preserve"> </w:t>
      </w:r>
      <w:r w:rsidR="001F376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1F3768">
        <w:rPr>
          <w:rFonts w:ascii="Times New Roman" w:hAnsi="Times New Roman" w:cs="Times New Roman"/>
          <w:i w:val="0"/>
          <w:color w:val="000000" w:themeColor="text1"/>
          <w:sz w:val="24"/>
          <w:szCs w:val="24"/>
        </w:rPr>
        <w:t>, cm)</w:t>
      </w:r>
      <w:r w:rsidR="001F3768" w:rsidRPr="00EB4096">
        <w:rPr>
          <w:rFonts w:ascii="Times New Roman" w:hAnsi="Times New Roman" w:cs="Times New Roman"/>
          <w:i w:val="0"/>
          <w:color w:val="000000" w:themeColor="text1"/>
          <w:sz w:val="24"/>
          <w:szCs w:val="24"/>
        </w:rPr>
        <w:t xml:space="preserve"> in each of the simulation study experiments</w:t>
      </w:r>
      <w:r w:rsidR="001F3768">
        <w:rPr>
          <w:rFonts w:ascii="Times New Roman" w:hAnsi="Times New Roman" w:cs="Times New Roman"/>
          <w:i w:val="0"/>
          <w:color w:val="000000" w:themeColor="text1"/>
          <w:sz w:val="24"/>
          <w:szCs w:val="24"/>
        </w:rPr>
        <w:t xml:space="preserve"> (derived using Eqn. 6)</w:t>
      </w:r>
      <w:r w:rsidR="001F3768" w:rsidRPr="00EB4096">
        <w:rPr>
          <w:i w:val="0"/>
          <w:color w:val="000000" w:themeColor="text1"/>
          <w:sz w:val="24"/>
          <w:szCs w:val="24"/>
        </w:rPr>
        <w:t>.</w:t>
      </w:r>
      <w:r w:rsidR="001F3768">
        <w:rPr>
          <w:i w:val="0"/>
          <w:color w:val="000000" w:themeColor="text1"/>
          <w:sz w:val="24"/>
          <w:szCs w:val="24"/>
        </w:rPr>
        <w:t xml:space="preserve">  The vertical red lines show the true simulated values of the parameter, the number of fits that are positive definite Hessian (pdH) are given in the top right of each panel.</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AU" w:eastAsia="zh-CN"/>
        </w:rPr>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43B1F36F" w:rsidR="007034F9" w:rsidRPr="00A03423" w:rsidRDefault="001169CD" w:rsidP="001169CD">
      <w:pPr>
        <w:pStyle w:val="Caption"/>
        <w:rPr>
          <w:rFonts w:ascii="Times New Roman" w:hAnsi="Times New Roman" w:cs="Times New Roman"/>
          <w:i w:val="0"/>
          <w:color w:val="000000" w:themeColor="text1"/>
          <w:sz w:val="36"/>
          <w:szCs w:val="24"/>
        </w:rPr>
      </w:pPr>
      <w:bookmarkStart w:id="69"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F1879">
        <w:rPr>
          <w:i w:val="0"/>
          <w:noProof/>
          <w:color w:val="000000" w:themeColor="text1"/>
          <w:sz w:val="24"/>
        </w:rPr>
        <w:t>8</w:t>
      </w:r>
      <w:r w:rsidRPr="00A03423">
        <w:rPr>
          <w:i w:val="0"/>
          <w:color w:val="000000" w:themeColor="text1"/>
          <w:sz w:val="24"/>
        </w:rPr>
        <w:fldChar w:fldCharType="end"/>
      </w:r>
      <w:bookmarkEnd w:id="69"/>
      <w:r w:rsidRPr="00A03423">
        <w:rPr>
          <w:i w:val="0"/>
          <w:color w:val="000000" w:themeColor="text1"/>
          <w:sz w:val="24"/>
        </w:rPr>
        <w:t xml:space="preserve">: </w:t>
      </w:r>
      <w:r w:rsidR="0052452D" w:rsidRPr="00EB4096">
        <w:rPr>
          <w:i w:val="0"/>
          <w:color w:val="000000" w:themeColor="text1"/>
          <w:sz w:val="24"/>
          <w:szCs w:val="24"/>
        </w:rPr>
        <w:t>Estimated value</w:t>
      </w:r>
      <w:r w:rsidR="0052452D" w:rsidRPr="00EB4096">
        <w:rPr>
          <w:rFonts w:ascii="Times New Roman" w:hAnsi="Times New Roman" w:cs="Times New Roman"/>
          <w:i w:val="0"/>
          <w:color w:val="000000" w:themeColor="text1"/>
          <w:sz w:val="24"/>
          <w:szCs w:val="24"/>
        </w:rPr>
        <w:t xml:space="preserve"> of</w:t>
      </w:r>
      <w:r w:rsidR="0052452D">
        <w:rPr>
          <w:rFonts w:ascii="Times New Roman" w:hAnsi="Times New Roman" w:cs="Times New Roman"/>
          <w:i w:val="0"/>
          <w:color w:val="000000" w:themeColor="text1"/>
          <w:sz w:val="24"/>
          <w:szCs w:val="24"/>
        </w:rPr>
        <w:t xml:space="preserve"> the length at birth</w:t>
      </w:r>
      <w:r w:rsidR="0052452D" w:rsidRPr="008A32D4">
        <w:rPr>
          <w:rFonts w:ascii="Times New Roman" w:hAnsi="Times New Roman" w:cs="Times New Roman"/>
          <w:i w:val="0"/>
          <w:color w:val="000000" w:themeColor="text1"/>
          <w:sz w:val="24"/>
          <w:szCs w:val="24"/>
        </w:rPr>
        <w:t xml:space="preserve"> </w:t>
      </w:r>
      <w:r w:rsidR="0052452D">
        <w:rPr>
          <w:rFonts w:ascii="Times New Roman" w:hAnsi="Times New Roman" w:cs="Times New Roman"/>
          <w:i w:val="0"/>
          <w:color w:val="000000" w:themeColor="text1"/>
          <w:sz w:val="24"/>
          <w:szCs w:val="24"/>
        </w:rPr>
        <w:t>(</w:t>
      </w:r>
      <w:r w:rsidR="0052452D" w:rsidRPr="0052452D">
        <w:rPr>
          <w:rFonts w:ascii="Times New Roman" w:hAnsi="Times New Roman" w:cs="Times New Roman"/>
          <w:color w:val="000000" w:themeColor="text1"/>
          <w:sz w:val="24"/>
          <w:szCs w:val="24"/>
        </w:rPr>
        <w:t>L</w:t>
      </w:r>
      <w:r w:rsidR="0052452D" w:rsidRPr="0052452D">
        <w:rPr>
          <w:rFonts w:ascii="Times New Roman" w:hAnsi="Times New Roman" w:cs="Times New Roman"/>
          <w:color w:val="000000" w:themeColor="text1"/>
          <w:sz w:val="24"/>
          <w:szCs w:val="24"/>
          <w:vertAlign w:val="subscript"/>
        </w:rPr>
        <w:t>0,s</w:t>
      </w:r>
      <w:r w:rsidR="0052452D">
        <w:rPr>
          <w:rFonts w:ascii="Times New Roman" w:hAnsi="Times New Roman" w:cs="Times New Roman"/>
          <w:i w:val="0"/>
          <w:color w:val="000000" w:themeColor="text1"/>
          <w:sz w:val="24"/>
          <w:szCs w:val="24"/>
        </w:rPr>
        <w:t>, cm)</w:t>
      </w:r>
      <w:r w:rsidR="0052452D" w:rsidRPr="00EB4096">
        <w:rPr>
          <w:rFonts w:ascii="Times New Roman" w:hAnsi="Times New Roman" w:cs="Times New Roman"/>
          <w:i w:val="0"/>
          <w:color w:val="000000" w:themeColor="text1"/>
          <w:sz w:val="24"/>
          <w:szCs w:val="24"/>
        </w:rPr>
        <w:t xml:space="preserve"> in each of the simulation study experiments</w:t>
      </w:r>
      <w:r w:rsidR="0052452D" w:rsidRPr="00EB4096">
        <w:rPr>
          <w:i w:val="0"/>
          <w:color w:val="000000" w:themeColor="text1"/>
          <w:sz w:val="24"/>
          <w:szCs w:val="24"/>
        </w:rPr>
        <w:t>.</w:t>
      </w:r>
      <w:r w:rsidR="0052452D">
        <w:rPr>
          <w:i w:val="0"/>
          <w:color w:val="000000" w:themeColor="text1"/>
          <w:sz w:val="24"/>
          <w:szCs w:val="24"/>
        </w:rPr>
        <w:t xml:space="preserve">  The vertical red lines show the true simulated values of the parameter, the number of fits that are positive definite Hessian (pdH) are given in the top right of each panel.</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FEF2D62" w:rsidR="005C518B" w:rsidRPr="00EC4558" w:rsidRDefault="00EC4558" w:rsidP="00EC4558">
      <w:pPr>
        <w:pStyle w:val="Caption"/>
        <w:rPr>
          <w:rFonts w:ascii="Times New Roman" w:hAnsi="Times New Roman" w:cs="Times New Roman"/>
          <w:i w:val="0"/>
          <w:color w:val="000000" w:themeColor="text1"/>
          <w:sz w:val="24"/>
          <w:szCs w:val="24"/>
        </w:rPr>
      </w:pPr>
      <w:bookmarkStart w:id="70"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FF1879">
        <w:rPr>
          <w:i w:val="0"/>
          <w:noProof/>
          <w:color w:val="000000" w:themeColor="text1"/>
          <w:sz w:val="24"/>
          <w:szCs w:val="24"/>
        </w:rPr>
        <w:t>9</w:t>
      </w:r>
      <w:r w:rsidRPr="00EC4558">
        <w:rPr>
          <w:i w:val="0"/>
          <w:color w:val="000000" w:themeColor="text1"/>
          <w:sz w:val="24"/>
          <w:szCs w:val="24"/>
        </w:rPr>
        <w:fldChar w:fldCharType="end"/>
      </w:r>
      <w:bookmarkEnd w:id="70"/>
      <w:r w:rsidRPr="00EC4558">
        <w:rPr>
          <w:i w:val="0"/>
          <w:color w:val="000000" w:themeColor="text1"/>
          <w:sz w:val="24"/>
          <w:szCs w:val="24"/>
        </w:rPr>
        <w:t xml:space="preserve">: </w:t>
      </w:r>
      <w:r w:rsidR="005749B9" w:rsidRPr="00EB4096">
        <w:rPr>
          <w:i w:val="0"/>
          <w:color w:val="000000" w:themeColor="text1"/>
          <w:sz w:val="24"/>
          <w:szCs w:val="24"/>
        </w:rPr>
        <w:t>Estimated value</w:t>
      </w:r>
      <w:r w:rsidR="005749B9" w:rsidRPr="00EB4096">
        <w:rPr>
          <w:rFonts w:ascii="Times New Roman" w:hAnsi="Times New Roman" w:cs="Times New Roman"/>
          <w:i w:val="0"/>
          <w:color w:val="000000" w:themeColor="text1"/>
          <w:sz w:val="24"/>
          <w:szCs w:val="24"/>
        </w:rPr>
        <w:t xml:space="preserve"> of</w:t>
      </w:r>
      <w:r w:rsidR="005749B9">
        <w:rPr>
          <w:rFonts w:ascii="Times New Roman" w:hAnsi="Times New Roman" w:cs="Times New Roman"/>
          <w:i w:val="0"/>
          <w:color w:val="000000" w:themeColor="text1"/>
          <w:sz w:val="24"/>
          <w:szCs w:val="24"/>
        </w:rPr>
        <w:t xml:space="preserve"> the</w:t>
      </w:r>
      <w:r w:rsidR="00EE7F74">
        <w:rPr>
          <w:rFonts w:ascii="Times New Roman" w:hAnsi="Times New Roman" w:cs="Times New Roman"/>
          <w:i w:val="0"/>
          <w:color w:val="000000" w:themeColor="text1"/>
          <w:sz w:val="24"/>
          <w:szCs w:val="24"/>
        </w:rPr>
        <w:t xml:space="preserve"> magnitude of persistent variation among individuals</w:t>
      </w:r>
      <w:r w:rsidR="005749B9" w:rsidRPr="008A32D4">
        <w:rPr>
          <w:rFonts w:ascii="Times New Roman" w:hAnsi="Times New Roman" w:cs="Times New Roman"/>
          <w:i w:val="0"/>
          <w:color w:val="000000" w:themeColor="text1"/>
          <w:sz w:val="24"/>
          <w:szCs w:val="24"/>
        </w:rPr>
        <w:t xml:space="preserve"> </w:t>
      </w:r>
      <w:r w:rsidR="005749B9">
        <w:rPr>
          <w:rFonts w:ascii="Times New Roman" w:hAnsi="Times New Roman" w:cs="Times New Roman"/>
          <w:i w:val="0"/>
          <w:color w:val="000000" w:themeColor="text1"/>
          <w:sz w:val="24"/>
          <w:szCs w:val="24"/>
        </w:rPr>
        <w:t>(</w:t>
      </w:r>
      <w:r w:rsidR="005749B9" w:rsidRPr="00EC4558">
        <w:rPr>
          <w:rFonts w:ascii="Times New Roman" w:hAnsi="Times New Roman" w:cs="Times New Roman"/>
          <w:color w:val="000000" w:themeColor="text1"/>
          <w:sz w:val="24"/>
          <w:szCs w:val="24"/>
        </w:rPr>
        <w:t>σ</w:t>
      </w:r>
      <w:r w:rsidR="005749B9" w:rsidRPr="00EC4558">
        <w:rPr>
          <w:rFonts w:ascii="Times New Roman" w:hAnsi="Times New Roman" w:cs="Times New Roman"/>
          <w:color w:val="000000" w:themeColor="text1"/>
          <w:sz w:val="24"/>
          <w:szCs w:val="24"/>
          <w:vertAlign w:val="subscript"/>
        </w:rPr>
        <w:t>k,s</w:t>
      </w:r>
      <w:r w:rsidR="005749B9">
        <w:rPr>
          <w:rFonts w:ascii="Times New Roman" w:hAnsi="Times New Roman" w:cs="Times New Roman"/>
          <w:i w:val="0"/>
          <w:color w:val="000000" w:themeColor="text1"/>
          <w:sz w:val="24"/>
          <w:szCs w:val="24"/>
        </w:rPr>
        <w:t>)</w:t>
      </w:r>
      <w:r w:rsidR="005749B9" w:rsidRPr="00EB4096">
        <w:rPr>
          <w:rFonts w:ascii="Times New Roman" w:hAnsi="Times New Roman" w:cs="Times New Roman"/>
          <w:i w:val="0"/>
          <w:color w:val="000000" w:themeColor="text1"/>
          <w:sz w:val="24"/>
          <w:szCs w:val="24"/>
        </w:rPr>
        <w:t xml:space="preserve"> in each of the simulation study experiments</w:t>
      </w:r>
      <w:r w:rsidR="005749B9" w:rsidRPr="00EB4096">
        <w:rPr>
          <w:i w:val="0"/>
          <w:color w:val="000000" w:themeColor="text1"/>
          <w:sz w:val="24"/>
          <w:szCs w:val="24"/>
        </w:rPr>
        <w:t>.</w:t>
      </w:r>
      <w:r w:rsidR="005749B9">
        <w:rPr>
          <w:i w:val="0"/>
          <w:color w:val="000000" w:themeColor="text1"/>
          <w:sz w:val="24"/>
          <w:szCs w:val="24"/>
        </w:rPr>
        <w:t xml:space="preserve">  The vertical red lines show the true simulated values of the parameter, the number of fits that are positive definite Hessian (pdH) are given in the top right of each panel</w:t>
      </w:r>
      <w:r w:rsidRPr="00EC4558">
        <w:rPr>
          <w:i w:val="0"/>
          <w:color w:val="000000" w:themeColor="text1"/>
          <w:sz w:val="24"/>
          <w:szCs w:val="24"/>
        </w:rPr>
        <w:t>.</w:t>
      </w:r>
    </w:p>
    <w:p w14:paraId="055C8EAA" w14:textId="07345F74" w:rsidR="00017955" w:rsidRDefault="00017955">
      <w:pPr>
        <w:rPr>
          <w:rFonts w:ascii="Times New Roman" w:hAnsi="Times New Roman" w:cs="Times New Roman"/>
          <w:sz w:val="24"/>
          <w:szCs w:val="24"/>
        </w:rPr>
      </w:pPr>
      <w:r>
        <w:rPr>
          <w:rFonts w:ascii="Times New Roman" w:hAnsi="Times New Roman" w:cs="Times New Roman"/>
          <w:sz w:val="24"/>
          <w:szCs w:val="24"/>
        </w:rPr>
        <w:br w:type="page"/>
      </w:r>
    </w:p>
    <w:p w14:paraId="145F7EAC" w14:textId="77777777" w:rsidR="00EC4558" w:rsidRDefault="005C518B" w:rsidP="00EC4558">
      <w:pPr>
        <w:keepNext/>
        <w:spacing w:line="480" w:lineRule="auto"/>
      </w:pPr>
      <w:r>
        <w:rPr>
          <w:rFonts w:ascii="Times New Roman" w:hAnsi="Times New Roman" w:cs="Times New Roman"/>
          <w:noProof/>
          <w:sz w:val="24"/>
          <w:szCs w:val="24"/>
          <w:lang w:val="en-AU" w:eastAsia="zh-CN"/>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504F432D" w14:textId="4BABD810" w:rsidR="00DB1F0E" w:rsidRDefault="00EC4558" w:rsidP="00B21932">
      <w:pPr>
        <w:pStyle w:val="Caption"/>
        <w:rPr>
          <w:i w:val="0"/>
          <w:color w:val="000000" w:themeColor="text1"/>
          <w:sz w:val="24"/>
          <w:szCs w:val="24"/>
        </w:rPr>
      </w:pPr>
      <w:bookmarkStart w:id="71"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FF1879">
        <w:rPr>
          <w:i w:val="0"/>
          <w:noProof/>
          <w:color w:val="000000" w:themeColor="text1"/>
          <w:sz w:val="24"/>
          <w:szCs w:val="24"/>
        </w:rPr>
        <w:t>10</w:t>
      </w:r>
      <w:r w:rsidRPr="00EC4558">
        <w:rPr>
          <w:i w:val="0"/>
          <w:color w:val="000000" w:themeColor="text1"/>
          <w:sz w:val="24"/>
          <w:szCs w:val="24"/>
        </w:rPr>
        <w:fldChar w:fldCharType="end"/>
      </w:r>
      <w:bookmarkEnd w:id="71"/>
      <w:r w:rsidRPr="00EC4558">
        <w:rPr>
          <w:i w:val="0"/>
          <w:color w:val="000000" w:themeColor="text1"/>
          <w:sz w:val="24"/>
          <w:szCs w:val="24"/>
        </w:rPr>
        <w:t xml:space="preserve">: </w:t>
      </w:r>
      <w:r w:rsidR="00B21932" w:rsidRPr="00EB4096">
        <w:rPr>
          <w:i w:val="0"/>
          <w:color w:val="000000" w:themeColor="text1"/>
          <w:sz w:val="24"/>
          <w:szCs w:val="24"/>
        </w:rPr>
        <w:t>Estimated value</w:t>
      </w:r>
      <w:r w:rsidR="00B21932" w:rsidRPr="00EB4096">
        <w:rPr>
          <w:rFonts w:ascii="Times New Roman" w:hAnsi="Times New Roman" w:cs="Times New Roman"/>
          <w:i w:val="0"/>
          <w:color w:val="000000" w:themeColor="text1"/>
          <w:sz w:val="24"/>
          <w:szCs w:val="24"/>
        </w:rPr>
        <w:t xml:space="preserve"> of</w:t>
      </w:r>
      <w:r w:rsidR="00B21932">
        <w:rPr>
          <w:rFonts w:ascii="Times New Roman" w:hAnsi="Times New Roman" w:cs="Times New Roman"/>
          <w:i w:val="0"/>
          <w:color w:val="000000" w:themeColor="text1"/>
          <w:sz w:val="24"/>
          <w:szCs w:val="24"/>
        </w:rPr>
        <w:t xml:space="preserve"> the</w:t>
      </w:r>
      <w:r w:rsidR="001E66B0">
        <w:rPr>
          <w:rFonts w:ascii="Times New Roman" w:hAnsi="Times New Roman" w:cs="Times New Roman"/>
          <w:i w:val="0"/>
          <w:color w:val="000000" w:themeColor="text1"/>
          <w:sz w:val="24"/>
          <w:szCs w:val="24"/>
        </w:rPr>
        <w:t xml:space="preserve"> magnitude of transient</w:t>
      </w:r>
      <w:r w:rsidR="00B21932">
        <w:rPr>
          <w:rFonts w:ascii="Times New Roman" w:hAnsi="Times New Roman" w:cs="Times New Roman"/>
          <w:i w:val="0"/>
          <w:color w:val="000000" w:themeColor="text1"/>
          <w:sz w:val="24"/>
          <w:szCs w:val="24"/>
        </w:rPr>
        <w:t xml:space="preserve"> variation among individuals</w:t>
      </w:r>
      <w:r w:rsidR="00B21932" w:rsidRPr="008A32D4">
        <w:rPr>
          <w:rFonts w:ascii="Times New Roman" w:hAnsi="Times New Roman" w:cs="Times New Roman"/>
          <w:i w:val="0"/>
          <w:color w:val="000000" w:themeColor="text1"/>
          <w:sz w:val="24"/>
          <w:szCs w:val="24"/>
        </w:rPr>
        <w:t xml:space="preserve"> </w:t>
      </w:r>
      <w:r w:rsidR="00B21932">
        <w:rPr>
          <w:rFonts w:ascii="Times New Roman" w:hAnsi="Times New Roman" w:cs="Times New Roman"/>
          <w:i w:val="0"/>
          <w:color w:val="000000" w:themeColor="text1"/>
          <w:sz w:val="24"/>
          <w:szCs w:val="24"/>
        </w:rPr>
        <w:t>(</w:t>
      </w:r>
      <w:r w:rsidR="00B21932" w:rsidRPr="00EC4558">
        <w:rPr>
          <w:rFonts w:ascii="Times New Roman" w:hAnsi="Times New Roman" w:cs="Times New Roman"/>
          <w:color w:val="000000" w:themeColor="text1"/>
          <w:sz w:val="24"/>
          <w:szCs w:val="24"/>
        </w:rPr>
        <w:t>σ</w:t>
      </w:r>
      <w:r w:rsidR="00142E17">
        <w:rPr>
          <w:rFonts w:ascii="Times New Roman" w:hAnsi="Times New Roman" w:cs="Times New Roman"/>
          <w:color w:val="000000" w:themeColor="text1"/>
          <w:sz w:val="24"/>
          <w:szCs w:val="24"/>
          <w:vertAlign w:val="subscript"/>
        </w:rPr>
        <w:t>z</w:t>
      </w:r>
      <w:r w:rsidR="00B21932">
        <w:rPr>
          <w:rFonts w:ascii="Times New Roman" w:hAnsi="Times New Roman" w:cs="Times New Roman"/>
          <w:i w:val="0"/>
          <w:color w:val="000000" w:themeColor="text1"/>
          <w:sz w:val="24"/>
          <w:szCs w:val="24"/>
        </w:rPr>
        <w:t>)</w:t>
      </w:r>
      <w:r w:rsidR="00B21932" w:rsidRPr="00EB4096">
        <w:rPr>
          <w:rFonts w:ascii="Times New Roman" w:hAnsi="Times New Roman" w:cs="Times New Roman"/>
          <w:i w:val="0"/>
          <w:color w:val="000000" w:themeColor="text1"/>
          <w:sz w:val="24"/>
          <w:szCs w:val="24"/>
        </w:rPr>
        <w:t xml:space="preserve"> in each of the simulation study experiments</w:t>
      </w:r>
      <w:r w:rsidR="00B21932" w:rsidRPr="00EB4096">
        <w:rPr>
          <w:i w:val="0"/>
          <w:color w:val="000000" w:themeColor="text1"/>
          <w:sz w:val="24"/>
          <w:szCs w:val="24"/>
        </w:rPr>
        <w:t>.</w:t>
      </w:r>
      <w:r w:rsidR="00B21932">
        <w:rPr>
          <w:i w:val="0"/>
          <w:color w:val="000000" w:themeColor="text1"/>
          <w:sz w:val="24"/>
          <w:szCs w:val="24"/>
        </w:rPr>
        <w:t xml:space="preserve">  The vertical red lines show the true simulated values of the parameter, the number of fits that are positive definite Hessian (pdH) are given in the top right of each panel</w:t>
      </w:r>
      <w:r w:rsidR="00B21932" w:rsidRPr="00EC4558">
        <w:rPr>
          <w:i w:val="0"/>
          <w:color w:val="000000" w:themeColor="text1"/>
          <w:sz w:val="24"/>
          <w:szCs w:val="24"/>
        </w:rPr>
        <w:t>.</w:t>
      </w:r>
    </w:p>
    <w:p w14:paraId="3F160C85" w14:textId="77777777" w:rsidR="00B21932" w:rsidRPr="00B21932" w:rsidRDefault="00B21932" w:rsidP="00B21932"/>
    <w:sectPr w:rsidR="00B21932" w:rsidRPr="00B21932"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JTT" w:date="2015-02-16T10:52:00Z" w:initials="JT">
    <w:p w14:paraId="640EADA2" w14:textId="77777777" w:rsidR="009D7BCB" w:rsidRPr="00603447" w:rsidRDefault="009D7BCB" w:rsidP="00603447">
      <w:pPr>
        <w:pStyle w:val="Bibliography"/>
        <w:rPr>
          <w:rFonts w:ascii="Times New Roman" w:eastAsia="Calibri" w:hAnsi="Times New Roman" w:cs="Times New Roman"/>
          <w:sz w:val="24"/>
        </w:rPr>
      </w:pPr>
      <w:r>
        <w:rPr>
          <w:rStyle w:val="CommentReference"/>
        </w:rPr>
        <w:annotationRef/>
      </w:r>
      <w:r w:rsidRPr="00603447">
        <w:rPr>
          <w:rFonts w:ascii="Times New Roman" w:eastAsia="Calibri" w:hAnsi="Times New Roman" w:cs="Times New Roman"/>
          <w:sz w:val="24"/>
        </w:rPr>
        <w:fldChar w:fldCharType="begin"/>
      </w:r>
      <w:r w:rsidRPr="00603447">
        <w:rPr>
          <w:rFonts w:ascii="Times New Roman" w:eastAsia="Calibri" w:hAnsi="Times New Roman" w:cs="Times New Roman"/>
          <w:sz w:val="24"/>
        </w:rPr>
        <w:instrText xml:space="preserve"> ADDIN ZOTERO_BIBL {"custom":[]} CSL_BIBLIOGRAPHY </w:instrText>
      </w:r>
      <w:r w:rsidRPr="00603447">
        <w:rPr>
          <w:rFonts w:ascii="Times New Roman" w:eastAsia="Calibri" w:hAnsi="Times New Roman" w:cs="Times New Roman"/>
          <w:sz w:val="24"/>
        </w:rPr>
        <w:fldChar w:fldCharType="separate"/>
      </w:r>
      <w:r w:rsidRPr="00603447">
        <w:rPr>
          <w:rFonts w:ascii="Times New Roman" w:eastAsia="Calibri" w:hAnsi="Times New Roman" w:cs="Times New Roman"/>
          <w:sz w:val="24"/>
        </w:rPr>
        <w:t>Kristensen, K., Nielsen, A., Berg, C.W., Skaug, H., In press. Template Model Builder TMB. J. Stat. Softw.</w:t>
      </w:r>
    </w:p>
    <w:p w14:paraId="4242364D" w14:textId="2227FDE4" w:rsidR="009D7BCB" w:rsidRDefault="009D7BCB" w:rsidP="00603447">
      <w:pPr>
        <w:pStyle w:val="CommentText"/>
      </w:pPr>
      <w:r w:rsidRPr="00603447">
        <w:rPr>
          <w:rFonts w:ascii="Times New Roman" w:eastAsia="Calibri" w:hAnsi="Times New Roman" w:cs="Times New Roman"/>
          <w:sz w:val="24"/>
          <w:szCs w:val="22"/>
        </w:rPr>
        <w:fldChar w:fldCharType="end"/>
      </w:r>
    </w:p>
  </w:comment>
  <w:comment w:id="11" w:author="Darcy Webber" w:date="2015-02-17T13:11:00Z" w:initials="DW">
    <w:p w14:paraId="30B6D5B1" w14:textId="35DF054E" w:rsidR="009D7BCB" w:rsidRDefault="009D7BCB">
      <w:pPr>
        <w:pStyle w:val="CommentText"/>
      </w:pPr>
      <w:r>
        <w:rPr>
          <w:rStyle w:val="CommentReference"/>
        </w:rPr>
        <w:annotationRef/>
      </w:r>
      <w:r>
        <w:t>You may want to read this bit Jim.</w:t>
      </w:r>
    </w:p>
  </w:comment>
  <w:comment w:id="17" w:author="JTT" w:date="2015-02-16T10:52:00Z" w:initials="JT">
    <w:p w14:paraId="31BCD37E" w14:textId="03964F6E" w:rsidR="009D7BCB" w:rsidRDefault="009D7BCB">
      <w:pPr>
        <w:pStyle w:val="CommentText"/>
      </w:pPr>
      <w:r>
        <w:rPr>
          <w:rStyle w:val="CommentReference"/>
        </w:rPr>
        <w:annotationRef/>
      </w:r>
      <w:r>
        <w:t xml:space="preserve">Not included in paper.  </w:t>
      </w:r>
    </w:p>
  </w:comment>
  <w:comment w:id="18" w:author="Darcy Webber" w:date="2015-02-16T10:52:00Z" w:initials="DW">
    <w:p w14:paraId="1CD9F6BE" w14:textId="323E0852" w:rsidR="009D7BCB" w:rsidRDefault="009D7BCB">
      <w:pPr>
        <w:pStyle w:val="CommentText"/>
      </w:pPr>
      <w:r>
        <w:rPr>
          <w:rStyle w:val="CommentReference"/>
        </w:rPr>
        <w:annotationRef/>
      </w:r>
      <w:r>
        <w:t xml:space="preserve">CV of a lognormal  = </w:t>
      </w:r>
    </w:p>
    <w:p w14:paraId="494F8673" w14:textId="2D66F52C" w:rsidR="009D7BCB" w:rsidRDefault="009D7BCB">
      <w:pPr>
        <w:pStyle w:val="CommentText"/>
      </w:pPr>
      <w:r>
        <w:t>sqrt( exp(logSD</w:t>
      </w:r>
      <w:r w:rsidRPr="00086280">
        <w:t>^2)-1 )</w:t>
      </w:r>
      <w:r>
        <w:t xml:space="preserve"> = 0.700 = 70% given logSD = 0.632</w:t>
      </w:r>
    </w:p>
    <w:p w14:paraId="201C6066" w14:textId="77777777" w:rsidR="009D7BCB" w:rsidRDefault="009D7BCB">
      <w:pPr>
        <w:pStyle w:val="CommentText"/>
      </w:pPr>
    </w:p>
  </w:comment>
  <w:comment w:id="19" w:author="JTT" w:date="2015-02-16T10:52:00Z" w:initials="JT">
    <w:p w14:paraId="7A3911E4" w14:textId="3D25B776" w:rsidR="009D7BCB" w:rsidRDefault="009D7BCB">
      <w:pPr>
        <w:pStyle w:val="CommentText"/>
      </w:pPr>
      <w:r>
        <w:rPr>
          <w:rStyle w:val="CommentReference"/>
        </w:rPr>
        <w:annotationRef/>
      </w:r>
      <w:r>
        <w:t>Please tell me if I’m wrong here, but I believe this is defined on the timescale of delta-S</w:t>
      </w:r>
    </w:p>
  </w:comment>
  <w:comment w:id="25" w:author="JTT" w:date="2015-02-16T10:52:00Z" w:initials="JT">
    <w:p w14:paraId="1A1F2963" w14:textId="31E910C9" w:rsidR="009D7BCB" w:rsidRDefault="009D7BCB">
      <w:pPr>
        <w:pStyle w:val="CommentText"/>
      </w:pPr>
      <w:r>
        <w:rPr>
          <w:rStyle w:val="CommentReference"/>
        </w:rPr>
        <w:annotationRef/>
      </w:r>
      <w:r>
        <w:t xml:space="preserve">I don’t think these links are working.  anyway, its Fig. 4 </w:t>
      </w:r>
    </w:p>
  </w:comment>
  <w:comment w:id="26" w:author="Darcy Webber" w:date="2015-02-17T13:18:00Z" w:initials="DW">
    <w:p w14:paraId="6782037D" w14:textId="5DD822B4" w:rsidR="009D7BCB" w:rsidRDefault="009D7BCB">
      <w:pPr>
        <w:pStyle w:val="CommentText"/>
      </w:pPr>
      <w:r>
        <w:rPr>
          <w:rStyle w:val="CommentReference"/>
        </w:rPr>
        <w:annotationRef/>
      </w:r>
      <w:r>
        <w:t>I was talking about figure 5 here, we need a sentence on fig. 5, I put it in below. Or do you want to delete this fig?</w:t>
      </w:r>
    </w:p>
  </w:comment>
  <w:comment w:id="38" w:author="JTT" w:date="2015-02-16T10:52:00Z" w:initials="JT">
    <w:p w14:paraId="3E813A78" w14:textId="4E6976ED" w:rsidR="009D7BCB" w:rsidRDefault="009D7BCB">
      <w:pPr>
        <w:pStyle w:val="CommentText"/>
      </w:pPr>
      <w:r>
        <w:rPr>
          <w:rStyle w:val="CommentReference"/>
        </w:rPr>
        <w:annotationRef/>
      </w:r>
      <w:r>
        <w:t>Please renumber figures in order of references in text.  So these should be fig. 5 and 6.</w:t>
      </w:r>
    </w:p>
  </w:comment>
  <w:comment w:id="39" w:author="Darcy Webber" w:date="2015-02-17T15:00:00Z" w:initials="DW">
    <w:p w14:paraId="0648433F" w14:textId="154159AC" w:rsidR="009D7BCB" w:rsidRDefault="009D7BCB">
      <w:pPr>
        <w:pStyle w:val="CommentText"/>
      </w:pPr>
      <w:r>
        <w:rPr>
          <w:rStyle w:val="CommentReference"/>
        </w:rPr>
        <w:annotationRef/>
      </w:r>
      <w:r>
        <w:t>Should it?</w:t>
      </w:r>
    </w:p>
  </w:comment>
  <w:comment w:id="40" w:author="darcy" w:date="2015-02-16T10:52:00Z" w:initials="d">
    <w:p w14:paraId="6D30B8EB" w14:textId="5292E921" w:rsidR="009D7BCB" w:rsidRDefault="009D7BCB">
      <w:pPr>
        <w:pStyle w:val="CommentText"/>
      </w:pPr>
      <w:r>
        <w:rPr>
          <w:rStyle w:val="CommentReference"/>
        </w:rPr>
        <w:annotationRef/>
      </w:r>
      <w:r>
        <w:t>For which scenario?</w:t>
      </w:r>
    </w:p>
  </w:comment>
  <w:comment w:id="41" w:author="darcy" w:date="2015-02-16T10:52:00Z" w:initials="d">
    <w:p w14:paraId="1DF5F9A7" w14:textId="09CAF4DE" w:rsidR="009D7BCB" w:rsidRDefault="009D7BCB">
      <w:pPr>
        <w:pStyle w:val="CommentText"/>
      </w:pPr>
      <w:r>
        <w:rPr>
          <w:rStyle w:val="CommentReference"/>
        </w:rPr>
        <w:annotationRef/>
      </w:r>
      <w:r>
        <w:t>Which scenario?</w:t>
      </w:r>
    </w:p>
  </w:comment>
  <w:comment w:id="42" w:author="JTT" w:date="2015-02-16T10:52:00Z" w:initials="JT">
    <w:p w14:paraId="5ED5809D" w14:textId="483E285A" w:rsidR="009D7BCB" w:rsidRDefault="009D7BCB">
      <w:pPr>
        <w:pStyle w:val="CommentText"/>
      </w:pPr>
      <w:r>
        <w:rPr>
          <w:rStyle w:val="CommentReference"/>
        </w:rPr>
        <w:annotationRef/>
      </w:r>
      <w:r>
        <w:t>If you are jonesing for some extra work, you could decide on a cut-off for defining precision (i.e., CV among simulation replicates &gt;0.25 is “imprecise”, 0.1&lt;CV&lt;0.25 relatively precise, etc, and standardize our terminology.  not a big deal if uninterested.</w:t>
      </w:r>
    </w:p>
  </w:comment>
  <w:comment w:id="47" w:author="JTT" w:date="2015-02-16T10:57:00Z" w:initials="JT">
    <w:p w14:paraId="422EE9B5" w14:textId="3D65E7AA" w:rsidR="009D7BCB" w:rsidRPr="00D32276" w:rsidRDefault="009D7BCB" w:rsidP="00D32276">
      <w:pPr>
        <w:pStyle w:val="Bibliography"/>
        <w:rPr>
          <w:rFonts w:ascii="Times New Roman" w:eastAsia="Calibri" w:hAnsi="Times New Roman" w:cs="Times New Roman"/>
          <w:sz w:val="24"/>
        </w:rPr>
      </w:pPr>
      <w:r>
        <w:rPr>
          <w:rStyle w:val="CommentReference"/>
        </w:rPr>
        <w:annotationRef/>
      </w:r>
      <w:r w:rsidRPr="00D32276">
        <w:rPr>
          <w:rFonts w:ascii="Times New Roman" w:eastAsia="Calibri" w:hAnsi="Times New Roman" w:cs="Times New Roman"/>
          <w:sz w:val="24"/>
        </w:rPr>
        <w:t>Hordyk, A.R., Lo</w:t>
      </w:r>
      <w:r>
        <w:rPr>
          <w:rFonts w:ascii="Times New Roman" w:eastAsia="Calibri" w:hAnsi="Times New Roman" w:cs="Times New Roman"/>
          <w:sz w:val="24"/>
        </w:rPr>
        <w:t>neragan, N.R., Prince, J.D., In press</w:t>
      </w:r>
      <w:r w:rsidRPr="00D32276">
        <w:rPr>
          <w:rFonts w:ascii="Times New Roman" w:eastAsia="Calibri" w:hAnsi="Times New Roman" w:cs="Times New Roman"/>
          <w:sz w:val="24"/>
        </w:rPr>
        <w:t>. An evaluation of an iterative harvest strategy for data-poor fisheries using the length-based spawning potential ratio assessment methodology. Fish. Res. doi:10.1016/j.fishres.2014.12.018</w:t>
      </w:r>
    </w:p>
    <w:p w14:paraId="6EA11AB4" w14:textId="358A6BF8" w:rsidR="009D7BCB" w:rsidRDefault="009D7BCB">
      <w:pPr>
        <w:pStyle w:val="CommentText"/>
      </w:pPr>
    </w:p>
  </w:comment>
  <w:comment w:id="48" w:author="Darcy Webber" w:date="2015-02-17T13:23:00Z" w:initials="DW">
    <w:p w14:paraId="08DD4A5D" w14:textId="0153724E" w:rsidR="009D7BCB" w:rsidRDefault="009D7BCB">
      <w:pPr>
        <w:pStyle w:val="CommentText"/>
      </w:pPr>
      <w:r>
        <w:rPr>
          <w:rStyle w:val="CommentReference"/>
        </w:rPr>
        <w:annotationRef/>
      </w:r>
      <w:r>
        <w:t>Where’s this from?</w:t>
      </w:r>
    </w:p>
  </w:comment>
  <w:comment w:id="51" w:author="JTT" w:date="2015-02-16T10:52:00Z" w:initials="JT">
    <w:p w14:paraId="64571CDF" w14:textId="77777777" w:rsidR="009D7BCB" w:rsidRPr="00FE736B" w:rsidRDefault="009D7BCB" w:rsidP="00A63F03">
      <w:pPr>
        <w:pStyle w:val="Bibliography"/>
        <w:rPr>
          <w:rFonts w:ascii="Times New Roman" w:hAnsi="Times New Roman" w:cs="Times New Roman"/>
          <w:sz w:val="24"/>
        </w:rPr>
      </w:pPr>
      <w:r>
        <w:rPr>
          <w:rStyle w:val="CommentReference"/>
        </w:rPr>
        <w:annotationRef/>
      </w:r>
      <w:r w:rsidRPr="00980472">
        <w:rPr>
          <w:rFonts w:ascii="Times New Roman" w:hAnsi="Times New Roman" w:cs="Times New Roman"/>
          <w:sz w:val="24"/>
        </w:rPr>
        <w:t xml:space="preserve"> </w:t>
      </w:r>
      <w:r w:rsidRPr="00FE736B">
        <w:rPr>
          <w:rFonts w:ascii="Times New Roman" w:hAnsi="Times New Roman" w:cs="Times New Roman"/>
          <w:sz w:val="24"/>
        </w:rPr>
        <w:t>Eveson, J.P., Laslett, G.M., Polacheck, T., 2004. An integrated model for growth incorporating tag recapture, length frequency, and direct aging data. Can. J. Fish. Aquat. Sci. 61, 292–306.</w:t>
      </w:r>
    </w:p>
    <w:p w14:paraId="7CFB7FC2" w14:textId="77777777" w:rsidR="009D7BCB" w:rsidRDefault="009D7BCB" w:rsidP="00A63F03">
      <w:pPr>
        <w:pStyle w:val="CommentText"/>
      </w:pPr>
    </w:p>
  </w:comment>
  <w:comment w:id="53" w:author="darcy" w:date="2015-02-16T10:52:00Z" w:initials="d">
    <w:p w14:paraId="64062209" w14:textId="11A3E023" w:rsidR="009D7BCB" w:rsidRDefault="009D7BCB">
      <w:pPr>
        <w:pStyle w:val="CommentText"/>
      </w:pPr>
      <w:r>
        <w:rPr>
          <w:rStyle w:val="CommentReference"/>
        </w:rPr>
        <w:annotationRef/>
      </w:r>
      <w:r>
        <w:t>What are the units for these highlighted cells? Could you just double check these for me please Jim?</w:t>
      </w:r>
    </w:p>
  </w:comment>
  <w:comment w:id="64" w:author="Darcy Webber" w:date="2015-02-17T15:03:00Z" w:initials="DW">
    <w:p w14:paraId="58ED6FEC" w14:textId="1DBFF746" w:rsidR="009D7BCB" w:rsidRDefault="009D7BCB">
      <w:pPr>
        <w:pStyle w:val="CommentText"/>
      </w:pPr>
      <w:r>
        <w:rPr>
          <w:rStyle w:val="CommentReference"/>
        </w:rPr>
        <w:annotationRef/>
      </w:r>
      <w:r>
        <w:t>Should I collapse this fig by sex? (as we don’t model transient variation by sex). What should the y axis labels say? Res_z1 etc is not very good.</w:t>
      </w:r>
    </w:p>
  </w:comment>
  <w:comment w:id="67" w:author="JTT" w:date="2015-02-16T10:52:00Z" w:initials="JT">
    <w:p w14:paraId="2AE68623" w14:textId="2D0E41B4" w:rsidR="009D7BCB" w:rsidRDefault="009D7BCB">
      <w:pPr>
        <w:pStyle w:val="CommentText"/>
      </w:pPr>
      <w:r>
        <w:rPr>
          <w:rStyle w:val="CommentReference"/>
        </w:rPr>
        <w:annotationRef/>
      </w:r>
      <w:r>
        <w:t>These will need captions on the outer left-hand side (“Sample size”) and outer top-side (“Estimation model”)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42364D" w15:done="0"/>
  <w15:commentEx w15:paraId="30B6D5B1" w15:done="0"/>
  <w15:commentEx w15:paraId="31BCD37E" w15:done="0"/>
  <w15:commentEx w15:paraId="201C6066" w15:done="0"/>
  <w15:commentEx w15:paraId="7A3911E4" w15:done="0"/>
  <w15:commentEx w15:paraId="1A1F2963" w15:done="0"/>
  <w15:commentEx w15:paraId="6782037D" w15:paraIdParent="1A1F2963" w15:done="0"/>
  <w15:commentEx w15:paraId="3E813A78" w15:done="0"/>
  <w15:commentEx w15:paraId="0648433F" w15:paraIdParent="3E813A78" w15:done="0"/>
  <w15:commentEx w15:paraId="6D30B8EB" w15:done="0"/>
  <w15:commentEx w15:paraId="1DF5F9A7" w15:done="0"/>
  <w15:commentEx w15:paraId="5ED5809D" w15:done="0"/>
  <w15:commentEx w15:paraId="6EA11AB4" w15:done="0"/>
  <w15:commentEx w15:paraId="08DD4A5D" w15:done="0"/>
  <w15:commentEx w15:paraId="7CFB7FC2" w15:done="0"/>
  <w15:commentEx w15:paraId="64062209" w15:done="0"/>
  <w15:commentEx w15:paraId="58ED6FEC" w15:done="0"/>
  <w15:commentEx w15:paraId="2AE686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1567B" w14:textId="77777777" w:rsidR="009D7BCB" w:rsidRDefault="009D7BCB" w:rsidP="00D21621">
      <w:pPr>
        <w:spacing w:after="0" w:line="240" w:lineRule="auto"/>
      </w:pPr>
      <w:r>
        <w:separator/>
      </w:r>
    </w:p>
  </w:endnote>
  <w:endnote w:type="continuationSeparator" w:id="0">
    <w:p w14:paraId="6BFA0FA3" w14:textId="77777777" w:rsidR="009D7BCB" w:rsidRDefault="009D7BCB"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679437"/>
      <w:docPartObj>
        <w:docPartGallery w:val="Page Numbers (Bottom of Page)"/>
        <w:docPartUnique/>
      </w:docPartObj>
    </w:sdtPr>
    <w:sdtContent>
      <w:p w14:paraId="4A4BC7A2" w14:textId="77777777" w:rsidR="009D7BCB" w:rsidRDefault="009D7BCB">
        <w:pPr>
          <w:pStyle w:val="Footer"/>
          <w:jc w:val="center"/>
        </w:pPr>
        <w:r>
          <w:fldChar w:fldCharType="begin"/>
        </w:r>
        <w:r>
          <w:instrText xml:space="preserve"> PAGE   \* MERGEFORMAT </w:instrText>
        </w:r>
        <w:r>
          <w:fldChar w:fldCharType="separate"/>
        </w:r>
        <w:r w:rsidR="00491B36">
          <w:rPr>
            <w:noProof/>
          </w:rPr>
          <w:t>1</w:t>
        </w:r>
        <w:r>
          <w:rPr>
            <w:noProof/>
          </w:rPr>
          <w:fldChar w:fldCharType="end"/>
        </w:r>
      </w:p>
    </w:sdtContent>
  </w:sdt>
  <w:p w14:paraId="5836647F" w14:textId="77777777" w:rsidR="009D7BCB" w:rsidRDefault="009D7B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7F9A29" w14:textId="77777777" w:rsidR="009D7BCB" w:rsidRDefault="009D7BCB" w:rsidP="00D21621">
      <w:pPr>
        <w:spacing w:after="0" w:line="240" w:lineRule="auto"/>
      </w:pPr>
      <w:r>
        <w:separator/>
      </w:r>
    </w:p>
  </w:footnote>
  <w:footnote w:type="continuationSeparator" w:id="0">
    <w:p w14:paraId="049D3C67" w14:textId="77777777" w:rsidR="009D7BCB" w:rsidRDefault="009D7BCB"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37FDA"/>
    <w:multiLevelType w:val="hybridMultilevel"/>
    <w:tmpl w:val="E6B08D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2A25410"/>
    <w:multiLevelType w:val="hybridMultilevel"/>
    <w:tmpl w:val="592A0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7DB30202"/>
    <w:multiLevelType w:val="hybridMultilevel"/>
    <w:tmpl w:val="5D0E63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9"/>
  </w:num>
  <w:num w:numId="5">
    <w:abstractNumId w:val="8"/>
  </w:num>
  <w:num w:numId="6">
    <w:abstractNumId w:val="7"/>
  </w:num>
  <w:num w:numId="7">
    <w:abstractNumId w:val="5"/>
  </w:num>
  <w:num w:numId="8">
    <w:abstractNumId w:val="3"/>
  </w:num>
  <w:num w:numId="9">
    <w:abstractNumId w:val="10"/>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4650"/>
    <w:rsid w:val="0000537E"/>
    <w:rsid w:val="00005BFC"/>
    <w:rsid w:val="00007EFD"/>
    <w:rsid w:val="00011AF6"/>
    <w:rsid w:val="000162BC"/>
    <w:rsid w:val="00017955"/>
    <w:rsid w:val="0002251C"/>
    <w:rsid w:val="00022847"/>
    <w:rsid w:val="00023DDB"/>
    <w:rsid w:val="000248F4"/>
    <w:rsid w:val="00024E4F"/>
    <w:rsid w:val="00027299"/>
    <w:rsid w:val="00031891"/>
    <w:rsid w:val="0003571C"/>
    <w:rsid w:val="00036315"/>
    <w:rsid w:val="0004100A"/>
    <w:rsid w:val="00041488"/>
    <w:rsid w:val="00044487"/>
    <w:rsid w:val="000454E4"/>
    <w:rsid w:val="0004710D"/>
    <w:rsid w:val="00050DB0"/>
    <w:rsid w:val="00051BF5"/>
    <w:rsid w:val="00052E35"/>
    <w:rsid w:val="000575B1"/>
    <w:rsid w:val="000621C9"/>
    <w:rsid w:val="0006538D"/>
    <w:rsid w:val="000654FE"/>
    <w:rsid w:val="00066536"/>
    <w:rsid w:val="00067354"/>
    <w:rsid w:val="00070308"/>
    <w:rsid w:val="00071680"/>
    <w:rsid w:val="000733CF"/>
    <w:rsid w:val="000746E4"/>
    <w:rsid w:val="00074E82"/>
    <w:rsid w:val="00075C75"/>
    <w:rsid w:val="000806BE"/>
    <w:rsid w:val="00080C29"/>
    <w:rsid w:val="00082B77"/>
    <w:rsid w:val="000855AF"/>
    <w:rsid w:val="00086280"/>
    <w:rsid w:val="000862E4"/>
    <w:rsid w:val="0009167D"/>
    <w:rsid w:val="00091C30"/>
    <w:rsid w:val="00093192"/>
    <w:rsid w:val="00093981"/>
    <w:rsid w:val="00094B30"/>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2205"/>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0508"/>
    <w:rsid w:val="00101F69"/>
    <w:rsid w:val="0010212C"/>
    <w:rsid w:val="00103DE1"/>
    <w:rsid w:val="00103F5A"/>
    <w:rsid w:val="0010514B"/>
    <w:rsid w:val="0010657A"/>
    <w:rsid w:val="00107FA5"/>
    <w:rsid w:val="00110AFC"/>
    <w:rsid w:val="001118E8"/>
    <w:rsid w:val="00111960"/>
    <w:rsid w:val="00111BF5"/>
    <w:rsid w:val="00116874"/>
    <w:rsid w:val="001169CD"/>
    <w:rsid w:val="00122FC8"/>
    <w:rsid w:val="00127A2A"/>
    <w:rsid w:val="00130716"/>
    <w:rsid w:val="00133C54"/>
    <w:rsid w:val="001342EF"/>
    <w:rsid w:val="001400CD"/>
    <w:rsid w:val="00141584"/>
    <w:rsid w:val="00142E17"/>
    <w:rsid w:val="00147A67"/>
    <w:rsid w:val="00147DC4"/>
    <w:rsid w:val="00151660"/>
    <w:rsid w:val="00152E1A"/>
    <w:rsid w:val="00154457"/>
    <w:rsid w:val="00157581"/>
    <w:rsid w:val="00160678"/>
    <w:rsid w:val="00160BE9"/>
    <w:rsid w:val="00161E13"/>
    <w:rsid w:val="00166624"/>
    <w:rsid w:val="00167406"/>
    <w:rsid w:val="00170478"/>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3F2B"/>
    <w:rsid w:val="001B42E3"/>
    <w:rsid w:val="001B594F"/>
    <w:rsid w:val="001B751D"/>
    <w:rsid w:val="001C1FF3"/>
    <w:rsid w:val="001C30F9"/>
    <w:rsid w:val="001C3BA8"/>
    <w:rsid w:val="001C3FC3"/>
    <w:rsid w:val="001C4ABE"/>
    <w:rsid w:val="001C6389"/>
    <w:rsid w:val="001C6BAD"/>
    <w:rsid w:val="001C739A"/>
    <w:rsid w:val="001D0CE3"/>
    <w:rsid w:val="001D1331"/>
    <w:rsid w:val="001D4B5F"/>
    <w:rsid w:val="001D5B61"/>
    <w:rsid w:val="001D5C5A"/>
    <w:rsid w:val="001E3908"/>
    <w:rsid w:val="001E557E"/>
    <w:rsid w:val="001E61E7"/>
    <w:rsid w:val="001E66B0"/>
    <w:rsid w:val="001E733D"/>
    <w:rsid w:val="001E7A80"/>
    <w:rsid w:val="001F0484"/>
    <w:rsid w:val="001F2C5D"/>
    <w:rsid w:val="001F3564"/>
    <w:rsid w:val="001F3768"/>
    <w:rsid w:val="001F4C72"/>
    <w:rsid w:val="001F5B03"/>
    <w:rsid w:val="001F7B3F"/>
    <w:rsid w:val="00200293"/>
    <w:rsid w:val="00201D26"/>
    <w:rsid w:val="002031BF"/>
    <w:rsid w:val="00203607"/>
    <w:rsid w:val="00207CF0"/>
    <w:rsid w:val="002108D2"/>
    <w:rsid w:val="00211D58"/>
    <w:rsid w:val="00214DCF"/>
    <w:rsid w:val="00215572"/>
    <w:rsid w:val="00217144"/>
    <w:rsid w:val="00217612"/>
    <w:rsid w:val="002205D4"/>
    <w:rsid w:val="00222EE1"/>
    <w:rsid w:val="0022403C"/>
    <w:rsid w:val="002243BC"/>
    <w:rsid w:val="00225805"/>
    <w:rsid w:val="00227596"/>
    <w:rsid w:val="00230447"/>
    <w:rsid w:val="002310D4"/>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52E62"/>
    <w:rsid w:val="002547FF"/>
    <w:rsid w:val="002632EC"/>
    <w:rsid w:val="002640BE"/>
    <w:rsid w:val="002648DA"/>
    <w:rsid w:val="00266774"/>
    <w:rsid w:val="00267F8A"/>
    <w:rsid w:val="00271160"/>
    <w:rsid w:val="00274E32"/>
    <w:rsid w:val="00276006"/>
    <w:rsid w:val="0027649E"/>
    <w:rsid w:val="002804A5"/>
    <w:rsid w:val="00281D5B"/>
    <w:rsid w:val="00281EFE"/>
    <w:rsid w:val="002820F4"/>
    <w:rsid w:val="00284FCE"/>
    <w:rsid w:val="00285C62"/>
    <w:rsid w:val="0029591B"/>
    <w:rsid w:val="00296287"/>
    <w:rsid w:val="00297EDF"/>
    <w:rsid w:val="002A0128"/>
    <w:rsid w:val="002A3F7F"/>
    <w:rsid w:val="002A5980"/>
    <w:rsid w:val="002A6000"/>
    <w:rsid w:val="002B0838"/>
    <w:rsid w:val="002B16C1"/>
    <w:rsid w:val="002B4908"/>
    <w:rsid w:val="002B6CD6"/>
    <w:rsid w:val="002C220A"/>
    <w:rsid w:val="002C5016"/>
    <w:rsid w:val="002C582E"/>
    <w:rsid w:val="002C6717"/>
    <w:rsid w:val="002C694D"/>
    <w:rsid w:val="002D137D"/>
    <w:rsid w:val="002E0656"/>
    <w:rsid w:val="002E4768"/>
    <w:rsid w:val="002E7AC8"/>
    <w:rsid w:val="002F3191"/>
    <w:rsid w:val="002F4139"/>
    <w:rsid w:val="002F5DBF"/>
    <w:rsid w:val="002F5E19"/>
    <w:rsid w:val="002F7FA1"/>
    <w:rsid w:val="00301EB5"/>
    <w:rsid w:val="00302FC2"/>
    <w:rsid w:val="00306537"/>
    <w:rsid w:val="00307F62"/>
    <w:rsid w:val="00311339"/>
    <w:rsid w:val="00311958"/>
    <w:rsid w:val="00311ECD"/>
    <w:rsid w:val="00321705"/>
    <w:rsid w:val="00322CBE"/>
    <w:rsid w:val="00323266"/>
    <w:rsid w:val="0032434D"/>
    <w:rsid w:val="00325D5D"/>
    <w:rsid w:val="00326FDA"/>
    <w:rsid w:val="003335B0"/>
    <w:rsid w:val="00333B71"/>
    <w:rsid w:val="003372B6"/>
    <w:rsid w:val="0033736C"/>
    <w:rsid w:val="00341937"/>
    <w:rsid w:val="0034763E"/>
    <w:rsid w:val="00347984"/>
    <w:rsid w:val="0035468C"/>
    <w:rsid w:val="0035645B"/>
    <w:rsid w:val="0036274A"/>
    <w:rsid w:val="00367691"/>
    <w:rsid w:val="00367975"/>
    <w:rsid w:val="00371EC9"/>
    <w:rsid w:val="00374476"/>
    <w:rsid w:val="0037498F"/>
    <w:rsid w:val="00374F6C"/>
    <w:rsid w:val="00375014"/>
    <w:rsid w:val="003767B6"/>
    <w:rsid w:val="00376AEF"/>
    <w:rsid w:val="0038027B"/>
    <w:rsid w:val="0038117F"/>
    <w:rsid w:val="003819DE"/>
    <w:rsid w:val="003827F9"/>
    <w:rsid w:val="00383A7C"/>
    <w:rsid w:val="00384497"/>
    <w:rsid w:val="0039115C"/>
    <w:rsid w:val="003914E0"/>
    <w:rsid w:val="00396C45"/>
    <w:rsid w:val="003A28BE"/>
    <w:rsid w:val="003A2EDF"/>
    <w:rsid w:val="003A3279"/>
    <w:rsid w:val="003A4C56"/>
    <w:rsid w:val="003B1F46"/>
    <w:rsid w:val="003B2528"/>
    <w:rsid w:val="003B2E52"/>
    <w:rsid w:val="003B2E6A"/>
    <w:rsid w:val="003B31E8"/>
    <w:rsid w:val="003B460F"/>
    <w:rsid w:val="003B7A48"/>
    <w:rsid w:val="003C00F6"/>
    <w:rsid w:val="003C0181"/>
    <w:rsid w:val="003C1225"/>
    <w:rsid w:val="003C21A0"/>
    <w:rsid w:val="003C348C"/>
    <w:rsid w:val="003C6177"/>
    <w:rsid w:val="003C64A7"/>
    <w:rsid w:val="003C6CBA"/>
    <w:rsid w:val="003C710C"/>
    <w:rsid w:val="003D2F97"/>
    <w:rsid w:val="003D502A"/>
    <w:rsid w:val="003D5855"/>
    <w:rsid w:val="003E048C"/>
    <w:rsid w:val="003E0E41"/>
    <w:rsid w:val="003E7181"/>
    <w:rsid w:val="003F36DA"/>
    <w:rsid w:val="003F7199"/>
    <w:rsid w:val="004009B8"/>
    <w:rsid w:val="00401AC2"/>
    <w:rsid w:val="00402E5D"/>
    <w:rsid w:val="0040350C"/>
    <w:rsid w:val="00403FA5"/>
    <w:rsid w:val="004046DF"/>
    <w:rsid w:val="00404A48"/>
    <w:rsid w:val="00404D35"/>
    <w:rsid w:val="004057EC"/>
    <w:rsid w:val="00407481"/>
    <w:rsid w:val="00410ED6"/>
    <w:rsid w:val="004161BB"/>
    <w:rsid w:val="00417613"/>
    <w:rsid w:val="004213C9"/>
    <w:rsid w:val="00421673"/>
    <w:rsid w:val="00422C0C"/>
    <w:rsid w:val="00423124"/>
    <w:rsid w:val="00424CBA"/>
    <w:rsid w:val="00427A8C"/>
    <w:rsid w:val="004319AD"/>
    <w:rsid w:val="00432305"/>
    <w:rsid w:val="00437753"/>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2DD"/>
    <w:rsid w:val="00477473"/>
    <w:rsid w:val="00477ABC"/>
    <w:rsid w:val="00477ACC"/>
    <w:rsid w:val="004823D8"/>
    <w:rsid w:val="00484C5B"/>
    <w:rsid w:val="004850C6"/>
    <w:rsid w:val="004871D1"/>
    <w:rsid w:val="004908BD"/>
    <w:rsid w:val="00491851"/>
    <w:rsid w:val="00491B36"/>
    <w:rsid w:val="00491E8E"/>
    <w:rsid w:val="004922C2"/>
    <w:rsid w:val="0049618E"/>
    <w:rsid w:val="004966B2"/>
    <w:rsid w:val="00496EE4"/>
    <w:rsid w:val="00497E1D"/>
    <w:rsid w:val="004A0C2D"/>
    <w:rsid w:val="004A1004"/>
    <w:rsid w:val="004A1830"/>
    <w:rsid w:val="004A3333"/>
    <w:rsid w:val="004A6E32"/>
    <w:rsid w:val="004B098E"/>
    <w:rsid w:val="004B0F74"/>
    <w:rsid w:val="004B1687"/>
    <w:rsid w:val="004B192B"/>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2F46"/>
    <w:rsid w:val="00503819"/>
    <w:rsid w:val="00503913"/>
    <w:rsid w:val="00507964"/>
    <w:rsid w:val="005104DC"/>
    <w:rsid w:val="005117B2"/>
    <w:rsid w:val="00515B38"/>
    <w:rsid w:val="00520F3F"/>
    <w:rsid w:val="00522C9C"/>
    <w:rsid w:val="00523628"/>
    <w:rsid w:val="0052452D"/>
    <w:rsid w:val="005246DA"/>
    <w:rsid w:val="0052594F"/>
    <w:rsid w:val="0052636B"/>
    <w:rsid w:val="00526985"/>
    <w:rsid w:val="00526AE6"/>
    <w:rsid w:val="005329C2"/>
    <w:rsid w:val="0053450D"/>
    <w:rsid w:val="00540FE9"/>
    <w:rsid w:val="00541045"/>
    <w:rsid w:val="005457E2"/>
    <w:rsid w:val="00546EC1"/>
    <w:rsid w:val="00547C69"/>
    <w:rsid w:val="005503EB"/>
    <w:rsid w:val="00550A9A"/>
    <w:rsid w:val="00551295"/>
    <w:rsid w:val="00552BF7"/>
    <w:rsid w:val="00557AA1"/>
    <w:rsid w:val="005602ED"/>
    <w:rsid w:val="00563244"/>
    <w:rsid w:val="0056575C"/>
    <w:rsid w:val="00570D16"/>
    <w:rsid w:val="00572C51"/>
    <w:rsid w:val="00573322"/>
    <w:rsid w:val="005745C0"/>
    <w:rsid w:val="005749B9"/>
    <w:rsid w:val="005779DB"/>
    <w:rsid w:val="00577B8B"/>
    <w:rsid w:val="00581C85"/>
    <w:rsid w:val="005826AA"/>
    <w:rsid w:val="00582B4D"/>
    <w:rsid w:val="00583292"/>
    <w:rsid w:val="00584E95"/>
    <w:rsid w:val="00584EB3"/>
    <w:rsid w:val="00585AA2"/>
    <w:rsid w:val="0058677D"/>
    <w:rsid w:val="00587399"/>
    <w:rsid w:val="005947B5"/>
    <w:rsid w:val="0059664C"/>
    <w:rsid w:val="005A1EE7"/>
    <w:rsid w:val="005A2009"/>
    <w:rsid w:val="005A4504"/>
    <w:rsid w:val="005A47AA"/>
    <w:rsid w:val="005A5B5F"/>
    <w:rsid w:val="005A6B6E"/>
    <w:rsid w:val="005B5EB8"/>
    <w:rsid w:val="005B705A"/>
    <w:rsid w:val="005C0572"/>
    <w:rsid w:val="005C081F"/>
    <w:rsid w:val="005C15FC"/>
    <w:rsid w:val="005C15FD"/>
    <w:rsid w:val="005C2C25"/>
    <w:rsid w:val="005C518B"/>
    <w:rsid w:val="005C6FB0"/>
    <w:rsid w:val="005E3599"/>
    <w:rsid w:val="005F0B74"/>
    <w:rsid w:val="005F1B2D"/>
    <w:rsid w:val="005F4D7C"/>
    <w:rsid w:val="005F533B"/>
    <w:rsid w:val="005F5898"/>
    <w:rsid w:val="0060060B"/>
    <w:rsid w:val="006020A2"/>
    <w:rsid w:val="006024D6"/>
    <w:rsid w:val="00602B4F"/>
    <w:rsid w:val="00603166"/>
    <w:rsid w:val="0060336D"/>
    <w:rsid w:val="00603447"/>
    <w:rsid w:val="00605588"/>
    <w:rsid w:val="00606B2E"/>
    <w:rsid w:val="0060754B"/>
    <w:rsid w:val="00611502"/>
    <w:rsid w:val="00611A3B"/>
    <w:rsid w:val="00613C92"/>
    <w:rsid w:val="006165AB"/>
    <w:rsid w:val="006170A6"/>
    <w:rsid w:val="0061737A"/>
    <w:rsid w:val="00620775"/>
    <w:rsid w:val="00626350"/>
    <w:rsid w:val="00627EEB"/>
    <w:rsid w:val="0063297E"/>
    <w:rsid w:val="00633F3A"/>
    <w:rsid w:val="00634CE3"/>
    <w:rsid w:val="00635613"/>
    <w:rsid w:val="00637679"/>
    <w:rsid w:val="006422CA"/>
    <w:rsid w:val="00652704"/>
    <w:rsid w:val="006527AD"/>
    <w:rsid w:val="00653368"/>
    <w:rsid w:val="006548B2"/>
    <w:rsid w:val="00655AED"/>
    <w:rsid w:val="00657CB4"/>
    <w:rsid w:val="0066474E"/>
    <w:rsid w:val="00664DC4"/>
    <w:rsid w:val="006715A8"/>
    <w:rsid w:val="00672E69"/>
    <w:rsid w:val="00672EE4"/>
    <w:rsid w:val="00676EEE"/>
    <w:rsid w:val="006815FB"/>
    <w:rsid w:val="00683C7E"/>
    <w:rsid w:val="006845B6"/>
    <w:rsid w:val="00684E7C"/>
    <w:rsid w:val="006866C0"/>
    <w:rsid w:val="006926FC"/>
    <w:rsid w:val="00693838"/>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470E"/>
    <w:rsid w:val="006D5165"/>
    <w:rsid w:val="006D5E13"/>
    <w:rsid w:val="006D67B2"/>
    <w:rsid w:val="006D7AFB"/>
    <w:rsid w:val="006E0040"/>
    <w:rsid w:val="006E2633"/>
    <w:rsid w:val="006E348B"/>
    <w:rsid w:val="006E7D01"/>
    <w:rsid w:val="006F0985"/>
    <w:rsid w:val="006F4244"/>
    <w:rsid w:val="006F6432"/>
    <w:rsid w:val="0070070B"/>
    <w:rsid w:val="00701A4B"/>
    <w:rsid w:val="00702AE4"/>
    <w:rsid w:val="007034F9"/>
    <w:rsid w:val="0070458D"/>
    <w:rsid w:val="007061BB"/>
    <w:rsid w:val="00706F6D"/>
    <w:rsid w:val="00710EB7"/>
    <w:rsid w:val="00711318"/>
    <w:rsid w:val="0071213B"/>
    <w:rsid w:val="00717920"/>
    <w:rsid w:val="00720F73"/>
    <w:rsid w:val="00721C1F"/>
    <w:rsid w:val="007233F4"/>
    <w:rsid w:val="00723CCB"/>
    <w:rsid w:val="00724700"/>
    <w:rsid w:val="00726AF6"/>
    <w:rsid w:val="00726B06"/>
    <w:rsid w:val="00730810"/>
    <w:rsid w:val="00732B0D"/>
    <w:rsid w:val="00733167"/>
    <w:rsid w:val="0073529C"/>
    <w:rsid w:val="00735766"/>
    <w:rsid w:val="007360A0"/>
    <w:rsid w:val="0073635D"/>
    <w:rsid w:val="00741AEA"/>
    <w:rsid w:val="00743673"/>
    <w:rsid w:val="007476FC"/>
    <w:rsid w:val="00747759"/>
    <w:rsid w:val="00747FF6"/>
    <w:rsid w:val="007513F7"/>
    <w:rsid w:val="00752FAC"/>
    <w:rsid w:val="00754FB9"/>
    <w:rsid w:val="0075665D"/>
    <w:rsid w:val="00760DB1"/>
    <w:rsid w:val="00772D9F"/>
    <w:rsid w:val="00772E4B"/>
    <w:rsid w:val="0077377F"/>
    <w:rsid w:val="007773A0"/>
    <w:rsid w:val="0078226B"/>
    <w:rsid w:val="007910B0"/>
    <w:rsid w:val="00793365"/>
    <w:rsid w:val="00793629"/>
    <w:rsid w:val="00795ABC"/>
    <w:rsid w:val="00795CB0"/>
    <w:rsid w:val="00797ECF"/>
    <w:rsid w:val="007A06A1"/>
    <w:rsid w:val="007A0F09"/>
    <w:rsid w:val="007A13BB"/>
    <w:rsid w:val="007A2E69"/>
    <w:rsid w:val="007A2F00"/>
    <w:rsid w:val="007A5137"/>
    <w:rsid w:val="007A7191"/>
    <w:rsid w:val="007B0D66"/>
    <w:rsid w:val="007B4AB3"/>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3C1E"/>
    <w:rsid w:val="007E4FA6"/>
    <w:rsid w:val="007E7EAA"/>
    <w:rsid w:val="007F18A7"/>
    <w:rsid w:val="007F3AEA"/>
    <w:rsid w:val="007F421D"/>
    <w:rsid w:val="007F441A"/>
    <w:rsid w:val="0080001A"/>
    <w:rsid w:val="00800D3D"/>
    <w:rsid w:val="00800D8D"/>
    <w:rsid w:val="00801518"/>
    <w:rsid w:val="00804B23"/>
    <w:rsid w:val="008063C7"/>
    <w:rsid w:val="00806E4F"/>
    <w:rsid w:val="00807236"/>
    <w:rsid w:val="008100AA"/>
    <w:rsid w:val="00810461"/>
    <w:rsid w:val="00810AB2"/>
    <w:rsid w:val="00812728"/>
    <w:rsid w:val="00812CDB"/>
    <w:rsid w:val="008132F5"/>
    <w:rsid w:val="00814504"/>
    <w:rsid w:val="00814F05"/>
    <w:rsid w:val="00817B08"/>
    <w:rsid w:val="008209A2"/>
    <w:rsid w:val="0082302D"/>
    <w:rsid w:val="00826684"/>
    <w:rsid w:val="00827467"/>
    <w:rsid w:val="00827676"/>
    <w:rsid w:val="00830661"/>
    <w:rsid w:val="00831FF0"/>
    <w:rsid w:val="008327ED"/>
    <w:rsid w:val="00833712"/>
    <w:rsid w:val="00834608"/>
    <w:rsid w:val="008357CD"/>
    <w:rsid w:val="008374FC"/>
    <w:rsid w:val="00840BBD"/>
    <w:rsid w:val="008411C1"/>
    <w:rsid w:val="00841322"/>
    <w:rsid w:val="008413DE"/>
    <w:rsid w:val="00842DDE"/>
    <w:rsid w:val="00843FF9"/>
    <w:rsid w:val="00844A3B"/>
    <w:rsid w:val="00844CAA"/>
    <w:rsid w:val="00846372"/>
    <w:rsid w:val="00846829"/>
    <w:rsid w:val="00853016"/>
    <w:rsid w:val="008532F6"/>
    <w:rsid w:val="008549DA"/>
    <w:rsid w:val="008549E8"/>
    <w:rsid w:val="00855696"/>
    <w:rsid w:val="0085574F"/>
    <w:rsid w:val="008558B5"/>
    <w:rsid w:val="00856A6B"/>
    <w:rsid w:val="008574DE"/>
    <w:rsid w:val="00861AFB"/>
    <w:rsid w:val="00866BA4"/>
    <w:rsid w:val="00870ACE"/>
    <w:rsid w:val="008717A7"/>
    <w:rsid w:val="008725D9"/>
    <w:rsid w:val="0087348C"/>
    <w:rsid w:val="00875E7E"/>
    <w:rsid w:val="00875F14"/>
    <w:rsid w:val="0088056C"/>
    <w:rsid w:val="0088078F"/>
    <w:rsid w:val="008814F8"/>
    <w:rsid w:val="00882CD4"/>
    <w:rsid w:val="00883C74"/>
    <w:rsid w:val="00884528"/>
    <w:rsid w:val="00886A47"/>
    <w:rsid w:val="0089043B"/>
    <w:rsid w:val="00890EE0"/>
    <w:rsid w:val="008959AA"/>
    <w:rsid w:val="00896200"/>
    <w:rsid w:val="00896BD0"/>
    <w:rsid w:val="00897842"/>
    <w:rsid w:val="008A0E64"/>
    <w:rsid w:val="008A1964"/>
    <w:rsid w:val="008A1A12"/>
    <w:rsid w:val="008A1CDC"/>
    <w:rsid w:val="008A237F"/>
    <w:rsid w:val="008A32D4"/>
    <w:rsid w:val="008A434A"/>
    <w:rsid w:val="008A4362"/>
    <w:rsid w:val="008A49FF"/>
    <w:rsid w:val="008A61B3"/>
    <w:rsid w:val="008A67B1"/>
    <w:rsid w:val="008A76DE"/>
    <w:rsid w:val="008B5C34"/>
    <w:rsid w:val="008C612C"/>
    <w:rsid w:val="008C7712"/>
    <w:rsid w:val="008D1B58"/>
    <w:rsid w:val="008D1ECE"/>
    <w:rsid w:val="008D1EF6"/>
    <w:rsid w:val="008D29C2"/>
    <w:rsid w:val="008D4AE9"/>
    <w:rsid w:val="008D585D"/>
    <w:rsid w:val="008D7D8C"/>
    <w:rsid w:val="008D7EBC"/>
    <w:rsid w:val="008E1438"/>
    <w:rsid w:val="008E2586"/>
    <w:rsid w:val="008E2EE7"/>
    <w:rsid w:val="008E3AF9"/>
    <w:rsid w:val="008E3F5B"/>
    <w:rsid w:val="008E499E"/>
    <w:rsid w:val="008E5E33"/>
    <w:rsid w:val="008E66D1"/>
    <w:rsid w:val="008E7084"/>
    <w:rsid w:val="008E7432"/>
    <w:rsid w:val="008F3073"/>
    <w:rsid w:val="008F681F"/>
    <w:rsid w:val="008F76EB"/>
    <w:rsid w:val="008F7DF3"/>
    <w:rsid w:val="0090245F"/>
    <w:rsid w:val="00902509"/>
    <w:rsid w:val="00902C41"/>
    <w:rsid w:val="009040F6"/>
    <w:rsid w:val="009074E4"/>
    <w:rsid w:val="00907D48"/>
    <w:rsid w:val="0091722D"/>
    <w:rsid w:val="00920BBF"/>
    <w:rsid w:val="00922696"/>
    <w:rsid w:val="009231A6"/>
    <w:rsid w:val="00923703"/>
    <w:rsid w:val="00924412"/>
    <w:rsid w:val="00924BF6"/>
    <w:rsid w:val="009250DC"/>
    <w:rsid w:val="00927934"/>
    <w:rsid w:val="00927FCE"/>
    <w:rsid w:val="00931E1F"/>
    <w:rsid w:val="00932AC3"/>
    <w:rsid w:val="00932F28"/>
    <w:rsid w:val="009334DD"/>
    <w:rsid w:val="00935061"/>
    <w:rsid w:val="00935834"/>
    <w:rsid w:val="00935AEE"/>
    <w:rsid w:val="0093784C"/>
    <w:rsid w:val="00940000"/>
    <w:rsid w:val="0094013C"/>
    <w:rsid w:val="00940D52"/>
    <w:rsid w:val="00940E38"/>
    <w:rsid w:val="00942591"/>
    <w:rsid w:val="00943808"/>
    <w:rsid w:val="00943A64"/>
    <w:rsid w:val="00946148"/>
    <w:rsid w:val="00946EEA"/>
    <w:rsid w:val="00947389"/>
    <w:rsid w:val="0095033F"/>
    <w:rsid w:val="00950415"/>
    <w:rsid w:val="00950562"/>
    <w:rsid w:val="00954F5B"/>
    <w:rsid w:val="00957261"/>
    <w:rsid w:val="00960A5B"/>
    <w:rsid w:val="00960D21"/>
    <w:rsid w:val="00963A47"/>
    <w:rsid w:val="009738B0"/>
    <w:rsid w:val="00982892"/>
    <w:rsid w:val="009841E5"/>
    <w:rsid w:val="00984AF4"/>
    <w:rsid w:val="0098629A"/>
    <w:rsid w:val="009935C6"/>
    <w:rsid w:val="00995B95"/>
    <w:rsid w:val="00996A1F"/>
    <w:rsid w:val="00997A6C"/>
    <w:rsid w:val="009A00DD"/>
    <w:rsid w:val="009A66F1"/>
    <w:rsid w:val="009A70B4"/>
    <w:rsid w:val="009B3149"/>
    <w:rsid w:val="009B3696"/>
    <w:rsid w:val="009B583F"/>
    <w:rsid w:val="009C07ED"/>
    <w:rsid w:val="009C0ED4"/>
    <w:rsid w:val="009C0EDA"/>
    <w:rsid w:val="009C37AB"/>
    <w:rsid w:val="009C5A38"/>
    <w:rsid w:val="009C6B60"/>
    <w:rsid w:val="009D0571"/>
    <w:rsid w:val="009D492F"/>
    <w:rsid w:val="009D73B8"/>
    <w:rsid w:val="009D7BCB"/>
    <w:rsid w:val="009E001B"/>
    <w:rsid w:val="009E4A54"/>
    <w:rsid w:val="009E5C19"/>
    <w:rsid w:val="009F1C12"/>
    <w:rsid w:val="009F3446"/>
    <w:rsid w:val="009F58AC"/>
    <w:rsid w:val="009F5FBA"/>
    <w:rsid w:val="009F6A06"/>
    <w:rsid w:val="009F7A92"/>
    <w:rsid w:val="00A00D5B"/>
    <w:rsid w:val="00A03423"/>
    <w:rsid w:val="00A042D3"/>
    <w:rsid w:val="00A04FDF"/>
    <w:rsid w:val="00A07DE8"/>
    <w:rsid w:val="00A11527"/>
    <w:rsid w:val="00A12832"/>
    <w:rsid w:val="00A170E1"/>
    <w:rsid w:val="00A22698"/>
    <w:rsid w:val="00A24DC4"/>
    <w:rsid w:val="00A30EF3"/>
    <w:rsid w:val="00A31C97"/>
    <w:rsid w:val="00A33E22"/>
    <w:rsid w:val="00A37DAA"/>
    <w:rsid w:val="00A414D1"/>
    <w:rsid w:val="00A41525"/>
    <w:rsid w:val="00A432C6"/>
    <w:rsid w:val="00A434F5"/>
    <w:rsid w:val="00A44DD6"/>
    <w:rsid w:val="00A51456"/>
    <w:rsid w:val="00A5207A"/>
    <w:rsid w:val="00A54DCC"/>
    <w:rsid w:val="00A55D1F"/>
    <w:rsid w:val="00A56083"/>
    <w:rsid w:val="00A5683C"/>
    <w:rsid w:val="00A60FF5"/>
    <w:rsid w:val="00A6264B"/>
    <w:rsid w:val="00A6397F"/>
    <w:rsid w:val="00A63F03"/>
    <w:rsid w:val="00A65BD1"/>
    <w:rsid w:val="00A660FF"/>
    <w:rsid w:val="00A72B89"/>
    <w:rsid w:val="00A74C42"/>
    <w:rsid w:val="00A7522C"/>
    <w:rsid w:val="00A75693"/>
    <w:rsid w:val="00A7655B"/>
    <w:rsid w:val="00A801AD"/>
    <w:rsid w:val="00A82161"/>
    <w:rsid w:val="00A83F48"/>
    <w:rsid w:val="00A8413F"/>
    <w:rsid w:val="00A9144C"/>
    <w:rsid w:val="00A943BD"/>
    <w:rsid w:val="00A94EC6"/>
    <w:rsid w:val="00AA0526"/>
    <w:rsid w:val="00AA0C14"/>
    <w:rsid w:val="00AA0DA9"/>
    <w:rsid w:val="00AA1E34"/>
    <w:rsid w:val="00AA2EB6"/>
    <w:rsid w:val="00AB0CA6"/>
    <w:rsid w:val="00AB2A7D"/>
    <w:rsid w:val="00AC4738"/>
    <w:rsid w:val="00AC73C3"/>
    <w:rsid w:val="00AC7ED2"/>
    <w:rsid w:val="00AD04DB"/>
    <w:rsid w:val="00AD5176"/>
    <w:rsid w:val="00AD67A3"/>
    <w:rsid w:val="00AE035D"/>
    <w:rsid w:val="00AE340A"/>
    <w:rsid w:val="00AE3F42"/>
    <w:rsid w:val="00AF1880"/>
    <w:rsid w:val="00AF45F7"/>
    <w:rsid w:val="00B023DD"/>
    <w:rsid w:val="00B04686"/>
    <w:rsid w:val="00B06918"/>
    <w:rsid w:val="00B06A56"/>
    <w:rsid w:val="00B0776F"/>
    <w:rsid w:val="00B101A5"/>
    <w:rsid w:val="00B133A3"/>
    <w:rsid w:val="00B135B9"/>
    <w:rsid w:val="00B147D2"/>
    <w:rsid w:val="00B16741"/>
    <w:rsid w:val="00B17755"/>
    <w:rsid w:val="00B17B31"/>
    <w:rsid w:val="00B21932"/>
    <w:rsid w:val="00B22FD1"/>
    <w:rsid w:val="00B2376A"/>
    <w:rsid w:val="00B2578A"/>
    <w:rsid w:val="00B27000"/>
    <w:rsid w:val="00B270A4"/>
    <w:rsid w:val="00B32CC1"/>
    <w:rsid w:val="00B33638"/>
    <w:rsid w:val="00B341F3"/>
    <w:rsid w:val="00B344A8"/>
    <w:rsid w:val="00B34852"/>
    <w:rsid w:val="00B35058"/>
    <w:rsid w:val="00B3704B"/>
    <w:rsid w:val="00B404D0"/>
    <w:rsid w:val="00B4376C"/>
    <w:rsid w:val="00B45861"/>
    <w:rsid w:val="00B466AE"/>
    <w:rsid w:val="00B5009E"/>
    <w:rsid w:val="00B53FD0"/>
    <w:rsid w:val="00B54B63"/>
    <w:rsid w:val="00B55267"/>
    <w:rsid w:val="00B57608"/>
    <w:rsid w:val="00B62866"/>
    <w:rsid w:val="00B66D5E"/>
    <w:rsid w:val="00B675AC"/>
    <w:rsid w:val="00B711EC"/>
    <w:rsid w:val="00B723C3"/>
    <w:rsid w:val="00B73886"/>
    <w:rsid w:val="00B73CF0"/>
    <w:rsid w:val="00B7420B"/>
    <w:rsid w:val="00B75BFE"/>
    <w:rsid w:val="00B827F8"/>
    <w:rsid w:val="00B8286D"/>
    <w:rsid w:val="00B8366B"/>
    <w:rsid w:val="00B848D8"/>
    <w:rsid w:val="00B872D1"/>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3D9"/>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6837"/>
    <w:rsid w:val="00C173F8"/>
    <w:rsid w:val="00C17515"/>
    <w:rsid w:val="00C202D7"/>
    <w:rsid w:val="00C24727"/>
    <w:rsid w:val="00C27530"/>
    <w:rsid w:val="00C33135"/>
    <w:rsid w:val="00C33DE1"/>
    <w:rsid w:val="00C34730"/>
    <w:rsid w:val="00C3502D"/>
    <w:rsid w:val="00C355E0"/>
    <w:rsid w:val="00C40FF2"/>
    <w:rsid w:val="00C41D0B"/>
    <w:rsid w:val="00C51200"/>
    <w:rsid w:val="00C535A9"/>
    <w:rsid w:val="00C54E6E"/>
    <w:rsid w:val="00C57731"/>
    <w:rsid w:val="00C60C38"/>
    <w:rsid w:val="00C62558"/>
    <w:rsid w:val="00C63890"/>
    <w:rsid w:val="00C64097"/>
    <w:rsid w:val="00C670D8"/>
    <w:rsid w:val="00C7025B"/>
    <w:rsid w:val="00C726CF"/>
    <w:rsid w:val="00C730F9"/>
    <w:rsid w:val="00C76E51"/>
    <w:rsid w:val="00C814FD"/>
    <w:rsid w:val="00C84B1E"/>
    <w:rsid w:val="00C85D9B"/>
    <w:rsid w:val="00C85F42"/>
    <w:rsid w:val="00C8648B"/>
    <w:rsid w:val="00C91ECF"/>
    <w:rsid w:val="00C93C83"/>
    <w:rsid w:val="00C94851"/>
    <w:rsid w:val="00C97048"/>
    <w:rsid w:val="00CA2ADD"/>
    <w:rsid w:val="00CA3575"/>
    <w:rsid w:val="00CA3729"/>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3023"/>
    <w:rsid w:val="00CD4BA4"/>
    <w:rsid w:val="00CD52BC"/>
    <w:rsid w:val="00CD5D58"/>
    <w:rsid w:val="00CE13FE"/>
    <w:rsid w:val="00CE259D"/>
    <w:rsid w:val="00CE3790"/>
    <w:rsid w:val="00CE6E8D"/>
    <w:rsid w:val="00CE7787"/>
    <w:rsid w:val="00CF0504"/>
    <w:rsid w:val="00CF143F"/>
    <w:rsid w:val="00CF175A"/>
    <w:rsid w:val="00CF1B2A"/>
    <w:rsid w:val="00CF3B4C"/>
    <w:rsid w:val="00CF5747"/>
    <w:rsid w:val="00D00F77"/>
    <w:rsid w:val="00D01717"/>
    <w:rsid w:val="00D018E5"/>
    <w:rsid w:val="00D01B54"/>
    <w:rsid w:val="00D02B2F"/>
    <w:rsid w:val="00D043B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629"/>
    <w:rsid w:val="00D269B9"/>
    <w:rsid w:val="00D27F19"/>
    <w:rsid w:val="00D30258"/>
    <w:rsid w:val="00D30472"/>
    <w:rsid w:val="00D32276"/>
    <w:rsid w:val="00D32788"/>
    <w:rsid w:val="00D34870"/>
    <w:rsid w:val="00D34BEE"/>
    <w:rsid w:val="00D34D60"/>
    <w:rsid w:val="00D36A7B"/>
    <w:rsid w:val="00D41E76"/>
    <w:rsid w:val="00D43B8A"/>
    <w:rsid w:val="00D45026"/>
    <w:rsid w:val="00D5011F"/>
    <w:rsid w:val="00D5340D"/>
    <w:rsid w:val="00D53FFE"/>
    <w:rsid w:val="00D62F7E"/>
    <w:rsid w:val="00D6330A"/>
    <w:rsid w:val="00D63C20"/>
    <w:rsid w:val="00D66CB2"/>
    <w:rsid w:val="00D66CFF"/>
    <w:rsid w:val="00D67E45"/>
    <w:rsid w:val="00D71F44"/>
    <w:rsid w:val="00D73B3D"/>
    <w:rsid w:val="00D77D56"/>
    <w:rsid w:val="00D81DE4"/>
    <w:rsid w:val="00D82E23"/>
    <w:rsid w:val="00D841C6"/>
    <w:rsid w:val="00D8471F"/>
    <w:rsid w:val="00D849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2F49"/>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1E3"/>
    <w:rsid w:val="00E05DC9"/>
    <w:rsid w:val="00E0608F"/>
    <w:rsid w:val="00E11C0F"/>
    <w:rsid w:val="00E1225E"/>
    <w:rsid w:val="00E14B88"/>
    <w:rsid w:val="00E20BAE"/>
    <w:rsid w:val="00E22BF5"/>
    <w:rsid w:val="00E23E0C"/>
    <w:rsid w:val="00E25254"/>
    <w:rsid w:val="00E270F9"/>
    <w:rsid w:val="00E316DF"/>
    <w:rsid w:val="00E32154"/>
    <w:rsid w:val="00E32B44"/>
    <w:rsid w:val="00E34336"/>
    <w:rsid w:val="00E34E47"/>
    <w:rsid w:val="00E3637C"/>
    <w:rsid w:val="00E37AF2"/>
    <w:rsid w:val="00E40C58"/>
    <w:rsid w:val="00E40F2B"/>
    <w:rsid w:val="00E4160B"/>
    <w:rsid w:val="00E43D98"/>
    <w:rsid w:val="00E47FF6"/>
    <w:rsid w:val="00E503C0"/>
    <w:rsid w:val="00E51924"/>
    <w:rsid w:val="00E51C92"/>
    <w:rsid w:val="00E51F89"/>
    <w:rsid w:val="00E51FA7"/>
    <w:rsid w:val="00E52B9B"/>
    <w:rsid w:val="00E52D78"/>
    <w:rsid w:val="00E54330"/>
    <w:rsid w:val="00E54769"/>
    <w:rsid w:val="00E557CD"/>
    <w:rsid w:val="00E64885"/>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4365"/>
    <w:rsid w:val="00EA51AC"/>
    <w:rsid w:val="00EA6722"/>
    <w:rsid w:val="00EA7B8C"/>
    <w:rsid w:val="00EB0951"/>
    <w:rsid w:val="00EB0C11"/>
    <w:rsid w:val="00EB28FA"/>
    <w:rsid w:val="00EB4096"/>
    <w:rsid w:val="00EB46D1"/>
    <w:rsid w:val="00EC021A"/>
    <w:rsid w:val="00EC1911"/>
    <w:rsid w:val="00EC1BDC"/>
    <w:rsid w:val="00EC1D64"/>
    <w:rsid w:val="00EC3EAC"/>
    <w:rsid w:val="00EC4558"/>
    <w:rsid w:val="00EC55AF"/>
    <w:rsid w:val="00EC79D5"/>
    <w:rsid w:val="00ED087E"/>
    <w:rsid w:val="00ED1059"/>
    <w:rsid w:val="00ED1492"/>
    <w:rsid w:val="00ED2BEC"/>
    <w:rsid w:val="00ED7CD2"/>
    <w:rsid w:val="00EE1BC2"/>
    <w:rsid w:val="00EE26BF"/>
    <w:rsid w:val="00EE483D"/>
    <w:rsid w:val="00EE7F74"/>
    <w:rsid w:val="00EF2360"/>
    <w:rsid w:val="00EF27B8"/>
    <w:rsid w:val="00EF3B09"/>
    <w:rsid w:val="00EF5FEC"/>
    <w:rsid w:val="00EF7FB7"/>
    <w:rsid w:val="00F02008"/>
    <w:rsid w:val="00F03978"/>
    <w:rsid w:val="00F04B20"/>
    <w:rsid w:val="00F05E6C"/>
    <w:rsid w:val="00F0611C"/>
    <w:rsid w:val="00F0737B"/>
    <w:rsid w:val="00F073E4"/>
    <w:rsid w:val="00F07FCC"/>
    <w:rsid w:val="00F12CA2"/>
    <w:rsid w:val="00F140D9"/>
    <w:rsid w:val="00F1568A"/>
    <w:rsid w:val="00F16B4C"/>
    <w:rsid w:val="00F17AE7"/>
    <w:rsid w:val="00F2106D"/>
    <w:rsid w:val="00F22E9E"/>
    <w:rsid w:val="00F2396C"/>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11F1"/>
    <w:rsid w:val="00F92765"/>
    <w:rsid w:val="00F9289D"/>
    <w:rsid w:val="00F9423F"/>
    <w:rsid w:val="00FA01CA"/>
    <w:rsid w:val="00FA12C7"/>
    <w:rsid w:val="00FA313D"/>
    <w:rsid w:val="00FB1785"/>
    <w:rsid w:val="00FB17A0"/>
    <w:rsid w:val="00FB27DC"/>
    <w:rsid w:val="00FB79BF"/>
    <w:rsid w:val="00FC052D"/>
    <w:rsid w:val="00FC3F7F"/>
    <w:rsid w:val="00FC4B72"/>
    <w:rsid w:val="00FC5611"/>
    <w:rsid w:val="00FC5D92"/>
    <w:rsid w:val="00FC682C"/>
    <w:rsid w:val="00FC6D3B"/>
    <w:rsid w:val="00FC7639"/>
    <w:rsid w:val="00FD1B8A"/>
    <w:rsid w:val="00FD34F1"/>
    <w:rsid w:val="00FD7A35"/>
    <w:rsid w:val="00FE0813"/>
    <w:rsid w:val="00FE0EF2"/>
    <w:rsid w:val="00FE2138"/>
    <w:rsid w:val="00FE4E68"/>
    <w:rsid w:val="00FE6275"/>
    <w:rsid w:val="00FF0CA4"/>
    <w:rsid w:val="00FF1879"/>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6DBE5935-41C5-4347-A4F6-200B75305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653368"/>
    <w:rPr>
      <w:color w:val="800080" w:themeColor="followedHyperlink"/>
      <w:u w:val="single"/>
    </w:rPr>
  </w:style>
  <w:style w:type="paragraph" w:styleId="EndnoteText">
    <w:name w:val="endnote text"/>
    <w:basedOn w:val="Normal"/>
    <w:link w:val="EndnoteTextChar"/>
    <w:uiPriority w:val="99"/>
    <w:semiHidden/>
    <w:unhideWhenUsed/>
    <w:rsid w:val="003372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72B6"/>
    <w:rPr>
      <w:sz w:val="20"/>
      <w:szCs w:val="20"/>
    </w:rPr>
  </w:style>
  <w:style w:type="character" w:styleId="EndnoteReference">
    <w:name w:val="endnote reference"/>
    <w:basedOn w:val="DefaultParagraphFont"/>
    <w:uiPriority w:val="99"/>
    <w:semiHidden/>
    <w:unhideWhenUsed/>
    <w:rsid w:val="003372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lsevier.com/journals/fisheries-research/0165-7836/guide-for-authors"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quantifish/TagGrowth" TargetMode="Externa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skr/adcom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61D"/>
    <w:rsid w:val="0048461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461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760EFE-FFDE-4B24-8164-7BFA1990B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22AF236F.dotm</Template>
  <TotalTime>5276</TotalTime>
  <Pages>35</Pages>
  <Words>10757</Words>
  <Characters>61316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 Webber</cp:lastModifiedBy>
  <cp:revision>585</cp:revision>
  <cp:lastPrinted>2015-02-16T22:19:00Z</cp:lastPrinted>
  <dcterms:created xsi:type="dcterms:W3CDTF">2015-01-23T23:16:00Z</dcterms:created>
  <dcterms:modified xsi:type="dcterms:W3CDTF">2015-02-17T03:55:00Z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zotero-version="4.0.26"&gt;&lt;session id="Qtc99jn0"/&gt;&lt;style id="http://www.zotero.org/styles/canadian-journal-of-fisheries-and-aquatic-sciences" hasBibliography="1" bibliographyStyleHasBeenSet="1"/&gt;&lt;prefs&gt;&lt;pref name="fieldType" value="Fi</vt:lpwstr>
  </property>
  <property fmtid="{D5CDD505-2E9C-101B-9397-08002B2CF9AE}" pid="4" name="ZOTERO_PREF_2">
    <vt:lpwstr>eld"/&gt;&lt;pref name="storeReferences" value="true"/&gt;&lt;pref name="automaticJournalAbbreviations" value="true"/&gt;&lt;pref name="noteType" value="0"/&gt;&lt;/prefs&gt;&lt;/data&gt;</vt:lpwstr>
  </property>
</Properties>
</file>