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TagGrowth: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commentRangeStart w:id="1"/>
      <w:r w:rsidRPr="009C37AB">
        <w:rPr>
          <w:rFonts w:ascii="Times New Roman" w:hAnsi="Times New Roman" w:cs="Times New Roman"/>
          <w:b/>
          <w:sz w:val="24"/>
          <w:szCs w:val="24"/>
        </w:rPr>
        <w:lastRenderedPageBreak/>
        <w:t>Abstract</w:t>
      </w:r>
      <w:commentRangeEnd w:id="1"/>
      <w:r w:rsidR="00710EB7">
        <w:rPr>
          <w:rStyle w:val="CommentReference"/>
        </w:rPr>
        <w:commentReference w:id="1"/>
      </w:r>
    </w:p>
    <w:p w14:paraId="32EEAE45" w14:textId="001C895F" w:rsidR="00C54E6E" w:rsidRDefault="00710EB7">
      <w:pPr>
        <w:tabs>
          <w:tab w:val="left" w:pos="360"/>
          <w:tab w:val="left" w:pos="720"/>
          <w:tab w:val="left" w:pos="8640"/>
        </w:tabs>
        <w:spacing w:after="0" w:line="480" w:lineRule="auto"/>
        <w:rPr>
          <w:rFonts w:ascii="Times New Roman" w:hAnsi="Times New Roman" w:cs="Times New Roman"/>
          <w:sz w:val="24"/>
          <w:szCs w:val="24"/>
        </w:rPr>
      </w:pPr>
      <w:ins w:id="2" w:author="JTT" w:date="2015-02-16T09:14:00Z">
        <w:r>
          <w:rPr>
            <w:rFonts w:ascii="Times New Roman" w:hAnsi="Times New Roman" w:cs="Times New Roman"/>
            <w:sz w:val="24"/>
            <w:szCs w:val="24"/>
          </w:rPr>
          <w:t xml:space="preserve">Organisms in the marine environment are likely to </w:t>
        </w:r>
      </w:ins>
      <w:ins w:id="3" w:author="JTT" w:date="2015-02-16T09:15:00Z">
        <w:r>
          <w:rPr>
            <w:rFonts w:ascii="Times New Roman" w:hAnsi="Times New Roman" w:cs="Times New Roman"/>
            <w:sz w:val="24"/>
            <w:szCs w:val="24"/>
          </w:rPr>
          <w:t xml:space="preserve">exhibit </w:t>
        </w:r>
      </w:ins>
      <w:ins w:id="4" w:author="JTT" w:date="2015-02-16T09:14:00Z">
        <w:r>
          <w:rPr>
            <w:rFonts w:ascii="Times New Roman" w:hAnsi="Times New Roman" w:cs="Times New Roman"/>
            <w:sz w:val="24"/>
            <w:szCs w:val="24"/>
          </w:rPr>
          <w:t xml:space="preserve">variation in growth among </w:t>
        </w:r>
      </w:ins>
      <w:ins w:id="5" w:author="JTT" w:date="2015-02-16T09:15:00Z">
        <w:r>
          <w:rPr>
            <w:rFonts w:ascii="Times New Roman" w:hAnsi="Times New Roman" w:cs="Times New Roman"/>
            <w:sz w:val="24"/>
            <w:szCs w:val="24"/>
          </w:rPr>
          <w:t>individuals, and this variation may be persistent (particular individuals growing faster</w:t>
        </w:r>
      </w:ins>
      <w:ins w:id="6" w:author="JTT" w:date="2015-02-16T09:16:00Z">
        <w:r>
          <w:rPr>
            <w:rFonts w:ascii="Times New Roman" w:hAnsi="Times New Roman" w:cs="Times New Roman"/>
            <w:sz w:val="24"/>
            <w:szCs w:val="24"/>
          </w:rPr>
          <w:t>/slower</w:t>
        </w:r>
      </w:ins>
      <w:ins w:id="7" w:author="JTT" w:date="2015-02-16T09:15:00Z">
        <w:r>
          <w:rPr>
            <w:rFonts w:ascii="Times New Roman" w:hAnsi="Times New Roman" w:cs="Times New Roman"/>
            <w:sz w:val="24"/>
            <w:szCs w:val="24"/>
          </w:rPr>
          <w:t xml:space="preserve"> throughout the entire lifetime) or transient (particular individuals </w:t>
        </w:r>
      </w:ins>
      <w:ins w:id="8" w:author="JTT" w:date="2015-02-16T09:16:00Z">
        <w:r>
          <w:rPr>
            <w:rFonts w:ascii="Times New Roman" w:hAnsi="Times New Roman" w:cs="Times New Roman"/>
            <w:sz w:val="24"/>
            <w:szCs w:val="24"/>
          </w:rPr>
          <w:t>growing faster in one year than another year)</w:t>
        </w:r>
      </w:ins>
      <w:ins w:id="9" w:author="JTT" w:date="2015-02-16T09:17:00Z">
        <w:r>
          <w:rPr>
            <w:rFonts w:ascii="Times New Roman" w:hAnsi="Times New Roman" w:cs="Times New Roman"/>
            <w:sz w:val="24"/>
            <w:szCs w:val="24"/>
          </w:rPr>
          <w:t xml:space="preserve">.  Understanding variation in growth is necessary when interpreting data regarding size (length or weight) in population models, or when estimating growth given data for tagged individuals.  </w:t>
        </w:r>
      </w:ins>
      <w:r w:rsidR="0052594F">
        <w:rPr>
          <w:rFonts w:ascii="Times New Roman" w:hAnsi="Times New Roman" w:cs="Times New Roman"/>
          <w:sz w:val="24"/>
          <w:szCs w:val="24"/>
        </w:rPr>
        <w:t xml:space="preserve">In this study, we </w:t>
      </w:r>
      <w:del w:id="10" w:author="JTT" w:date="2015-02-16T09:17:00Z">
        <w:r w:rsidR="00C54E6E" w:rsidDel="00710EB7">
          <w:rPr>
            <w:rFonts w:ascii="Times New Roman" w:hAnsi="Times New Roman" w:cs="Times New Roman"/>
            <w:sz w:val="24"/>
            <w:szCs w:val="24"/>
          </w:rPr>
          <w:delText xml:space="preserve">have </w:delText>
        </w:r>
      </w:del>
      <w:r w:rsidR="00C54E6E">
        <w:rPr>
          <w:rFonts w:ascii="Times New Roman" w:hAnsi="Times New Roman" w:cs="Times New Roman"/>
          <w:sz w:val="24"/>
          <w:szCs w:val="24"/>
        </w:rPr>
        <w:t>explicitly model</w:t>
      </w:r>
      <w:del w:id="11" w:author="JTT" w:date="2015-02-16T09:17:00Z">
        <w:r w:rsidR="00C54E6E" w:rsidDel="00710EB7">
          <w:rPr>
            <w:rFonts w:ascii="Times New Roman" w:hAnsi="Times New Roman" w:cs="Times New Roman"/>
            <w:sz w:val="24"/>
            <w:szCs w:val="24"/>
          </w:rPr>
          <w:delText>ed</w:delText>
        </w:r>
      </w:del>
      <w:r w:rsidR="00C54E6E">
        <w:rPr>
          <w:rFonts w:ascii="Times New Roman" w:hAnsi="Times New Roman" w:cs="Times New Roman"/>
          <w:sz w:val="24"/>
          <w:szCs w:val="24"/>
        </w:rPr>
        <w:t xml:space="preserve"> </w:t>
      </w:r>
      <w:del w:id="12" w:author="JTT" w:date="2015-02-16T09:18:00Z">
        <w:r w:rsidR="00C54E6E" w:rsidDel="00710EB7">
          <w:rPr>
            <w:rFonts w:ascii="Times New Roman" w:hAnsi="Times New Roman" w:cs="Times New Roman"/>
            <w:sz w:val="24"/>
            <w:szCs w:val="24"/>
          </w:rPr>
          <w:delText xml:space="preserve">multiple sources of variability </w:delText>
        </w:r>
      </w:del>
      <w:ins w:id="13" w:author="JTT" w:date="2015-02-16T09:18:00Z">
        <w:r>
          <w:rPr>
            <w:rFonts w:ascii="Times New Roman" w:hAnsi="Times New Roman" w:cs="Times New Roman"/>
            <w:sz w:val="24"/>
            <w:szCs w:val="24"/>
          </w:rPr>
          <w:t xml:space="preserve">persistent and transient variation </w:t>
        </w:r>
      </w:ins>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ins w:id="14" w:author="JTT" w:date="2015-02-16T09:18:00Z">
        <w:r>
          <w:rPr>
            <w:rFonts w:ascii="Times New Roman" w:hAnsi="Times New Roman" w:cs="Times New Roman"/>
            <w:sz w:val="24"/>
            <w:szCs w:val="24"/>
          </w:rPr>
          <w:t xml:space="preserve">among individuals </w:t>
        </w:r>
      </w:ins>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toothfish </w:t>
      </w:r>
      <w:r w:rsidR="00D043BF" w:rsidRPr="009C37AB">
        <w:rPr>
          <w:rFonts w:ascii="Times New Roman" w:hAnsi="Times New Roman" w:cs="Times New Roman"/>
          <w:sz w:val="24"/>
          <w:szCs w:val="24"/>
        </w:rPr>
        <w:t>(</w:t>
      </w:r>
      <w:r w:rsidR="00D043BF">
        <w:rPr>
          <w:rFonts w:ascii="Times New Roman" w:hAnsi="Times New Roman" w:cs="Times New Roman"/>
          <w:i/>
          <w:sz w:val="24"/>
          <w:szCs w:val="24"/>
        </w:rPr>
        <w:t>Dissostichus mawsoni</w:t>
      </w:r>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ins w:id="15" w:author="JTT" w:date="2015-02-16T09:19:00Z">
        <w:r>
          <w:rPr>
            <w:rFonts w:ascii="Times New Roman" w:hAnsi="Times New Roman" w:cs="Times New Roman"/>
            <w:sz w:val="24"/>
            <w:szCs w:val="24"/>
          </w:rPr>
          <w:t xml:space="preserve">, in addition to </w:t>
        </w:r>
      </w:ins>
      <w:del w:id="16" w:author="JTT" w:date="2015-02-16T09:19:00Z">
        <w:r w:rsidR="00C54E6E" w:rsidDel="00710EB7">
          <w:rPr>
            <w:rFonts w:ascii="Times New Roman" w:hAnsi="Times New Roman" w:cs="Times New Roman"/>
            <w:sz w:val="24"/>
            <w:szCs w:val="24"/>
          </w:rPr>
          <w:delText xml:space="preserve">.  Our model </w:delText>
        </w:r>
        <w:r w:rsidR="0052594F" w:rsidDel="00710EB7">
          <w:rPr>
            <w:rFonts w:ascii="Times New Roman" w:hAnsi="Times New Roman" w:cs="Times New Roman"/>
            <w:sz w:val="24"/>
            <w:szCs w:val="24"/>
          </w:rPr>
          <w:delText>incorporate</w:delText>
        </w:r>
        <w:r w:rsidR="00C54E6E" w:rsidDel="00710EB7">
          <w:rPr>
            <w:rFonts w:ascii="Times New Roman" w:hAnsi="Times New Roman" w:cs="Times New Roman"/>
            <w:sz w:val="24"/>
            <w:szCs w:val="24"/>
          </w:rPr>
          <w:delText>s</w:delText>
        </w:r>
        <w:r w:rsidR="0052594F" w:rsidDel="00710EB7">
          <w:rPr>
            <w:rFonts w:ascii="Times New Roman" w:hAnsi="Times New Roman" w:cs="Times New Roman"/>
            <w:sz w:val="24"/>
            <w:szCs w:val="24"/>
          </w:rPr>
          <w:delText xml:space="preserve"> </w:delText>
        </w:r>
      </w:del>
      <w:r w:rsidR="0052594F">
        <w:rPr>
          <w:rFonts w:ascii="Times New Roman" w:hAnsi="Times New Roman" w:cs="Times New Roman"/>
          <w:sz w:val="24"/>
          <w:szCs w:val="24"/>
        </w:rPr>
        <w:t xml:space="preserve">sex-specific differences in </w:t>
      </w:r>
      <w:ins w:id="17" w:author="JTT" w:date="2015-02-16T09:18:00Z">
        <w:r>
          <w:rPr>
            <w:rFonts w:ascii="Times New Roman" w:hAnsi="Times New Roman" w:cs="Times New Roman"/>
            <w:sz w:val="24"/>
            <w:szCs w:val="24"/>
          </w:rPr>
          <w:t xml:space="preserve">average </w:t>
        </w:r>
      </w:ins>
      <w:r w:rsidR="0052594F">
        <w:rPr>
          <w:rFonts w:ascii="Times New Roman" w:hAnsi="Times New Roman" w:cs="Times New Roman"/>
          <w:sz w:val="24"/>
          <w:szCs w:val="24"/>
        </w:rPr>
        <w:t>growth rates</w:t>
      </w:r>
      <w:del w:id="18" w:author="JTT" w:date="2015-02-16T09:19:00Z">
        <w:r w:rsidR="0052594F" w:rsidDel="00710EB7">
          <w:rPr>
            <w:rFonts w:ascii="Times New Roman" w:hAnsi="Times New Roman" w:cs="Times New Roman"/>
            <w:sz w:val="24"/>
            <w:szCs w:val="24"/>
          </w:rPr>
          <w:delText xml:space="preserve">, </w:delText>
        </w:r>
        <w:r w:rsidR="00BD25B3" w:rsidDel="00710EB7">
          <w:rPr>
            <w:rFonts w:ascii="Times New Roman" w:hAnsi="Times New Roman" w:cs="Times New Roman"/>
            <w:sz w:val="24"/>
            <w:szCs w:val="24"/>
          </w:rPr>
          <w:delText>along with</w:delText>
        </w:r>
        <w:r w:rsidR="00C54E6E" w:rsidDel="00710EB7">
          <w:rPr>
            <w:rFonts w:ascii="Times New Roman" w:hAnsi="Times New Roman" w:cs="Times New Roman"/>
            <w:sz w:val="24"/>
            <w:szCs w:val="24"/>
          </w:rPr>
          <w:delText xml:space="preserve"> persistent, temporal, and residual variation</w:delText>
        </w:r>
      </w:del>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r>
        <w:rPr>
          <w:rFonts w:ascii="Times New Roman" w:hAnsi="Times New Roman" w:cs="Times New Roman"/>
          <w:i/>
          <w:sz w:val="24"/>
          <w:szCs w:val="24"/>
        </w:rPr>
        <w:t>TagGrowth</w:t>
      </w:r>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these data, we show that we can </w:t>
      </w:r>
      <w:del w:id="19" w:author="JTT" w:date="2015-02-16T09:19:00Z">
        <w:r w:rsidR="00C202D7" w:rsidDel="00710EB7">
          <w:rPr>
            <w:rFonts w:ascii="Times New Roman" w:hAnsi="Times New Roman" w:cs="Times New Roman"/>
            <w:sz w:val="24"/>
            <w:szCs w:val="24"/>
          </w:rPr>
          <w:delText>successfully fit models</w:delText>
        </w:r>
      </w:del>
      <w:ins w:id="20" w:author="JTT" w:date="2015-02-16T09:19:00Z">
        <w:r>
          <w:rPr>
            <w:rFonts w:ascii="Times New Roman" w:hAnsi="Times New Roman" w:cs="Times New Roman"/>
            <w:sz w:val="24"/>
            <w:szCs w:val="24"/>
          </w:rPr>
          <w:t>accurately estimate parameters representing the magnitude of persistent and transient variation in growth</w:t>
        </w:r>
      </w:ins>
      <w:r w:rsidR="00C202D7">
        <w:rPr>
          <w:rFonts w:ascii="Times New Roman" w:hAnsi="Times New Roman" w:cs="Times New Roman"/>
          <w:sz w:val="24"/>
          <w:szCs w:val="24"/>
        </w:rPr>
        <w:t xml:space="preserve"> </w:t>
      </w:r>
      <w:del w:id="21" w:author="JTT" w:date="2015-02-16T09:19:00Z">
        <w:r w:rsidR="00C202D7" w:rsidDel="00710EB7">
          <w:rPr>
            <w:rFonts w:ascii="Times New Roman" w:hAnsi="Times New Roman" w:cs="Times New Roman"/>
            <w:sz w:val="24"/>
            <w:szCs w:val="24"/>
          </w:rPr>
          <w:delText>that account for multiple sources or variation in growth</w:delText>
        </w:r>
      </w:del>
      <w:ins w:id="22" w:author="JTT" w:date="2015-02-16T09:19:00Z">
        <w:r>
          <w:rPr>
            <w:rFonts w:ascii="Times New Roman" w:hAnsi="Times New Roman" w:cs="Times New Roman"/>
            <w:sz w:val="24"/>
            <w:szCs w:val="24"/>
          </w:rPr>
          <w:t>rates</w:t>
        </w:r>
      </w:ins>
      <w:r w:rsidR="00C202D7">
        <w:rPr>
          <w:rFonts w:ascii="Times New Roman" w:hAnsi="Times New Roman" w:cs="Times New Roman"/>
          <w:sz w:val="24"/>
          <w:szCs w:val="24"/>
        </w:rPr>
        <w:t xml:space="preserve">.  These models suggest that </w:t>
      </w:r>
      <w:ins w:id="23" w:author="JTT" w:date="2015-02-16T09:20:00Z">
        <w:r>
          <w:rPr>
            <w:rFonts w:ascii="Times New Roman" w:hAnsi="Times New Roman" w:cs="Times New Roman"/>
            <w:sz w:val="24"/>
            <w:szCs w:val="24"/>
          </w:rPr>
          <w:t xml:space="preserve">(persistent? transient?) </w:t>
        </w:r>
      </w:ins>
      <w:r w:rsidR="00C202D7">
        <w:rPr>
          <w:rFonts w:ascii="Times New Roman" w:hAnsi="Times New Roman" w:cs="Times New Roman"/>
          <w:sz w:val="24"/>
          <w:szCs w:val="24"/>
        </w:rPr>
        <w:t>variation among individuals accounts for up to half of the total variability in this species.  A simulation study suggests that the parameters estimated in these models are unbiased</w:t>
      </w:r>
      <w:ins w:id="24" w:author="JTT" w:date="2015-02-16T09:14:00Z">
        <w:r w:rsidR="00603447">
          <w:rPr>
            <w:rFonts w:ascii="Times New Roman" w:hAnsi="Times New Roman" w:cs="Times New Roman"/>
            <w:sz w:val="24"/>
            <w:szCs w:val="24"/>
          </w:rPr>
          <w:t xml:space="preserve"> given the sample sizes (3</w:t>
        </w:r>
      </w:ins>
      <w:ins w:id="25" w:author="JTT" w:date="2015-02-16T09:39:00Z">
        <w:r w:rsidR="00603447">
          <w:rPr>
            <w:rFonts w:ascii="Times New Roman" w:hAnsi="Times New Roman" w:cs="Times New Roman"/>
            <w:sz w:val="24"/>
            <w:szCs w:val="24"/>
          </w:rPr>
          <w:t>15</w:t>
        </w:r>
      </w:ins>
      <w:ins w:id="26" w:author="JTT" w:date="2015-02-16T09:14:00Z">
        <w:r>
          <w:rPr>
            <w:rFonts w:ascii="Times New Roman" w:hAnsi="Times New Roman" w:cs="Times New Roman"/>
            <w:sz w:val="24"/>
            <w:szCs w:val="24"/>
          </w:rPr>
          <w:t xml:space="preserve"> individuals recaptured over YY years)</w:t>
        </w:r>
      </w:ins>
      <w:r w:rsidR="00C202D7">
        <w:rPr>
          <w:rFonts w:ascii="Times New Roman" w:hAnsi="Times New Roman" w:cs="Times New Roman"/>
          <w:sz w:val="24"/>
          <w:szCs w:val="24"/>
        </w:rPr>
        <w:t>.</w:t>
      </w:r>
      <w:ins w:id="27" w:author="JTT" w:date="2015-02-16T09:14:00Z">
        <w:r>
          <w:rPr>
            <w:rFonts w:ascii="Times New Roman" w:hAnsi="Times New Roman" w:cs="Times New Roman"/>
            <w:sz w:val="24"/>
            <w:szCs w:val="24"/>
          </w:rPr>
          <w:t xml:space="preserve">  </w:t>
        </w:r>
      </w:ins>
      <w:del w:id="28" w:author="Darcy Webber" w:date="2015-02-16T14:46:00Z">
        <w:r w:rsidR="009935C6" w:rsidRPr="00484C5B" w:rsidDel="00C202D7">
          <w:rPr>
            <w:rFonts w:ascii="Times New Roman" w:hAnsi="Times New Roman" w:cs="Times New Roman"/>
            <w:sz w:val="24"/>
            <w:szCs w:val="24"/>
            <w:highlight w:val="yellow"/>
          </w:rPr>
          <w:delText>Toothfish were found to…</w:delText>
        </w:r>
      </w:del>
      <w:ins w:id="29" w:author="JTT" w:date="2015-02-16T09:20:00Z">
        <w:r>
          <w:rPr>
            <w:rFonts w:ascii="Times New Roman" w:hAnsi="Times New Roman" w:cs="Times New Roman"/>
            <w:sz w:val="24"/>
            <w:szCs w:val="24"/>
          </w:rPr>
          <w:t xml:space="preserve"> We conclude by recommending further research to </w:t>
        </w:r>
      </w:ins>
      <w:ins w:id="30" w:author="JTT" w:date="2015-02-16T09:21:00Z">
        <w:r>
          <w:rPr>
            <w:rFonts w:ascii="Times New Roman" w:hAnsi="Times New Roman" w:cs="Times New Roman"/>
            <w:sz w:val="24"/>
            <w:szCs w:val="24"/>
          </w:rPr>
          <w:t>additionally estimate</w:t>
        </w:r>
      </w:ins>
      <w:ins w:id="31" w:author="JTT" w:date="2015-02-16T09:20:00Z">
        <w:r>
          <w:rPr>
            <w:rFonts w:ascii="Times New Roman" w:hAnsi="Times New Roman" w:cs="Times New Roman"/>
            <w:sz w:val="24"/>
            <w:szCs w:val="24"/>
          </w:rPr>
          <w:t xml:space="preserve"> temporal and spatial variation in growth rates.  </w:t>
        </w:r>
      </w:ins>
      <w:ins w:id="32" w:author="JTT" w:date="2015-02-16T09:22:00Z">
        <w:r>
          <w:rPr>
            <w:rFonts w:ascii="Times New Roman" w:hAnsi="Times New Roman" w:cs="Times New Roman"/>
            <w:sz w:val="24"/>
            <w:szCs w:val="24"/>
          </w:rPr>
          <w:t>Estimating</w:t>
        </w:r>
      </w:ins>
      <w:ins w:id="33" w:author="JTT" w:date="2015-02-16T09:21:00Z">
        <w:r>
          <w:rPr>
            <w:rFonts w:ascii="Times New Roman" w:hAnsi="Times New Roman" w:cs="Times New Roman"/>
            <w:sz w:val="24"/>
            <w:szCs w:val="24"/>
          </w:rPr>
          <w:t xml:space="preserve"> the </w:t>
        </w:r>
      </w:ins>
      <w:ins w:id="34" w:author="JTT" w:date="2015-02-16T09:22:00Z">
        <w:r>
          <w:rPr>
            <w:rFonts w:ascii="Times New Roman" w:hAnsi="Times New Roman" w:cs="Times New Roman"/>
            <w:sz w:val="24"/>
            <w:szCs w:val="24"/>
          </w:rPr>
          <w:t xml:space="preserve">relative magnitude </w:t>
        </w:r>
      </w:ins>
      <w:ins w:id="35" w:author="JTT" w:date="2015-02-16T09:21:00Z">
        <w:r>
          <w:rPr>
            <w:rFonts w:ascii="Times New Roman" w:hAnsi="Times New Roman" w:cs="Times New Roman"/>
            <w:sz w:val="24"/>
            <w:szCs w:val="24"/>
          </w:rPr>
          <w:t>of m</w:t>
        </w:r>
      </w:ins>
      <w:ins w:id="36" w:author="JTT" w:date="2015-02-16T09:20:00Z">
        <w:r>
          <w:rPr>
            <w:rFonts w:ascii="Times New Roman" w:hAnsi="Times New Roman" w:cs="Times New Roman"/>
            <w:sz w:val="24"/>
            <w:szCs w:val="24"/>
          </w:rPr>
          <w:t xml:space="preserve">ultiple sources </w:t>
        </w:r>
      </w:ins>
      <w:ins w:id="37" w:author="JTT" w:date="2015-02-16T09:21:00Z">
        <w:r>
          <w:rPr>
            <w:rFonts w:ascii="Times New Roman" w:hAnsi="Times New Roman" w:cs="Times New Roman"/>
            <w:sz w:val="24"/>
            <w:szCs w:val="24"/>
          </w:rPr>
          <w:t xml:space="preserve">of growth variation will improve our ability to </w:t>
        </w:r>
      </w:ins>
      <w:ins w:id="38" w:author="JTT" w:date="2015-02-16T09:22:00Z">
        <w:r>
          <w:rPr>
            <w:rFonts w:ascii="Times New Roman" w:hAnsi="Times New Roman" w:cs="Times New Roman"/>
            <w:sz w:val="24"/>
            <w:szCs w:val="24"/>
          </w:rPr>
          <w:t>assess the sensitivity of existing population models to growth variation, as well as to understand the range of variation exhibited by wild marine populations.</w:t>
        </w:r>
      </w:ins>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Bertalanffy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commentRangeStart w:id="39"/>
      <w:r w:rsidRPr="00B45861">
        <w:rPr>
          <w:rFonts w:ascii="Times New Roman" w:hAnsi="Times New Roman" w:cs="Times New Roman"/>
          <w:b/>
          <w:sz w:val="24"/>
          <w:szCs w:val="24"/>
        </w:rPr>
        <w:t>Highlights</w:t>
      </w:r>
      <w:commentRangeEnd w:id="39"/>
      <w:r w:rsidR="00EB28FA">
        <w:rPr>
          <w:rStyle w:val="CommentReference"/>
        </w:rPr>
        <w:commentReference w:id="39"/>
      </w:r>
    </w:p>
    <w:p w14:paraId="70FF9228" w14:textId="13DA016A"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 explicitly model multiple sources of variability in growth rates.</w:t>
      </w:r>
    </w:p>
    <w:p w14:paraId="552D889F" w14:textId="32E07608"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 apply the model to Antarctic toothfish and simulated data.</w:t>
      </w:r>
    </w:p>
    <w:p w14:paraId="2EFF81A5" w14:textId="0187B283" w:rsidR="00C202D7"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Among individual variation accounts for up to half of the total variability in Antarctic toothfish.</w:t>
      </w:r>
    </w:p>
    <w:p w14:paraId="1B067474" w14:textId="2CAAC976" w:rsidR="008D4AE9"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Simulation suggests that estimated model parameters are approximately unbiased.</w:t>
      </w:r>
    </w:p>
    <w:p w14:paraId="61D3D189" w14:textId="77394F5D"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Pr>
          <w:rFonts w:ascii="Times New Roman" w:hAnsi="Times New Roman" w:cs="Times New Roman"/>
          <w:sz w:val="24"/>
          <w:szCs w:val="24"/>
        </w:rPr>
        <w:t xml:space="preserve"> available </w:t>
      </w:r>
      <w:del w:id="40" w:author="JTT" w:date="2015-02-16T09:23:00Z">
        <w:r w:rsidDel="00EB28FA">
          <w:rPr>
            <w:rFonts w:ascii="Times New Roman" w:hAnsi="Times New Roman" w:cs="Times New Roman"/>
            <w:sz w:val="24"/>
            <w:szCs w:val="24"/>
          </w:rPr>
          <w:delText>on GitHub</w:delText>
        </w:r>
      </w:del>
      <w:ins w:id="41" w:author="JTT" w:date="2015-02-16T09:23:00Z">
        <w:r w:rsidR="00EB28FA">
          <w:rPr>
            <w:rFonts w:ascii="Times New Roman" w:hAnsi="Times New Roman" w:cs="Times New Roman"/>
            <w:sz w:val="24"/>
            <w:szCs w:val="24"/>
          </w:rPr>
          <w:t xml:space="preserve"> as</w:t>
        </w:r>
        <w:r w:rsidR="00EB28FA">
          <w:rPr>
            <w:rFonts w:ascii="Times New Roman" w:hAnsi="Times New Roman" w:cs="Times New Roman"/>
            <w:sz w:val="24"/>
            <w:szCs w:val="24"/>
          </w:rPr>
          <w:t xml:space="preserve"> an R package </w:t>
        </w:r>
        <w:r w:rsidR="00EB28FA">
          <w:rPr>
            <w:rFonts w:ascii="Times New Roman" w:hAnsi="Times New Roman" w:cs="Times New Roman"/>
            <w:i/>
            <w:sz w:val="24"/>
            <w:szCs w:val="24"/>
          </w:rPr>
          <w:t>TagGrowth</w:t>
        </w:r>
      </w:ins>
      <w:r>
        <w:rPr>
          <w:rFonts w:ascii="Times New Roman" w:hAnsi="Times New Roman" w:cs="Times New Roman"/>
          <w:sz w:val="24"/>
          <w:szCs w:val="24"/>
        </w:rPr>
        <w:t>.</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710EB7">
      <w:pPr>
        <w:tabs>
          <w:tab w:val="left" w:pos="360"/>
          <w:tab w:val="left" w:pos="720"/>
          <w:tab w:val="left" w:pos="8640"/>
        </w:tabs>
        <w:spacing w:after="0" w:line="480" w:lineRule="auto"/>
        <w:rPr>
          <w:rFonts w:ascii="Courier New" w:hAnsi="Courier New" w:cs="Courier New"/>
        </w:rPr>
      </w:pPr>
      <w:hyperlink r:id="rId10"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7F97D8F6"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ins w:id="42" w:author="JTT" w:date="2015-02-16T09:24:00Z">
        <w:r w:rsidR="00EB28FA">
          <w:rPr>
            <w:rFonts w:ascii="Times New Roman" w:hAnsi="Times New Roman" w:cs="Times New Roman"/>
            <w:sz w:val="24"/>
            <w:szCs w:val="24"/>
          </w:rPr>
          <w:t xml:space="preserve"> </w:t>
        </w:r>
        <w:commentRangeStart w:id="43"/>
        <w:r w:rsidR="00EB28FA">
          <w:rPr>
            <w:rFonts w:ascii="Times New Roman" w:hAnsi="Times New Roman" w:cs="Times New Roman"/>
            <w:sz w:val="24"/>
            <w:szCs w:val="24"/>
          </w:rPr>
          <w:t>(Shelton et al. 2013)</w:t>
        </w:r>
        <w:commentRangeEnd w:id="43"/>
        <w:r w:rsidR="00EB28FA">
          <w:rPr>
            <w:rStyle w:val="CommentReference"/>
          </w:rPr>
          <w:commentReference w:id="43"/>
        </w:r>
      </w:ins>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66E332E0"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w:t>
      </w:r>
      <w:del w:id="44" w:author="JTT" w:date="2015-02-16T09:25:00Z">
        <w:r w:rsidDel="00EB28FA">
          <w:rPr>
            <w:rFonts w:ascii="Times New Roman" w:hAnsi="Times New Roman" w:cs="Times New Roman"/>
            <w:sz w:val="24"/>
            <w:szCs w:val="24"/>
          </w:rPr>
          <w:delText xml:space="preserve">therefore </w:delText>
        </w:r>
      </w:del>
      <w:r>
        <w:rPr>
          <w:rFonts w:ascii="Times New Roman" w:hAnsi="Times New Roman" w:cs="Times New Roman"/>
          <w:sz w:val="24"/>
          <w:szCs w:val="24"/>
        </w:rPr>
        <w:t xml:space="preserve">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C14761C"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r w:rsidR="00410ED6">
        <w:rPr>
          <w:rFonts w:ascii="Times New Roman" w:hAnsi="Times New Roman" w:cs="Times New Roman"/>
          <w:sz w:val="24"/>
          <w:szCs w:val="24"/>
        </w:rPr>
        <w:t>Sex</w:t>
      </w:r>
      <w:r w:rsidR="00611A3B">
        <w:rPr>
          <w:rFonts w:ascii="Times New Roman" w:hAnsi="Times New Roman" w:cs="Times New Roman"/>
          <w:sz w:val="24"/>
          <w:szCs w:val="24"/>
        </w:rPr>
        <w:t>-specific differences in behavior</w:t>
      </w:r>
      <w:r w:rsidR="00410ED6">
        <w:rPr>
          <w:rFonts w:ascii="Times New Roman" w:hAnsi="Times New Roman" w:cs="Times New Roman"/>
          <w:sz w:val="24"/>
          <w:szCs w:val="24"/>
        </w:rPr>
        <w:t xml:space="preserve"> can also </w:t>
      </w:r>
      <w:del w:id="45" w:author="JTT" w:date="2015-02-16T09:26:00Z">
        <w:r w:rsidR="00611A3B" w:rsidDel="00EB28FA">
          <w:rPr>
            <w:rFonts w:ascii="Times New Roman" w:hAnsi="Times New Roman" w:cs="Times New Roman"/>
            <w:sz w:val="24"/>
            <w:szCs w:val="24"/>
          </w:rPr>
          <w:delText xml:space="preserve">manifest </w:delText>
        </w:r>
      </w:del>
      <w:ins w:id="46" w:author="JTT" w:date="2015-02-16T09:26:00Z">
        <w:r w:rsidR="00EB28FA">
          <w:rPr>
            <w:rFonts w:ascii="Times New Roman" w:hAnsi="Times New Roman" w:cs="Times New Roman"/>
            <w:sz w:val="24"/>
            <w:szCs w:val="24"/>
          </w:rPr>
          <w:t>result in</w:t>
        </w:r>
        <w:r w:rsidR="00EB28FA">
          <w:rPr>
            <w:rFonts w:ascii="Times New Roman" w:hAnsi="Times New Roman" w:cs="Times New Roman"/>
            <w:sz w:val="24"/>
            <w:szCs w:val="24"/>
          </w:rPr>
          <w:t xml:space="preserve"> </w:t>
        </w:r>
      </w:ins>
      <w:r w:rsidR="00611A3B">
        <w:rPr>
          <w:rFonts w:ascii="Times New Roman" w:hAnsi="Times New Roman" w:cs="Times New Roman"/>
          <w:sz w:val="24"/>
          <w:szCs w:val="24"/>
        </w:rPr>
        <w:t>differences</w:t>
      </w:r>
      <w:r w:rsidR="00410ED6">
        <w:rPr>
          <w:rFonts w:ascii="Times New Roman" w:hAnsi="Times New Roman" w:cs="Times New Roman"/>
          <w:sz w:val="24"/>
          <w:szCs w:val="24"/>
        </w:rPr>
        <w:t xml:space="preserve"> in growth rates</w:t>
      </w:r>
      <w:r w:rsidR="00611A3B">
        <w:rPr>
          <w:rFonts w:ascii="Times New Roman" w:hAnsi="Times New Roman" w:cs="Times New Roman"/>
          <w:sz w:val="24"/>
          <w:szCs w:val="24"/>
        </w:rPr>
        <w:t xml:space="preserve"> </w:t>
      </w:r>
      <w:ins w:id="47" w:author="JTT" w:date="2015-02-16T09:26:00Z">
        <w:r w:rsidR="00EB28FA">
          <w:rPr>
            <w:rFonts w:ascii="Times New Roman" w:hAnsi="Times New Roman" w:cs="Times New Roman"/>
            <w:sz w:val="24"/>
            <w:szCs w:val="24"/>
          </w:rPr>
          <w:t xml:space="preserve">between males and females </w:t>
        </w:r>
      </w:ins>
      <w:r w:rsidR="00410ED6">
        <w:rPr>
          <w:rFonts w:ascii="Times New Roman" w:hAnsi="Times New Roman" w:cs="Times New Roman"/>
          <w:sz w:val="24"/>
          <w:szCs w:val="24"/>
        </w:rPr>
        <w:t>(Biro and Sampson 2015).</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459C63C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commentRangeStart w:id="48"/>
      <w:del w:id="49" w:author="JTT" w:date="2015-02-16T09:26:00Z">
        <w:r w:rsidDel="00EB28FA">
          <w:rPr>
            <w:rFonts w:ascii="Times New Roman" w:hAnsi="Times New Roman" w:cs="Times New Roman"/>
            <w:sz w:val="24"/>
            <w:szCs w:val="24"/>
          </w:rPr>
          <w:delText xml:space="preserve">Residual </w:delText>
        </w:r>
      </w:del>
      <w:ins w:id="50" w:author="JTT" w:date="2015-02-16T09:26:00Z">
        <w:r w:rsidR="00EB28FA">
          <w:rPr>
            <w:rFonts w:ascii="Times New Roman" w:hAnsi="Times New Roman" w:cs="Times New Roman"/>
            <w:sz w:val="24"/>
            <w:szCs w:val="24"/>
          </w:rPr>
          <w:t xml:space="preserve">Transient </w:t>
        </w:r>
      </w:ins>
      <w:commentRangeEnd w:id="48"/>
      <w:ins w:id="51" w:author="JTT" w:date="2015-02-16T09:27:00Z">
        <w:r w:rsidR="00EB28FA">
          <w:rPr>
            <w:rStyle w:val="CommentReference"/>
          </w:rPr>
          <w:commentReference w:id="48"/>
        </w:r>
      </w:ins>
      <w:r>
        <w:rPr>
          <w:rFonts w:ascii="Times New Roman" w:hAnsi="Times New Roman" w:cs="Times New Roman"/>
          <w:sz w:val="24"/>
          <w:szCs w:val="24"/>
        </w:rPr>
        <w:t xml:space="preserve">variation </w:t>
      </w:r>
      <w:ins w:id="52" w:author="JTT" w:date="2015-02-16T09:26:00Z">
        <w:r w:rsidR="00EB28FA">
          <w:rPr>
            <w:rFonts w:ascii="Times New Roman" w:hAnsi="Times New Roman" w:cs="Times New Roman"/>
            <w:sz w:val="24"/>
            <w:szCs w:val="24"/>
          </w:rPr>
          <w:t xml:space="preserve">over time for a given individual </w:t>
        </w:r>
      </w:ins>
      <w:r>
        <w:rPr>
          <w:rFonts w:ascii="Times New Roman" w:hAnsi="Times New Roman" w:cs="Times New Roman"/>
          <w:sz w:val="24"/>
          <w:szCs w:val="24"/>
        </w:rPr>
        <w:t>(i.e.,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w:t>
      </w:r>
      <w:r>
        <w:rPr>
          <w:rFonts w:ascii="Times New Roman" w:hAnsi="Times New Roman" w:cs="Times New Roman"/>
          <w:sz w:val="24"/>
          <w:szCs w:val="24"/>
        </w:rPr>
        <w:lastRenderedPageBreak/>
        <w:t xml:space="preserve">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015AF7B5"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ins w:id="53" w:author="JTT" w:date="2015-02-16T09:29:00Z">
        <w:r w:rsidR="00EB28FA">
          <w:rPr>
            <w:rFonts w:ascii="Times New Roman" w:hAnsi="Times New Roman" w:cs="Times New Roman"/>
            <w:sz w:val="24"/>
            <w:szCs w:val="24"/>
          </w:rPr>
          <w:t xml:space="preserve"> (e.g., otoliths)</w:t>
        </w:r>
      </w:ins>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5E6451A5"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del w:id="54" w:author="JTT" w:date="2015-02-16T09:29:00Z">
        <w:r w:rsidR="004C2630" w:rsidDel="00EB28FA">
          <w:rPr>
            <w:rFonts w:ascii="Times New Roman" w:hAnsi="Times New Roman" w:cs="Times New Roman"/>
            <w:sz w:val="24"/>
            <w:szCs w:val="24"/>
          </w:rPr>
          <w:delText xml:space="preserve">residual </w:delText>
        </w:r>
      </w:del>
      <w:ins w:id="55" w:author="JTT" w:date="2015-02-16T09:29:00Z">
        <w:r w:rsidR="00EB28FA">
          <w:rPr>
            <w:rFonts w:ascii="Times New Roman" w:hAnsi="Times New Roman" w:cs="Times New Roman"/>
            <w:sz w:val="24"/>
            <w:szCs w:val="24"/>
          </w:rPr>
          <w:t xml:space="preserve">transient growth </w:t>
        </w:r>
      </w:ins>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del w:id="56" w:author="JTT" w:date="2015-02-16T09:30:00Z">
        <w:r w:rsidR="00D018E5" w:rsidDel="00EB28FA">
          <w:rPr>
            <w:rFonts w:ascii="Times New Roman" w:hAnsi="Times New Roman" w:cs="Times New Roman"/>
            <w:sz w:val="24"/>
            <w:szCs w:val="24"/>
          </w:rPr>
          <w:delText xml:space="preserve">residual </w:delText>
        </w:r>
      </w:del>
      <w:ins w:id="57" w:author="JTT" w:date="2015-02-16T09:30:00Z">
        <w:r w:rsidR="00EB28FA">
          <w:rPr>
            <w:rFonts w:ascii="Times New Roman" w:hAnsi="Times New Roman" w:cs="Times New Roman"/>
            <w:sz w:val="24"/>
            <w:szCs w:val="24"/>
          </w:rPr>
          <w:t xml:space="preserve">transient </w:t>
        </w:r>
      </w:ins>
      <w:r w:rsidR="00D018E5">
        <w:rPr>
          <w:rFonts w:ascii="Times New Roman" w:hAnsi="Times New Roman" w:cs="Times New Roman"/>
          <w:sz w:val="24"/>
          <w:szCs w:val="24"/>
        </w:rPr>
        <w:t>variation in growth rates in the analysis of data from a growth experiment for steelhead trout.  In this study, we additionally incorporate sex-specific differences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successfully fit models that account for multiple sources or variation in growth.  These models suggest that variation among individuals accounts for up to half of the total variability in </w:t>
      </w:r>
      <w:r w:rsidR="008209A2">
        <w:rPr>
          <w:rFonts w:ascii="Times New Roman" w:hAnsi="Times New Roman" w:cs="Times New Roman"/>
          <w:sz w:val="24"/>
          <w:szCs w:val="24"/>
        </w:rPr>
        <w:t>this species</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A simulation study suggests that the parameters estimated in these models are unbiased.</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710EB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42E7B41"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ins w:id="58" w:author="Darcy Webber" w:date="2015-02-16T14:22:00Z">
        <w:r w:rsidR="00A801AD">
          <w:rPr>
            <w:rFonts w:ascii="Times New Roman" w:hAnsi="Times New Roman" w:cs="Times New Roman"/>
            <w:sz w:val="24"/>
            <w:szCs w:val="24"/>
          </w:rPr>
          <w:t>(</w:t>
        </w:r>
      </w:ins>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ins w:id="59" w:author="Darcy Webber" w:date="2015-02-16T14:22:00Z">
        <w:r w:rsidR="00A801AD">
          <w:rPr>
            <w:rFonts w:ascii="Times New Roman" w:hAnsi="Times New Roman" w:cs="Times New Roman"/>
            <w:sz w:val="24"/>
            <w:szCs w:val="24"/>
          </w:rPr>
          <w:t>)</w:t>
        </w:r>
      </w:ins>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710EB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ins w:id="60" w:author="JTT" w:date="2015-02-16T09:31:00Z">
        <w:r w:rsidR="00EB28FA">
          <w:rPr>
            <w:rFonts w:ascii="Times New Roman" w:hAnsi="Times New Roman" w:cs="Times New Roman"/>
            <w:sz w:val="24"/>
            <w:szCs w:val="24"/>
          </w:rPr>
          <w:t xml:space="preserve">“transient” </w:t>
        </w:r>
      </w:ins>
      <w:r w:rsidR="0024242D">
        <w:rPr>
          <w:rFonts w:ascii="Times New Roman" w:hAnsi="Times New Roman" w:cs="Times New Roman"/>
          <w:sz w:val="24"/>
          <w:szCs w:val="24"/>
        </w:rPr>
        <w:t>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710EB7">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2C256C06" w:rsidR="0010212C" w:rsidRDefault="003B1F46" w:rsidP="00401AC2">
      <w:pPr>
        <w:spacing w:line="480" w:lineRule="auto"/>
        <w:ind w:firstLine="720"/>
        <w:rPr>
          <w:rFonts w:ascii="Times New Roman" w:hAnsi="Times New Roman" w:cs="Times New Roman"/>
          <w:sz w:val="24"/>
          <w:szCs w:val="24"/>
        </w:rPr>
        <w:pPrChange w:id="61" w:author="JTT" w:date="2015-02-16T10:18:00Z">
          <w:pPr>
            <w:tabs>
              <w:tab w:val="left" w:pos="360"/>
              <w:tab w:val="left" w:pos="720"/>
              <w:tab w:val="left" w:pos="8640"/>
            </w:tabs>
            <w:spacing w:after="0" w:line="480" w:lineRule="auto"/>
          </w:pPr>
        </w:pPrChange>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del w:id="62" w:author="JTT" w:date="2015-02-16T09:33:00Z">
        <w:r w:rsidR="006422CA" w:rsidDel="00603447">
          <w:rPr>
            <w:rFonts w:ascii="Times New Roman" w:hAnsi="Times New Roman" w:cs="Times New Roman"/>
            <w:sz w:val="24"/>
            <w:szCs w:val="24"/>
          </w:rPr>
          <w:delText>between length intervals</w:delText>
        </w:r>
        <w:r w:rsidR="00C05994" w:rsidDel="00603447">
          <w:rPr>
            <w:rFonts w:ascii="Times New Roman" w:hAnsi="Times New Roman" w:cs="Times New Roman"/>
            <w:sz w:val="24"/>
            <w:szCs w:val="24"/>
          </w:rPr>
          <w:delText xml:space="preserve"> </w:delText>
        </w:r>
      </w:del>
      <w:ins w:id="63" w:author="JTT" w:date="2015-02-16T09:33:00Z">
        <w:r w:rsidR="00603447">
          <w:rPr>
            <w:rFonts w:ascii="Times New Roman" w:hAnsi="Times New Roman" w:cs="Times New Roman"/>
            <w:sz w:val="24"/>
            <w:szCs w:val="24"/>
          </w:rPr>
          <w:t xml:space="preserve">between two times (e.g., tagging and subsequent recapture) </w:t>
        </w:r>
      </w:ins>
      <w:r w:rsidR="00C05994">
        <w:rPr>
          <w:rFonts w:ascii="Times New Roman" w:hAnsi="Times New Roman" w:cs="Times New Roman"/>
          <w:sz w:val="24"/>
          <w:szCs w:val="24"/>
        </w:rPr>
        <w:t xml:space="preserve">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del w:id="64" w:author="JTT" w:date="2015-02-16T09:33:00Z">
                <w:rPr>
                  <w:rFonts w:ascii="Cambria Math" w:hAnsi="Cambria Math" w:cs="Times New Roman"/>
                  <w:sz w:val="24"/>
                  <w:szCs w:val="24"/>
                </w:rPr>
                <m:t>2</m:t>
              </w:del>
            </m:r>
          </m:sup>
        </m:sSubSup>
      </m:oMath>
      <w:r w:rsidR="006A20AD">
        <w:rPr>
          <w:rFonts w:ascii="Times New Roman" w:hAnsi="Times New Roman" w:cs="Times New Roman"/>
          <w:sz w:val="24"/>
          <w:szCs w:val="24"/>
        </w:rPr>
        <w:t xml:space="preserve"> is the </w:t>
      </w:r>
      <w:ins w:id="65" w:author="JTT" w:date="2015-02-16T09:33:00Z">
        <w:r w:rsidR="00603447">
          <w:rPr>
            <w:rFonts w:ascii="Times New Roman" w:hAnsi="Times New Roman" w:cs="Times New Roman"/>
            <w:sz w:val="24"/>
            <w:szCs w:val="24"/>
          </w:rPr>
          <w:t xml:space="preserve">magnitude of transient growth variation </w:t>
        </w:r>
      </w:ins>
      <w:del w:id="66" w:author="JTT" w:date="2015-02-16T09:33:00Z">
        <w:r w:rsidR="006A20AD" w:rsidDel="00603447">
          <w:rPr>
            <w:rFonts w:ascii="Times New Roman" w:hAnsi="Times New Roman" w:cs="Times New Roman"/>
            <w:sz w:val="24"/>
            <w:szCs w:val="24"/>
          </w:rPr>
          <w:delText>time-varying individual</w:delText>
        </w:r>
        <w:r w:rsidR="00A943BD" w:rsidDel="00603447">
          <w:rPr>
            <w:rFonts w:ascii="Times New Roman" w:hAnsi="Times New Roman" w:cs="Times New Roman"/>
            <w:sz w:val="24"/>
            <w:szCs w:val="24"/>
          </w:rPr>
          <w:delText xml:space="preserve"> variance</w:delText>
        </w:r>
        <w:r w:rsidR="004871D1" w:rsidDel="00603447">
          <w:rPr>
            <w:rFonts w:ascii="Times New Roman" w:hAnsi="Times New Roman" w:cs="Times New Roman"/>
            <w:sz w:val="24"/>
            <w:szCs w:val="24"/>
          </w:rPr>
          <w:delText xml:space="preserve"> </w:delText>
        </w:r>
      </w:del>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ins w:id="67" w:author="JTT" w:date="2015-02-16T10:18:00Z">
        <w:r w:rsidR="00401AC2">
          <w:rPr>
            <w:rFonts w:ascii="Times New Roman" w:hAnsi="Times New Roman" w:cs="Times New Roman"/>
            <w:sz w:val="24"/>
            <w:szCs w:val="24"/>
          </w:rPr>
          <w:t>In this study, we use a time interval of one week (7 days).  We confirm that results are similar for other small time intervals (i.e., days or months), but found that an annual time interval resulted in parameter estimates yielding biased high growth schedules.</w:t>
        </w:r>
        <w:r w:rsidR="00401AC2">
          <w:rPr>
            <w:rFonts w:ascii="Times New Roman" w:hAnsi="Times New Roman" w:cs="Times New Roman"/>
            <w:sz w:val="24"/>
            <w:szCs w:val="24"/>
          </w:rPr>
          <w:t xml:space="preserve">  </w:t>
        </w:r>
      </w:ins>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del w:id="68" w:author="JTT" w:date="2015-02-16T09:34:00Z">
        <w:r w:rsidR="00DF3C5E" w:rsidDel="00603447">
          <w:rPr>
            <w:rFonts w:ascii="Times New Roman" w:hAnsi="Times New Roman" w:cs="Times New Roman"/>
            <w:sz w:val="24"/>
            <w:szCs w:val="24"/>
          </w:rPr>
          <w:delText xml:space="preserve">this </w:delText>
        </w:r>
      </w:del>
      <w:ins w:id="69" w:author="JTT" w:date="2015-02-16T09:34:00Z">
        <w:r w:rsidR="00603447">
          <w:rPr>
            <w:rFonts w:ascii="Times New Roman" w:hAnsi="Times New Roman" w:cs="Times New Roman"/>
            <w:sz w:val="24"/>
            <w:szCs w:val="24"/>
          </w:rPr>
          <w:t xml:space="preserve">estimate </w:t>
        </w:r>
      </w:ins>
      <w:del w:id="70" w:author="JTT" w:date="2015-02-16T09:34:00Z">
        <w:r w:rsidR="00DF3C5E" w:rsidDel="00603447">
          <w:rPr>
            <w:rFonts w:ascii="Times New Roman" w:hAnsi="Times New Roman" w:cs="Times New Roman"/>
            <w:sz w:val="24"/>
            <w:szCs w:val="24"/>
          </w:rPr>
          <w:delText>age</w:delText>
        </w:r>
      </w:del>
      <w:ins w:id="71" w:author="JTT" w:date="2015-02-16T09:34:00Z">
        <w:r w:rsidR="00603447">
          <w:rPr>
            <w:rFonts w:ascii="Times New Roman" w:hAnsi="Times New Roman" w:cs="Times New Roman"/>
            <w:sz w:val="24"/>
            <w:szCs w:val="24"/>
          </w:rPr>
          <w:t>length</w:t>
        </w:r>
      </w:ins>
      <w:r w:rsidR="00DF3C5E">
        <w:rPr>
          <w:rFonts w:ascii="Times New Roman" w:hAnsi="Times New Roman" w:cs="Times New Roman"/>
          <w:sz w:val="24"/>
          <w:szCs w:val="24"/>
        </w:rPr>
        <w:t>-at-birth for each sex</w:t>
      </w:r>
      <w:del w:id="72" w:author="JTT" w:date="2015-02-16T09:34:00Z">
        <w:r w:rsidR="00DF3C5E" w:rsidDel="00603447">
          <w:rPr>
            <w:rFonts w:ascii="Times New Roman" w:hAnsi="Times New Roman" w:cs="Times New Roman"/>
            <w:sz w:val="24"/>
            <w:szCs w:val="24"/>
          </w:rPr>
          <w:delText xml:space="preserve"> is estimated</w:delText>
        </w:r>
      </w:del>
      <w:r w:rsidR="00DF3C5E">
        <w:rPr>
          <w:rFonts w:ascii="Times New Roman" w:hAnsi="Times New Roman" w:cs="Times New Roman"/>
          <w:sz w:val="24"/>
          <w:szCs w:val="24"/>
        </w:rPr>
        <w:t xml:space="preserve">.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lastRenderedPageBreak/>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710EB7">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9E03558" w:rsidR="000A390F" w:rsidRPr="009C37AB" w:rsidDel="00603447" w:rsidRDefault="000A390F">
      <w:pPr>
        <w:tabs>
          <w:tab w:val="left" w:pos="360"/>
          <w:tab w:val="left" w:pos="720"/>
          <w:tab w:val="left" w:pos="8640"/>
        </w:tabs>
        <w:spacing w:after="0" w:line="480" w:lineRule="auto"/>
        <w:jc w:val="both"/>
        <w:rPr>
          <w:del w:id="73" w:author="JTT" w:date="2015-02-16T09:35:00Z"/>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3529C9C0"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del w:id="74" w:author="JTT" w:date="2015-02-16T09:35:00Z">
        <w:r w:rsidR="00C03356" w:rsidDel="00603447">
          <w:rPr>
            <w:rFonts w:ascii="Times New Roman" w:hAnsi="Times New Roman" w:cs="Times New Roman"/>
            <w:sz w:val="24"/>
            <w:szCs w:val="24"/>
          </w:rPr>
          <w:delText xml:space="preserve">marginalizing </w:delText>
        </w:r>
      </w:del>
      <w:ins w:id="75" w:author="JTT" w:date="2015-02-16T09:35:00Z">
        <w:r w:rsidR="00603447">
          <w:rPr>
            <w:rFonts w:ascii="Times New Roman" w:hAnsi="Times New Roman" w:cs="Times New Roman"/>
            <w:sz w:val="24"/>
            <w:szCs w:val="24"/>
          </w:rPr>
          <w:t>integrating</w:t>
        </w:r>
        <w:r w:rsidR="00603447">
          <w:rPr>
            <w:rFonts w:ascii="Times New Roman" w:hAnsi="Times New Roman" w:cs="Times New Roman"/>
            <w:sz w:val="24"/>
            <w:szCs w:val="24"/>
          </w:rPr>
          <w:t xml:space="preserve"> </w:t>
        </w:r>
      </w:ins>
      <w:r w:rsidR="00C03356">
        <w:rPr>
          <w:rFonts w:ascii="Times New Roman" w:hAnsi="Times New Roman" w:cs="Times New Roman"/>
          <w:sz w:val="24"/>
          <w:szCs w:val="24"/>
        </w:rPr>
        <w:t xml:space="preserve">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ins w:id="76" w:author="JTT" w:date="2015-02-16T09:35:00Z">
        <w:r w:rsidR="00603447">
          <w:rPr>
            <w:rFonts w:ascii="Times New Roman" w:hAnsi="Times New Roman" w:cs="Times New Roman"/>
            <w:sz w:val="24"/>
            <w:szCs w:val="24"/>
          </w:rPr>
          <w:t xml:space="preserve"> for our data set</w:t>
        </w:r>
      </w:ins>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ins w:id="77" w:author="JTT" w:date="2015-02-16T09:36:00Z">
        <w:r w:rsidR="00603447">
          <w:rPr>
            <w:rFonts w:ascii="Times New Roman" w:hAnsi="Times New Roman" w:cs="Times New Roman"/>
            <w:sz w:val="24"/>
            <w:szCs w:val="24"/>
          </w:rPr>
          <w:t xml:space="preserve">, </w:t>
        </w:r>
        <w:commentRangeStart w:id="78"/>
        <w:r w:rsidR="00603447">
          <w:rPr>
            <w:rFonts w:ascii="Times New Roman" w:hAnsi="Times New Roman" w:cs="Times New Roman"/>
            <w:sz w:val="24"/>
            <w:szCs w:val="24"/>
          </w:rPr>
          <w:t>Kristensen et al. (In press)</w:t>
        </w:r>
        <w:commentRangeEnd w:id="78"/>
        <w:r w:rsidR="00603447">
          <w:rPr>
            <w:rStyle w:val="CommentReference"/>
          </w:rPr>
          <w:commentReference w:id="78"/>
        </w:r>
      </w:ins>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1"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2"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710EB7">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05B06EE3"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commentRangeStart w:id="79"/>
      <w:ins w:id="80" w:author="JTT" w:date="2015-02-16T09:38:00Z">
        <w:r w:rsidR="00603447">
          <w:rPr>
            <w:rFonts w:ascii="Times New Roman" w:hAnsi="Times New Roman" w:cs="Times New Roman"/>
            <w:sz w:val="24"/>
            <w:szCs w:val="24"/>
          </w:rPr>
          <w:t>, and involves randomly tagging every million-th fish captured</w:t>
        </w:r>
        <w:commentRangeEnd w:id="79"/>
        <w:r w:rsidR="00603447">
          <w:rPr>
            <w:rStyle w:val="CommentReference"/>
          </w:rPr>
          <w:commentReference w:id="79"/>
        </w:r>
      </w:ins>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3435FE2E"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ins w:id="81" w:author="JTT" w:date="2015-02-16T09:39:00Z">
        <w:r w:rsidR="00603447">
          <w:rPr>
            <w:rFonts w:ascii="Times New Roman" w:hAnsi="Times New Roman" w:cs="Times New Roman"/>
            <w:sz w:val="24"/>
            <w:szCs w:val="24"/>
          </w:rPr>
          <w:t>, and all individuals were originally tagged between 200X and 200Y, and were subsequently recaptured between 200Z and 200A</w:t>
        </w:r>
      </w:ins>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lastRenderedPageBreak/>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ins w:id="82" w:author="JTT" w:date="2015-02-16T09:40:00Z">
        <w:r w:rsidR="00603447">
          <w:rPr>
            <w:rFonts w:ascii="Times New Roman" w:hAnsi="Times New Roman" w:cs="Times New Roman"/>
            <w:sz w:val="24"/>
            <w:szCs w:val="24"/>
          </w:rPr>
          <w:t xml:space="preserve">persistent differences in </w:t>
        </w:r>
      </w:ins>
      <w:r w:rsidR="00BB5C24">
        <w:rPr>
          <w:rFonts w:ascii="Times New Roman" w:hAnsi="Times New Roman" w:cs="Times New Roman"/>
          <w:sz w:val="24"/>
          <w:szCs w:val="24"/>
        </w:rPr>
        <w:t xml:space="preserve">upkeep costs </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w:t>
      </w:r>
      <w:del w:id="83" w:author="JTT" w:date="2015-02-16T09:40:00Z">
        <w:r w:rsidR="00BB5C24" w:rsidDel="00603447">
          <w:rPr>
            <w:rFonts w:ascii="Times New Roman" w:hAnsi="Times New Roman" w:cs="Times New Roman"/>
            <w:sz w:val="24"/>
            <w:szCs w:val="24"/>
          </w:rPr>
          <w:delText xml:space="preserve">by sex </w:delText>
        </w:r>
        <w:r w:rsidR="00BB5C24" w:rsidRPr="00BF2698" w:rsidDel="00603447">
          <w:rPr>
            <w:rFonts w:ascii="Times New Roman" w:hAnsi="Times New Roman" w:cs="Times New Roman"/>
            <w:i/>
            <w:sz w:val="24"/>
            <w:szCs w:val="24"/>
          </w:rPr>
          <w:delText>s</w:delText>
        </w:r>
        <w:r w:rsidR="00BB5C24" w:rsidDel="00603447">
          <w:rPr>
            <w:rFonts w:ascii="Times New Roman" w:hAnsi="Times New Roman" w:cs="Times New Roman"/>
            <w:sz w:val="24"/>
            <w:szCs w:val="24"/>
          </w:rPr>
          <w:delText xml:space="preserve"> only</w:delText>
        </w:r>
      </w:del>
      <w:ins w:id="84" w:author="JTT" w:date="2015-02-16T09:40:00Z">
        <w:r w:rsidR="00603447">
          <w:rPr>
            <w:rFonts w:ascii="Times New Roman" w:hAnsi="Times New Roman" w:cs="Times New Roman"/>
            <w:sz w:val="24"/>
            <w:szCs w:val="24"/>
          </w:rPr>
          <w:t>for each sex</w:t>
        </w:r>
      </w:ins>
      <w:r w:rsidR="00BB5C24">
        <w:rPr>
          <w:rFonts w:ascii="Times New Roman" w:hAnsi="Times New Roman" w:cs="Times New Roman"/>
          <w:sz w:val="24"/>
          <w:szCs w:val="24"/>
        </w:rPr>
        <w:t xml:space="preserve">, </w:t>
      </w:r>
      <w:del w:id="85" w:author="JTT" w:date="2015-02-16T09:40:00Z">
        <w:r w:rsidR="00BB5C24" w:rsidDel="00603447">
          <w:rPr>
            <w:rFonts w:ascii="Times New Roman" w:hAnsi="Times New Roman" w:cs="Times New Roman"/>
            <w:sz w:val="24"/>
            <w:szCs w:val="24"/>
          </w:rPr>
          <w:delText xml:space="preserve">time varying random-effects </w:delText>
        </w:r>
      </w:del>
      <w:ins w:id="86" w:author="JTT" w:date="2015-02-16T09:40:00Z">
        <w:r w:rsidR="00603447">
          <w:rPr>
            <w:rFonts w:ascii="Times New Roman" w:hAnsi="Times New Roman" w:cs="Times New Roman"/>
            <w:sz w:val="24"/>
            <w:szCs w:val="24"/>
          </w:rPr>
          <w:t xml:space="preserve">transient variation in growth </w:t>
        </w:r>
      </w:ins>
      <w:del w:id="87" w:author="JTT" w:date="2015-02-16T09:40:00Z">
        <w:r w:rsidR="00BB5C24" w:rsidDel="00603447">
          <w:rPr>
            <w:rFonts w:ascii="Times New Roman" w:hAnsi="Times New Roman" w:cs="Times New Roman"/>
            <w:sz w:val="24"/>
            <w:szCs w:val="24"/>
          </w:rPr>
          <w:delText xml:space="preserve">for </w:delText>
        </w:r>
      </w:del>
      <w:ins w:id="88" w:author="JTT" w:date="2015-02-16T09:40:00Z">
        <w:r w:rsidR="00603447">
          <w:rPr>
            <w:rFonts w:ascii="Times New Roman" w:hAnsi="Times New Roman" w:cs="Times New Roman"/>
            <w:sz w:val="24"/>
            <w:szCs w:val="24"/>
          </w:rPr>
          <w:t>(</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ins w:id="89" w:author="JTT" w:date="2015-02-16T09:41:00Z">
        <w:r w:rsidR="00603447">
          <w:rPr>
            <w:rFonts w:ascii="Times New Roman" w:hAnsi="Times New Roman" w:cs="Times New Roman"/>
            <w:sz w:val="24"/>
            <w:szCs w:val="24"/>
          </w:rPr>
          <w:t>)</w:t>
        </w:r>
      </w:ins>
      <w:r w:rsidR="00BB5C24">
        <w:rPr>
          <w:rFonts w:ascii="Times New Roman" w:hAnsi="Times New Roman" w:cs="Times New Roman"/>
          <w:sz w:val="24"/>
          <w:szCs w:val="24"/>
        </w:rPr>
        <w:t xml:space="preserve">, and random-effects </w:t>
      </w:r>
      <w:ins w:id="90" w:author="JTT" w:date="2015-02-16T09:41:00Z">
        <w:r w:rsidR="00603447">
          <w:rPr>
            <w:rFonts w:ascii="Times New Roman" w:hAnsi="Times New Roman" w:cs="Times New Roman"/>
            <w:sz w:val="24"/>
            <w:szCs w:val="24"/>
          </w:rPr>
          <w:t xml:space="preserve">representing both persistent and transient variation in growth </w:t>
        </w:r>
      </w:ins>
      <w:del w:id="91" w:author="JTT" w:date="2015-02-16T09:41:00Z">
        <w:r w:rsidR="00BB5C24" w:rsidDel="00603447">
          <w:rPr>
            <w:rFonts w:ascii="Times New Roman" w:hAnsi="Times New Roman" w:cs="Times New Roman"/>
            <w:sz w:val="24"/>
            <w:szCs w:val="24"/>
          </w:rPr>
          <w:delText xml:space="preserve">for </w:delText>
        </w:r>
      </w:del>
      <w:ins w:id="92" w:author="JTT" w:date="2015-02-16T09:41:00Z">
        <w:r w:rsidR="00603447">
          <w:rPr>
            <w:rFonts w:ascii="Times New Roman" w:hAnsi="Times New Roman" w:cs="Times New Roman"/>
            <w:sz w:val="24"/>
            <w:szCs w:val="24"/>
          </w:rPr>
          <w:t>(</w:t>
        </w:r>
      </w:ins>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ins w:id="93" w:author="JTT" w:date="2015-02-16T09:41:00Z">
        <w:r w:rsidR="00603447">
          <w:rPr>
            <w:rFonts w:ascii="Times New Roman" w:hAnsi="Times New Roman" w:cs="Times New Roman"/>
            <w:sz w:val="24"/>
            <w:szCs w:val="24"/>
          </w:rPr>
          <w:t>)</w:t>
        </w:r>
      </w:ins>
      <w:r w:rsidR="00735766">
        <w:rPr>
          <w:rFonts w:ascii="Times New Roman" w:hAnsi="Times New Roman" w:cs="Times New Roman"/>
          <w:sz w:val="24"/>
          <w:szCs w:val="24"/>
        </w:rPr>
        <w:t>.</w:t>
      </w:r>
    </w:p>
    <w:p w14:paraId="395A83E0" w14:textId="632F6439"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del w:id="94" w:author="JTT" w:date="2015-02-16T09:41:00Z">
        <w:r w:rsidR="00093192" w:rsidDel="00603447">
          <w:rPr>
            <w:rFonts w:ascii="Times New Roman" w:hAnsi="Times New Roman" w:cs="Times New Roman"/>
            <w:sz w:val="24"/>
            <w:szCs w:val="24"/>
          </w:rPr>
          <w:delText>The parameters</w:delText>
        </w:r>
      </w:del>
      <w:ins w:id="95" w:author="JTT" w:date="2015-02-16T09:41:00Z">
        <w:r w:rsidR="00603447">
          <w:rPr>
            <w:rFonts w:ascii="Times New Roman" w:hAnsi="Times New Roman" w:cs="Times New Roman"/>
            <w:sz w:val="24"/>
            <w:szCs w:val="24"/>
          </w:rPr>
          <w:t>Length at birth</w:t>
        </w:r>
      </w:ins>
      <w:r w:rsidR="00093192">
        <w:rPr>
          <w:rFonts w:ascii="Times New Roman" w:hAnsi="Times New Roman" w:cs="Times New Roman"/>
          <w:sz w:val="24"/>
          <w:szCs w:val="24"/>
        </w:rPr>
        <w:t xml:space="preserve"> </w:t>
      </w:r>
      <w:ins w:id="96" w:author="JTT" w:date="2015-02-16T09:41:00Z">
        <w:r w:rsidR="00603447">
          <w:rPr>
            <w:rFonts w:ascii="Times New Roman" w:hAnsi="Times New Roman" w:cs="Times New Roman"/>
            <w:sz w:val="24"/>
            <w:szCs w:val="24"/>
          </w:rPr>
          <w:t>(</w:t>
        </w:r>
      </w:ins>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ins w:id="97" w:author="JTT" w:date="2015-02-16T09:41:00Z">
        <w:r w:rsidR="00603447">
          <w:rPr>
            <w:rFonts w:ascii="Times New Roman" w:hAnsi="Times New Roman" w:cs="Times New Roman"/>
            <w:sz w:val="24"/>
            <w:szCs w:val="24"/>
          </w:rPr>
          <w:t>)</w:t>
        </w:r>
      </w:ins>
      <w:r w:rsidR="00093192">
        <w:rPr>
          <w:rFonts w:ascii="Times New Roman" w:hAnsi="Times New Roman" w:cs="Times New Roman"/>
          <w:sz w:val="24"/>
          <w:szCs w:val="24"/>
        </w:rPr>
        <w:t xml:space="preserve">, </w:t>
      </w:r>
      <w:ins w:id="98" w:author="JTT" w:date="2015-02-16T09:41:00Z">
        <w:r w:rsidR="00603447">
          <w:rPr>
            <w:rFonts w:ascii="Times New Roman" w:hAnsi="Times New Roman" w:cs="Times New Roman"/>
            <w:sz w:val="24"/>
            <w:szCs w:val="24"/>
          </w:rPr>
          <w:t>average upkeep costs (</w:t>
        </w:r>
      </w:ins>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ins w:id="99" w:author="JTT" w:date="2015-02-16T09:41:00Z">
        <w:r w:rsidR="00603447">
          <w:rPr>
            <w:rFonts w:ascii="Times New Roman" w:hAnsi="Times New Roman" w:cs="Times New Roman"/>
            <w:sz w:val="24"/>
            <w:szCs w:val="24"/>
          </w:rPr>
          <w:t>)</w:t>
        </w:r>
      </w:ins>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ins w:id="100" w:author="JTT" w:date="2015-02-16T09:41:00Z">
        <w:r w:rsidR="00603447">
          <w:rPr>
            <w:rFonts w:ascii="Times New Roman" w:hAnsi="Times New Roman" w:cs="Times New Roman"/>
            <w:sz w:val="24"/>
            <w:szCs w:val="24"/>
          </w:rPr>
          <w:t>the magnitude of persistent variation in growth (</w:t>
        </w:r>
      </w:ins>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ins w:id="101" w:author="JTT" w:date="2015-02-16T09:42:00Z">
        <w:r w:rsidR="00603447">
          <w:rPr>
            <w:rFonts w:ascii="Times New Roman" w:hAnsi="Times New Roman" w:cs="Times New Roman"/>
            <w:sz w:val="24"/>
            <w:szCs w:val="24"/>
          </w:rPr>
          <w:t>)</w:t>
        </w:r>
      </w:ins>
      <w:r w:rsidR="0034763E">
        <w:rPr>
          <w:rFonts w:ascii="Times New Roman" w:hAnsi="Times New Roman" w:cs="Times New Roman"/>
          <w:sz w:val="24"/>
          <w:szCs w:val="24"/>
        </w:rPr>
        <w:t xml:space="preserve"> and </w:t>
      </w:r>
      <w:ins w:id="102" w:author="JTT" w:date="2015-02-16T09:42:00Z">
        <w:r w:rsidR="00603447">
          <w:rPr>
            <w:rFonts w:ascii="Times New Roman" w:hAnsi="Times New Roman" w:cs="Times New Roman"/>
            <w:sz w:val="24"/>
            <w:szCs w:val="24"/>
          </w:rPr>
          <w:t>average energy acquisition rates (</w:t>
        </w:r>
      </w:ins>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ins w:id="103" w:author="JTT" w:date="2015-02-16T09:42:00Z">
        <w:r w:rsidR="00603447">
          <w:rPr>
            <w:rFonts w:ascii="Times New Roman" w:hAnsi="Times New Roman" w:cs="Times New Roman"/>
            <w:sz w:val="24"/>
            <w:szCs w:val="24"/>
          </w:rPr>
          <w:t>)</w:t>
        </w:r>
      </w:ins>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ins w:id="104" w:author="JTT" w:date="2015-02-16T09:42:00Z">
        <w:r w:rsidR="00603447">
          <w:rPr>
            <w:rFonts w:ascii="Times New Roman" w:hAnsi="Times New Roman" w:cs="Times New Roman"/>
            <w:sz w:val="24"/>
            <w:szCs w:val="24"/>
          </w:rPr>
          <w:t>while the magnitude of error when measuring length (</w:t>
        </w:r>
      </w:ins>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ins w:id="105" w:author="JTT" w:date="2015-02-16T09:43:00Z">
        <w:r w:rsidR="00603447">
          <w:rPr>
            <w:rFonts w:ascii="Times New Roman" w:hAnsi="Times New Roman" w:cs="Times New Roman"/>
            <w:sz w:val="24"/>
            <w:szCs w:val="24"/>
          </w:rPr>
          <w:t>)</w:t>
        </w:r>
      </w:ins>
      <w:r w:rsidR="00093192">
        <w:rPr>
          <w:rFonts w:ascii="Times New Roman" w:hAnsi="Times New Roman" w:cs="Times New Roman"/>
          <w:sz w:val="24"/>
          <w:szCs w:val="24"/>
        </w:rPr>
        <w:t xml:space="preserve"> and </w:t>
      </w:r>
      <w:ins w:id="106" w:author="JTT" w:date="2015-02-16T09:43:00Z">
        <w:r w:rsidR="00B57608">
          <w:rPr>
            <w:rFonts w:ascii="Times New Roman" w:hAnsi="Times New Roman" w:cs="Times New Roman"/>
            <w:sz w:val="24"/>
            <w:szCs w:val="24"/>
          </w:rPr>
          <w:t>the magnitude of transient variation in growth (</w:t>
        </w:r>
      </w:ins>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ins w:id="107" w:author="JTT" w:date="2015-02-16T09:43:00Z">
        <w:r w:rsidR="00B57608">
          <w:rPr>
            <w:rFonts w:ascii="Times New Roman" w:hAnsi="Times New Roman" w:cs="Times New Roman"/>
            <w:sz w:val="24"/>
            <w:szCs w:val="24"/>
          </w:rPr>
          <w:t>)</w:t>
        </w:r>
      </w:ins>
      <w:r w:rsidR="00093192">
        <w:rPr>
          <w:rFonts w:ascii="Times New Roman" w:hAnsi="Times New Roman" w:cs="Times New Roman"/>
          <w:sz w:val="24"/>
          <w:szCs w:val="24"/>
        </w:rPr>
        <w:t xml:space="preserve"> </w:t>
      </w:r>
      <w:del w:id="108" w:author="JTT" w:date="2015-02-16T09:43:00Z">
        <w:r w:rsidR="00093192" w:rsidDel="00B57608">
          <w:rPr>
            <w:rFonts w:ascii="Times New Roman" w:hAnsi="Times New Roman" w:cs="Times New Roman"/>
            <w:sz w:val="24"/>
            <w:szCs w:val="24"/>
          </w:rPr>
          <w:delText>were not</w:delText>
        </w:r>
      </w:del>
      <w:ins w:id="109" w:author="JTT" w:date="2015-02-16T09:43:00Z">
        <w:r w:rsidR="00B57608">
          <w:rPr>
            <w:rFonts w:ascii="Times New Roman" w:hAnsi="Times New Roman" w:cs="Times New Roman"/>
            <w:sz w:val="24"/>
            <w:szCs w:val="24"/>
          </w:rPr>
          <w:t>were assumed to be constant for males and females</w:t>
        </w:r>
      </w:ins>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1BDC024"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del w:id="110" w:author="JTT" w:date="2015-02-16T09:44:00Z">
        <w:r w:rsidR="00943A64" w:rsidDel="00B57608">
          <w:rPr>
            <w:rFonts w:ascii="Times New Roman" w:hAnsi="Times New Roman" w:cs="Times New Roman"/>
            <w:sz w:val="24"/>
            <w:szCs w:val="24"/>
          </w:rPr>
          <w:delText xml:space="preserve">the </w:delText>
        </w:r>
      </w:del>
      <w:ins w:id="111" w:author="JTT" w:date="2015-02-16T09:44:00Z">
        <w:r w:rsidR="00B57608">
          <w:rPr>
            <w:rFonts w:ascii="Times New Roman" w:hAnsi="Times New Roman" w:cs="Times New Roman"/>
            <w:sz w:val="24"/>
            <w:szCs w:val="24"/>
          </w:rPr>
          <w:t>persistent individual variation in</w:t>
        </w:r>
        <w:r w:rsidR="00B57608">
          <w:rPr>
            <w:rFonts w:ascii="Times New Roman" w:hAnsi="Times New Roman" w:cs="Times New Roman"/>
            <w:sz w:val="24"/>
            <w:szCs w:val="24"/>
          </w:rPr>
          <w:t xml:space="preserve"> </w:t>
        </w:r>
      </w:ins>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ins w:id="112" w:author="JTT" w:date="2015-02-16T09:44:00Z">
        <w:r w:rsidR="00B57608">
          <w:rPr>
            <w:rFonts w:ascii="Times New Roman" w:hAnsi="Times New Roman" w:cs="Times New Roman"/>
            <w:sz w:val="24"/>
            <w:szCs w:val="24"/>
          </w:rPr>
          <w:t>(</w:t>
        </w:r>
      </w:ins>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w:t>
      </w:r>
      <w:del w:id="113" w:author="JTT" w:date="2015-02-16T09:44:00Z">
        <w:r w:rsidR="00BF2698" w:rsidDel="00B57608">
          <w:rPr>
            <w:rFonts w:ascii="Times New Roman" w:hAnsi="Times New Roman" w:cs="Times New Roman"/>
            <w:sz w:val="24"/>
            <w:szCs w:val="24"/>
          </w:rPr>
          <w:delText xml:space="preserve">by sex </w:delText>
        </w:r>
        <w:r w:rsidR="00BF2698" w:rsidRPr="00BF2698" w:rsidDel="00B57608">
          <w:rPr>
            <w:rFonts w:ascii="Times New Roman" w:hAnsi="Times New Roman" w:cs="Times New Roman"/>
            <w:i/>
            <w:sz w:val="24"/>
            <w:szCs w:val="24"/>
          </w:rPr>
          <w:delText>s</w:delText>
        </w:r>
        <w:r w:rsidR="00BF2698" w:rsidDel="00B57608">
          <w:rPr>
            <w:rFonts w:ascii="Times New Roman" w:hAnsi="Times New Roman" w:cs="Times New Roman"/>
            <w:sz w:val="24"/>
            <w:szCs w:val="24"/>
          </w:rPr>
          <w:delText xml:space="preserve"> </w:delText>
        </w:r>
      </w:del>
      <w:r w:rsidR="00460E50">
        <w:rPr>
          <w:rFonts w:ascii="Times New Roman" w:hAnsi="Times New Roman" w:cs="Times New Roman"/>
          <w:sz w:val="24"/>
          <w:szCs w:val="24"/>
        </w:rPr>
        <w:t>only</w:t>
      </w:r>
      <w:ins w:id="114" w:author="JTT" w:date="2015-02-16T09:44:00Z">
        <w:r w:rsidR="00B57608">
          <w:rPr>
            <w:rFonts w:ascii="Times New Roman" w:hAnsi="Times New Roman" w:cs="Times New Roman"/>
            <w:sz w:val="24"/>
            <w:szCs w:val="24"/>
          </w:rPr>
          <w:t>)</w:t>
        </w:r>
      </w:ins>
      <w:r w:rsidR="00460E50">
        <w:rPr>
          <w:rFonts w:ascii="Times New Roman" w:hAnsi="Times New Roman" w:cs="Times New Roman"/>
          <w:sz w:val="24"/>
          <w:szCs w:val="24"/>
        </w:rPr>
        <w:t xml:space="preserve">, </w:t>
      </w:r>
      <w:del w:id="115" w:author="JTT" w:date="2015-02-16T09:44:00Z">
        <w:r w:rsidR="00943A64" w:rsidDel="00B57608">
          <w:rPr>
            <w:rFonts w:ascii="Times New Roman" w:hAnsi="Times New Roman" w:cs="Times New Roman"/>
            <w:sz w:val="24"/>
            <w:szCs w:val="24"/>
          </w:rPr>
          <w:delText xml:space="preserve">time </w:delText>
        </w:r>
      </w:del>
      <w:ins w:id="116" w:author="JTT" w:date="2015-02-16T09:44:00Z">
        <w:r w:rsidR="00B57608">
          <w:rPr>
            <w:rFonts w:ascii="Times New Roman" w:hAnsi="Times New Roman" w:cs="Times New Roman"/>
            <w:sz w:val="24"/>
            <w:szCs w:val="24"/>
          </w:rPr>
          <w:t xml:space="preserve">transient individual variation in growth </w:t>
        </w:r>
      </w:ins>
      <w:del w:id="117" w:author="JTT" w:date="2015-02-16T09:44:00Z">
        <w:r w:rsidR="00943A64" w:rsidDel="00B57608">
          <w:rPr>
            <w:rFonts w:ascii="Times New Roman" w:hAnsi="Times New Roman" w:cs="Times New Roman"/>
            <w:sz w:val="24"/>
            <w:szCs w:val="24"/>
          </w:rPr>
          <w:delText xml:space="preserve">varying </w:delText>
        </w:r>
        <w:r w:rsidR="00460E50" w:rsidDel="00B57608">
          <w:rPr>
            <w:rFonts w:ascii="Times New Roman" w:hAnsi="Times New Roman" w:cs="Times New Roman"/>
            <w:sz w:val="24"/>
            <w:szCs w:val="24"/>
          </w:rPr>
          <w:delText xml:space="preserve">random-effects for </w:delText>
        </w:r>
      </w:del>
      <w:ins w:id="118" w:author="JTT" w:date="2015-02-16T09:44:00Z">
        <w:r w:rsidR="00B57608">
          <w:rPr>
            <w:rFonts w:ascii="Times New Roman" w:hAnsi="Times New Roman" w:cs="Times New Roman"/>
            <w:sz w:val="24"/>
            <w:szCs w:val="24"/>
          </w:rPr>
          <w:t>(</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ins w:id="119" w:author="JTT" w:date="2015-02-16T09:44:00Z">
        <w:r w:rsidR="00B57608">
          <w:rPr>
            <w:rFonts w:ascii="Times New Roman" w:hAnsi="Times New Roman" w:cs="Times New Roman"/>
            <w:sz w:val="24"/>
            <w:szCs w:val="24"/>
          </w:rPr>
          <w:t>)</w:t>
        </w:r>
      </w:ins>
      <w:r w:rsidR="00460E50">
        <w:rPr>
          <w:rFonts w:ascii="Times New Roman" w:hAnsi="Times New Roman" w:cs="Times New Roman"/>
          <w:sz w:val="24"/>
          <w:szCs w:val="24"/>
        </w:rPr>
        <w:t xml:space="preserve">, and </w:t>
      </w:r>
      <w:ins w:id="120" w:author="JTT" w:date="2015-02-16T09:44:00Z">
        <w:r w:rsidR="00B57608">
          <w:rPr>
            <w:rFonts w:ascii="Times New Roman" w:hAnsi="Times New Roman" w:cs="Times New Roman"/>
            <w:sz w:val="24"/>
            <w:szCs w:val="24"/>
          </w:rPr>
          <w:t xml:space="preserve">both persistent and transient variation in growth </w:t>
        </w:r>
      </w:ins>
      <w:del w:id="121" w:author="JTT" w:date="2015-02-16T09:44:00Z">
        <w:r w:rsidR="00460E50" w:rsidDel="00B57608">
          <w:rPr>
            <w:rFonts w:ascii="Times New Roman" w:hAnsi="Times New Roman" w:cs="Times New Roman"/>
            <w:sz w:val="24"/>
            <w:szCs w:val="24"/>
          </w:rPr>
          <w:delText xml:space="preserve">random-effects for </w:delText>
        </w:r>
      </w:del>
      <w:ins w:id="122" w:author="JTT" w:date="2015-02-16T09:44:00Z">
        <w:r w:rsidR="00B57608">
          <w:rPr>
            <w:rFonts w:ascii="Times New Roman" w:hAnsi="Times New Roman" w:cs="Times New Roman"/>
            <w:sz w:val="24"/>
            <w:szCs w:val="24"/>
          </w:rPr>
          <w:t xml:space="preserve">(both </w:t>
        </w:r>
      </w:ins>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ins w:id="123" w:author="JTT" w:date="2015-02-16T09:44:00Z">
        <w:r w:rsidR="00B57608">
          <w:rPr>
            <w:rFonts w:ascii="Times New Roman" w:hAnsi="Times New Roman" w:cs="Times New Roman"/>
            <w:sz w:val="24"/>
            <w:szCs w:val="24"/>
          </w:rPr>
          <w:t>)</w:t>
        </w:r>
      </w:ins>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del w:id="124" w:author="JTT" w:date="2015-02-16T09:45:00Z">
        <w:r w:rsidR="004471DE" w:rsidDel="00B57608">
          <w:rPr>
            <w:rFonts w:ascii="Times New Roman" w:hAnsi="Times New Roman" w:cs="Times New Roman"/>
            <w:sz w:val="24"/>
            <w:szCs w:val="24"/>
          </w:rPr>
          <w:delText xml:space="preserve">was </w:delText>
        </w:r>
      </w:del>
      <w:ins w:id="125" w:author="JTT" w:date="2015-02-16T09:45:00Z">
        <w:r w:rsidR="00B57608">
          <w:rPr>
            <w:rFonts w:ascii="Times New Roman" w:hAnsi="Times New Roman" w:cs="Times New Roman"/>
            <w:sz w:val="24"/>
            <w:szCs w:val="24"/>
          </w:rPr>
          <w:t xml:space="preserve">were </w:t>
        </w:r>
      </w:ins>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ins w:id="126" w:author="JTT" w:date="2015-02-16T09:45:00Z">
        <w:r w:rsidR="00B57608">
          <w:rPr>
            <w:rFonts w:ascii="Times New Roman" w:hAnsi="Times New Roman" w:cs="Times New Roman"/>
            <w:sz w:val="24"/>
            <w:szCs w:val="24"/>
          </w:rPr>
          <w:t xml:space="preserve">recaptured </w:t>
        </w:r>
      </w:ins>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w:t>
      </w:r>
      <w:r w:rsidR="00954F5B">
        <w:rPr>
          <w:rFonts w:ascii="Times New Roman" w:hAnsi="Times New Roman" w:cs="Times New Roman"/>
          <w:sz w:val="24"/>
          <w:szCs w:val="24"/>
        </w:rPr>
        <w:lastRenderedPageBreak/>
        <w:t xml:space="preserve">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279C42B6"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del w:id="127" w:author="JTT" w:date="2015-02-16T09:45:00Z">
        <w:r w:rsidR="000855AF" w:rsidDel="00B57608">
          <w:rPr>
            <w:rFonts w:ascii="Times New Roman" w:hAnsi="Times New Roman" w:cs="Times New Roman"/>
            <w:sz w:val="24"/>
            <w:szCs w:val="24"/>
          </w:rPr>
          <w:delText xml:space="preserve">The </w:delText>
        </w:r>
        <w:r w:rsidR="00477ACC" w:rsidDel="00B57608">
          <w:rPr>
            <w:rFonts w:ascii="Times New Roman" w:hAnsi="Times New Roman" w:cs="Times New Roman"/>
            <w:sz w:val="24"/>
            <w:szCs w:val="24"/>
          </w:rPr>
          <w:delText xml:space="preserve">sex-specific </w:delText>
        </w:r>
        <w:r w:rsidR="000855AF" w:rsidDel="00B57608">
          <w:rPr>
            <w:rFonts w:ascii="Times New Roman" w:hAnsi="Times New Roman" w:cs="Times New Roman"/>
            <w:sz w:val="24"/>
            <w:szCs w:val="24"/>
          </w:rPr>
          <w:delText xml:space="preserve">model parameters </w:delText>
        </w:r>
      </w:del>
      <w:ins w:id="128" w:author="JTT" w:date="2015-02-16T09:47:00Z">
        <w:r w:rsidR="00B57608">
          <w:rPr>
            <w:rFonts w:ascii="Times New Roman" w:hAnsi="Times New Roman" w:cs="Times New Roman"/>
            <w:sz w:val="24"/>
            <w:szCs w:val="24"/>
          </w:rPr>
          <w:t>Average age at length zero (</w:t>
        </w:r>
      </w:ins>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ins w:id="129" w:author="JTT" w:date="2015-02-16T09:46:00Z">
        <w:r w:rsidR="00B57608">
          <w:rPr>
            <w:rFonts w:ascii="Times New Roman" w:hAnsi="Times New Roman" w:cs="Times New Roman"/>
            <w:sz w:val="24"/>
            <w:szCs w:val="24"/>
          </w:rPr>
          <w:t>)</w:t>
        </w:r>
      </w:ins>
      <w:r w:rsidR="000855AF">
        <w:rPr>
          <w:rFonts w:ascii="Times New Roman" w:hAnsi="Times New Roman" w:cs="Times New Roman"/>
          <w:sz w:val="24"/>
          <w:szCs w:val="24"/>
        </w:rPr>
        <w:t xml:space="preserve">, </w:t>
      </w:r>
      <w:ins w:id="130" w:author="JTT" w:date="2015-02-16T09:46:00Z">
        <w:r w:rsidR="00B57608">
          <w:rPr>
            <w:rFonts w:ascii="Times New Roman" w:hAnsi="Times New Roman" w:cs="Times New Roman"/>
            <w:sz w:val="24"/>
            <w:szCs w:val="24"/>
          </w:rPr>
          <w:t>average upkeep costs (</w:t>
        </w:r>
      </w:ins>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ins w:id="131" w:author="JTT" w:date="2015-02-16T09:46:00Z">
        <w:r w:rsidR="00B57608">
          <w:rPr>
            <w:rFonts w:ascii="Times New Roman" w:hAnsi="Times New Roman" w:cs="Times New Roman"/>
            <w:sz w:val="24"/>
            <w:szCs w:val="24"/>
          </w:rPr>
          <w:t>)</w:t>
        </w:r>
      </w:ins>
      <w:r w:rsidR="000855AF">
        <w:rPr>
          <w:rFonts w:ascii="Times New Roman" w:hAnsi="Times New Roman" w:cs="Times New Roman"/>
          <w:sz w:val="24"/>
          <w:szCs w:val="24"/>
        </w:rPr>
        <w:t xml:space="preserve">, </w:t>
      </w:r>
      <w:ins w:id="132" w:author="JTT" w:date="2015-02-16T09:49:00Z">
        <w:r w:rsidR="00B57608">
          <w:rPr>
            <w:rFonts w:ascii="Times New Roman" w:hAnsi="Times New Roman" w:cs="Times New Roman"/>
            <w:sz w:val="24"/>
            <w:szCs w:val="24"/>
          </w:rPr>
          <w:t xml:space="preserve">and </w:t>
        </w:r>
      </w:ins>
      <w:ins w:id="133" w:author="JTT" w:date="2015-02-16T09:46:00Z">
        <w:r w:rsidR="00B57608">
          <w:rPr>
            <w:rFonts w:ascii="Times New Roman" w:hAnsi="Times New Roman" w:cs="Times New Roman"/>
            <w:sz w:val="24"/>
            <w:szCs w:val="24"/>
          </w:rPr>
          <w:t>asymptotic maximum length (</w:t>
        </w:r>
      </w:ins>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ins w:id="134" w:author="JTT" w:date="2015-02-16T09:46:00Z">
        <w:r w:rsidR="00B57608">
          <w:rPr>
            <w:rFonts w:ascii="Times New Roman" w:hAnsi="Times New Roman" w:cs="Times New Roman"/>
            <w:sz w:val="24"/>
            <w:szCs w:val="24"/>
          </w:rPr>
          <w:t>)</w:t>
        </w:r>
      </w:ins>
      <w:r w:rsidR="000855AF">
        <w:rPr>
          <w:rFonts w:ascii="Times New Roman" w:hAnsi="Times New Roman" w:cs="Times New Roman"/>
          <w:sz w:val="24"/>
          <w:szCs w:val="24"/>
        </w:rPr>
        <w:t xml:space="preserve"> </w:t>
      </w:r>
      <w:commentRangeStart w:id="135"/>
      <w:del w:id="136" w:author="JTT" w:date="2015-02-16T09:49:00Z">
        <w:r w:rsidR="000855AF" w:rsidDel="00B57608">
          <w:rPr>
            <w:rFonts w:ascii="Times New Roman" w:hAnsi="Times New Roman" w:cs="Times New Roman"/>
            <w:sz w:val="24"/>
            <w:szCs w:val="24"/>
          </w:rPr>
          <w:delText xml:space="preserve">and the </w:delText>
        </w:r>
      </w:del>
      <w:del w:id="137" w:author="JTT" w:date="2015-02-16T09:46:00Z">
        <w:r w:rsidR="000855AF" w:rsidDel="00B57608">
          <w:rPr>
            <w:rFonts w:ascii="Times New Roman" w:hAnsi="Times New Roman" w:cs="Times New Roman"/>
            <w:sz w:val="24"/>
            <w:szCs w:val="24"/>
          </w:rPr>
          <w:delText>c</w:delText>
        </w:r>
        <w:r w:rsidR="00111BF5" w:rsidDel="00B57608">
          <w:rPr>
            <w:rFonts w:ascii="Times New Roman" w:hAnsi="Times New Roman" w:cs="Times New Roman"/>
            <w:sz w:val="24"/>
            <w:szCs w:val="24"/>
          </w:rPr>
          <w:delText>.v.</w:delText>
        </w:r>
        <w:r w:rsidR="000855AF" w:rsidDel="00B57608">
          <w:rPr>
            <w:rFonts w:ascii="Times New Roman" w:hAnsi="Times New Roman" w:cs="Times New Roman"/>
            <w:sz w:val="24"/>
            <w:szCs w:val="24"/>
          </w:rPr>
          <w:delText xml:space="preserve"> </w:delText>
        </w:r>
      </w:del>
      <w:del w:id="138" w:author="JTT" w:date="2015-02-16T09:47:00Z">
        <w:r w:rsidR="000855AF" w:rsidDel="00B57608">
          <w:rPr>
            <w:rFonts w:ascii="Times New Roman" w:hAnsi="Times New Roman" w:cs="Times New Roman"/>
            <w:sz w:val="24"/>
            <w:szCs w:val="24"/>
          </w:rPr>
          <w:delText>of growth</w:delText>
        </w:r>
        <w:r w:rsidR="00477ACC" w:rsidDel="00B57608">
          <w:rPr>
            <w:rFonts w:ascii="Times New Roman" w:hAnsi="Times New Roman" w:cs="Times New Roman"/>
            <w:sz w:val="24"/>
            <w:szCs w:val="24"/>
          </w:rPr>
          <w:delText xml:space="preserve"> </w:delText>
        </w:r>
      </w:del>
      <w:del w:id="139" w:author="JTT" w:date="2015-02-16T09:45:00Z">
        <w:r w:rsidR="00477ACC" w:rsidDel="00B57608">
          <w:rPr>
            <w:rFonts w:ascii="Times New Roman" w:hAnsi="Times New Roman" w:cs="Times New Roman"/>
            <w:sz w:val="24"/>
            <w:szCs w:val="24"/>
          </w:rPr>
          <w:delText>(not sex-specific)</w:delText>
        </w:r>
        <w:r w:rsidR="000855AF" w:rsidDel="00B57608">
          <w:rPr>
            <w:rFonts w:ascii="Times New Roman" w:hAnsi="Times New Roman" w:cs="Times New Roman"/>
            <w:sz w:val="24"/>
            <w:szCs w:val="24"/>
          </w:rPr>
          <w:delText xml:space="preserve"> </w:delText>
        </w:r>
      </w:del>
      <w:commentRangeEnd w:id="135"/>
      <w:r w:rsidR="00B57608">
        <w:rPr>
          <w:rStyle w:val="CommentReference"/>
        </w:rPr>
        <w:commentReference w:id="135"/>
      </w:r>
      <w:r w:rsidR="000855AF">
        <w:rPr>
          <w:rFonts w:ascii="Times New Roman" w:hAnsi="Times New Roman" w:cs="Times New Roman"/>
          <w:sz w:val="24"/>
          <w:szCs w:val="24"/>
        </w:rPr>
        <w:t xml:space="preserve">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ins w:id="140" w:author="JTT" w:date="2015-02-16T09:47:00Z">
        <w:r w:rsidR="00B57608">
          <w:rPr>
            <w:rFonts w:ascii="Times New Roman" w:hAnsi="Times New Roman" w:cs="Times New Roman"/>
            <w:sz w:val="24"/>
            <w:szCs w:val="24"/>
          </w:rPr>
          <w:t xml:space="preserve"> length at birth</w:t>
        </w:r>
      </w:ins>
      <w:r w:rsidR="00E84EBE">
        <w:rPr>
          <w:rFonts w:ascii="Times New Roman" w:hAnsi="Times New Roman" w:cs="Times New Roman"/>
          <w:sz w:val="24"/>
          <w:szCs w:val="24"/>
        </w:rPr>
        <w:t xml:space="preserve"> </w:t>
      </w:r>
      <w:ins w:id="141" w:author="JTT" w:date="2015-02-16T09:47:00Z">
        <w:r w:rsidR="00B57608">
          <w:rPr>
            <w:rFonts w:ascii="Times New Roman" w:hAnsi="Times New Roman" w:cs="Times New Roman"/>
            <w:sz w:val="24"/>
            <w:szCs w:val="24"/>
          </w:rPr>
          <w:t>(</w:t>
        </w:r>
      </w:ins>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ins w:id="142" w:author="JTT" w:date="2015-02-16T09:48:00Z">
        <w:r w:rsidR="00B57608">
          <w:rPr>
            <w:rFonts w:ascii="Times New Roman" w:hAnsi="Times New Roman" w:cs="Times New Roman"/>
            <w:sz w:val="24"/>
            <w:szCs w:val="24"/>
          </w:rPr>
          <w:t>)</w:t>
        </w:r>
      </w:ins>
      <w:r>
        <w:rPr>
          <w:rFonts w:ascii="Times New Roman" w:hAnsi="Times New Roman" w:cs="Times New Roman"/>
          <w:sz w:val="24"/>
          <w:szCs w:val="24"/>
        </w:rPr>
        <w:t xml:space="preserve"> and </w:t>
      </w:r>
      <w:ins w:id="143" w:author="JTT" w:date="2015-02-16T09:48:00Z">
        <w:r w:rsidR="00B57608">
          <w:rPr>
            <w:rFonts w:ascii="Times New Roman" w:hAnsi="Times New Roman" w:cs="Times New Roman"/>
            <w:sz w:val="24"/>
            <w:szCs w:val="24"/>
          </w:rPr>
          <w:t>average energy acquisition rates (</w:t>
        </w:r>
      </w:ins>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ins w:id="144" w:author="JTT" w:date="2015-02-16T09:48:00Z">
        <w:r w:rsidR="00B57608">
          <w:rPr>
            <w:rFonts w:ascii="Times New Roman" w:hAnsi="Times New Roman" w:cs="Times New Roman"/>
            <w:sz w:val="24"/>
            <w:szCs w:val="24"/>
          </w:rPr>
          <w:t>)</w:t>
        </w:r>
      </w:ins>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710EB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F9ED24A"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commentRangeStart w:id="145"/>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t>
      </w:r>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r w:rsidR="00ED2BEC">
        <w:rPr>
          <w:rFonts w:ascii="Times New Roman" w:hAnsi="Times New Roman" w:cs="Times New Roman"/>
          <w:sz w:val="24"/>
          <w:szCs w:val="24"/>
        </w:rPr>
        <w:t xml:space="preserve"> and </w:t>
      </w:r>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commentRangeEnd w:id="145"/>
      <w:r w:rsidR="00B57608">
        <w:rPr>
          <w:rStyle w:val="CommentReference"/>
        </w:rPr>
        <w:commentReference w:id="145"/>
      </w:r>
      <w:del w:id="146" w:author="JTT" w:date="2015-02-16T09:49:00Z">
        <w:r w:rsidR="00B2376A" w:rsidDel="00B57608">
          <w:rPr>
            <w:rFonts w:ascii="Times New Roman" w:hAnsi="Times New Roman" w:cs="Times New Roman"/>
            <w:sz w:val="24"/>
            <w:szCs w:val="24"/>
          </w:rPr>
          <w:delText xml:space="preserve">Initial exploration illustrated that the model had little ability to identify the value of </w:delText>
        </w:r>
        <w:r w:rsidR="00B2376A" w:rsidRPr="009C37AB" w:rsidDel="00B57608">
          <w:rPr>
            <w:rFonts w:ascii="Times New Roman" w:hAnsi="Times New Roman" w:cs="Times New Roman"/>
            <w:i/>
            <w:sz w:val="24"/>
            <w:szCs w:val="24"/>
          </w:rPr>
          <w:delText>Ψ</w:delText>
        </w:r>
        <w:r w:rsidR="00B2376A" w:rsidDel="00B57608">
          <w:rPr>
            <w:rFonts w:ascii="Times New Roman" w:hAnsi="Times New Roman" w:cs="Times New Roman"/>
            <w:sz w:val="24"/>
            <w:szCs w:val="24"/>
          </w:rPr>
          <w:delText xml:space="preserve">.  We therefore fixed the value of </w:delText>
        </w:r>
        <w:r w:rsidR="00B2376A" w:rsidRPr="009C37AB" w:rsidDel="00B57608">
          <w:rPr>
            <w:rFonts w:ascii="Times New Roman" w:hAnsi="Times New Roman" w:cs="Times New Roman"/>
            <w:i/>
            <w:sz w:val="24"/>
            <w:szCs w:val="24"/>
          </w:rPr>
          <w:delText>Ψ</w:delText>
        </w:r>
        <w:r w:rsidR="00B2376A" w:rsidDel="00B57608">
          <w:rPr>
            <w:rFonts w:ascii="Times New Roman" w:hAnsi="Times New Roman" w:cs="Times New Roman"/>
            <w:sz w:val="24"/>
            <w:szCs w:val="24"/>
          </w:rPr>
          <w:delText>=0</w:delText>
        </w:r>
        <w:r w:rsidR="00A7522C" w:rsidDel="00B57608">
          <w:rPr>
            <w:rFonts w:ascii="Times New Roman" w:hAnsi="Times New Roman" w:cs="Times New Roman"/>
            <w:sz w:val="24"/>
            <w:szCs w:val="24"/>
          </w:rPr>
          <w:delText>.</w:delText>
        </w:r>
        <w:r w:rsidR="008A1CDC" w:rsidDel="00B57608">
          <w:rPr>
            <w:rFonts w:ascii="Times New Roman" w:hAnsi="Times New Roman" w:cs="Times New Roman"/>
            <w:sz w:val="24"/>
            <w:szCs w:val="24"/>
          </w:rPr>
          <w:delText xml:space="preserve"> </w:delText>
        </w:r>
      </w:del>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Del="00B57608" w:rsidRDefault="00A83F48">
      <w:pPr>
        <w:tabs>
          <w:tab w:val="left" w:pos="360"/>
          <w:tab w:val="left" w:pos="720"/>
          <w:tab w:val="left" w:pos="8640"/>
        </w:tabs>
        <w:spacing w:after="0" w:line="480" w:lineRule="auto"/>
        <w:jc w:val="both"/>
        <w:rPr>
          <w:del w:id="147" w:author="JTT" w:date="2015-02-16T09:50:00Z"/>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toothfish data set.  </w:t>
      </w:r>
      <w:commentRangeStart w:id="148"/>
      <w:r>
        <w:rPr>
          <w:rFonts w:ascii="Times New Roman" w:hAnsi="Times New Roman" w:cs="Times New Roman"/>
          <w:sz w:val="24"/>
          <w:szCs w:val="24"/>
        </w:rPr>
        <w:t>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commentRangeEnd w:id="148"/>
      <w:r w:rsidR="00B57608">
        <w:rPr>
          <w:rStyle w:val="CommentReference"/>
        </w:rPr>
        <w:commentReference w:id="148"/>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del w:id="149" w:author="JTT" w:date="2015-02-16T09:50:00Z">
        <w:r w:rsidDel="00B57608">
          <w:rPr>
            <w:rFonts w:ascii="Times New Roman" w:hAnsi="Times New Roman" w:cs="Times New Roman"/>
            <w:sz w:val="24"/>
            <w:szCs w:val="24"/>
          </w:rPr>
          <w:lastRenderedPageBreak/>
          <w:tab/>
        </w:r>
      </w:del>
      <w:r>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1B78B950"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w:t>
      </w:r>
      <w:ins w:id="150" w:author="JTT" w:date="2015-02-16T10:01:00Z">
        <w:r w:rsidR="00086280">
          <w:rPr>
            <w:rFonts w:ascii="Times New Roman" w:hAnsi="Times New Roman" w:cs="Times New Roman"/>
            <w:sz w:val="24"/>
            <w:szCs w:val="24"/>
          </w:rPr>
          <w:t>,</w:t>
        </w:r>
      </w:ins>
      <w:r w:rsidR="00457BFC">
        <w:rPr>
          <w:rFonts w:ascii="Times New Roman" w:hAnsi="Times New Roman" w:cs="Times New Roman"/>
          <w:sz w:val="24"/>
          <w:szCs w:val="24"/>
        </w:rPr>
        <w:t xml:space="preserve"> </w:t>
      </w:r>
      <w:del w:id="151" w:author="JTT" w:date="2015-02-16T10:00:00Z">
        <w:r w:rsidR="00457BFC" w:rsidDel="00086280">
          <w:rPr>
            <w:rFonts w:ascii="Times New Roman" w:hAnsi="Times New Roman" w:cs="Times New Roman"/>
            <w:sz w:val="24"/>
            <w:szCs w:val="24"/>
          </w:rPr>
          <w:delText>with many individuals sitting well above and below the predicted line at tagging and recapture</w:delText>
        </w:r>
        <w:r w:rsidR="000E5893" w:rsidDel="00086280">
          <w:rPr>
            <w:rFonts w:ascii="Times New Roman" w:hAnsi="Times New Roman" w:cs="Times New Roman"/>
            <w:sz w:val="24"/>
            <w:szCs w:val="24"/>
          </w:rPr>
          <w:delText xml:space="preserve"> </w:delText>
        </w:r>
      </w:del>
      <w:ins w:id="152" w:author="JTT" w:date="2015-02-16T10:01:00Z">
        <w:r w:rsidR="00086280">
          <w:rPr>
            <w:rFonts w:ascii="Times New Roman" w:hAnsi="Times New Roman" w:cs="Times New Roman"/>
            <w:sz w:val="24"/>
            <w:szCs w:val="24"/>
          </w:rPr>
          <w:t xml:space="preserve">given that many individuals have a positive/negative residual at both tagging and resighting, and therefore residuals are correlated for a given individual </w:t>
        </w:r>
      </w:ins>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del w:id="153" w:author="JTT" w:date="2015-02-16T10:01:00Z">
        <w:r w:rsidR="00940000" w:rsidDel="00086280">
          <w:rPr>
            <w:rFonts w:ascii="Times New Roman" w:hAnsi="Times New Roman" w:cs="Times New Roman"/>
            <w:sz w:val="24"/>
            <w:szCs w:val="24"/>
          </w:rPr>
          <w:delText xml:space="preserve">This was </w:delText>
        </w:r>
      </w:del>
      <w:ins w:id="154" w:author="JTT" w:date="2015-02-16T10:01:00Z">
        <w:r w:rsidR="00086280">
          <w:rPr>
            <w:rFonts w:ascii="Times New Roman" w:hAnsi="Times New Roman" w:cs="Times New Roman"/>
            <w:sz w:val="24"/>
            <w:szCs w:val="24"/>
          </w:rPr>
          <w:t xml:space="preserve">The model without persistent or transient growth variation was </w:t>
        </w:r>
      </w:ins>
      <w:r w:rsidR="00940000">
        <w:rPr>
          <w:rFonts w:ascii="Times New Roman" w:hAnsi="Times New Roman" w:cs="Times New Roman"/>
          <w:sz w:val="24"/>
          <w:szCs w:val="24"/>
        </w:rPr>
        <w:t>the least parsimonious model of the four according to the Akaike information criterion (</w:t>
      </w:r>
      <w:r w:rsidR="00F0737B">
        <w:rPr>
          <w:rFonts w:ascii="Times New Roman" w:hAnsi="Times New Roman" w:cs="Times New Roman"/>
          <w:sz w:val="24"/>
          <w:szCs w:val="24"/>
        </w:rPr>
        <w:t xml:space="preserve">AIC, </w:t>
      </w:r>
      <w:r w:rsidR="00940000" w:rsidRPr="00AC4738">
        <w:rPr>
          <w:rFonts w:ascii="Times New Roman" w:hAnsi="Times New Roman" w:cs="Times New Roman"/>
          <w:sz w:val="24"/>
          <w:szCs w:val="24"/>
          <w:highlight w:val="yellow"/>
        </w:rPr>
        <w:t>Akaike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w:t>
      </w:r>
      <w:del w:id="155" w:author="JTT" w:date="2015-02-16T09:52:00Z">
        <w:r w:rsidR="008F7DF3" w:rsidDel="00B57608">
          <w:rPr>
            <w:rFonts w:ascii="Times New Roman" w:hAnsi="Times New Roman" w:cs="Times New Roman"/>
            <w:sz w:val="24"/>
            <w:szCs w:val="24"/>
          </w:rPr>
          <w:delText xml:space="preserve">The </w:delText>
        </w:r>
      </w:del>
      <w:ins w:id="156" w:author="JTT" w:date="2015-02-16T09:52:00Z">
        <w:r w:rsidR="00B57608">
          <w:rPr>
            <w:rFonts w:ascii="Times New Roman" w:hAnsi="Times New Roman" w:cs="Times New Roman"/>
            <w:sz w:val="24"/>
            <w:szCs w:val="24"/>
          </w:rPr>
          <w:t>Our estimate of the</w:t>
        </w:r>
        <w:r w:rsidR="00B57608">
          <w:rPr>
            <w:rFonts w:ascii="Times New Roman" w:hAnsi="Times New Roman" w:cs="Times New Roman"/>
            <w:sz w:val="24"/>
            <w:szCs w:val="24"/>
          </w:rPr>
          <w:t xml:space="preserve"> </w:t>
        </w:r>
      </w:ins>
      <w:del w:id="157" w:author="JTT" w:date="2015-02-16T09:52:00Z">
        <w:r w:rsidR="008F7DF3" w:rsidDel="00B57608">
          <w:rPr>
            <w:rFonts w:ascii="Times New Roman" w:hAnsi="Times New Roman" w:cs="Times New Roman"/>
            <w:sz w:val="24"/>
            <w:szCs w:val="24"/>
          </w:rPr>
          <w:delText>c.v.</w:delText>
        </w:r>
      </w:del>
      <w:ins w:id="158" w:author="JTT" w:date="2015-02-16T09:52:00Z">
        <w:r w:rsidR="00B57608">
          <w:rPr>
            <w:rFonts w:ascii="Times New Roman" w:hAnsi="Times New Roman" w:cs="Times New Roman"/>
            <w:sz w:val="24"/>
            <w:szCs w:val="24"/>
          </w:rPr>
          <w:t>magnitude of residual variation</w:t>
        </w:r>
      </w:ins>
      <w:r w:rsidR="00066536">
        <w:rPr>
          <w:rFonts w:ascii="Times New Roman" w:hAnsi="Times New Roman" w:cs="Times New Roman"/>
          <w:sz w:val="24"/>
          <w:szCs w:val="24"/>
        </w:rPr>
        <w:t xml:space="preserve"> </w:t>
      </w:r>
      <w:del w:id="159" w:author="JTT" w:date="2015-02-16T09:52:00Z">
        <w:r w:rsidR="00066536" w:rsidDel="00B57608">
          <w:rPr>
            <w:rFonts w:ascii="Times New Roman" w:hAnsi="Times New Roman" w:cs="Times New Roman"/>
            <w:sz w:val="24"/>
            <w:szCs w:val="24"/>
          </w:rPr>
          <w:delText>parameter</w:delText>
        </w:r>
        <w:r w:rsidR="008F7DF3" w:rsidDel="00B57608">
          <w:rPr>
            <w:rFonts w:ascii="Times New Roman" w:hAnsi="Times New Roman" w:cs="Times New Roman"/>
            <w:sz w:val="24"/>
            <w:szCs w:val="24"/>
          </w:rPr>
          <w:delText xml:space="preserve"> </w:delText>
        </w:r>
      </w:del>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ins w:id="160" w:author="JTT" w:date="2015-02-16T09:52:00Z">
        <w:r w:rsidR="00B57608">
          <w:rPr>
            <w:rFonts w:ascii="Times New Roman" w:hAnsi="Times New Roman" w:cs="Times New Roman"/>
            <w:sz w:val="24"/>
            <w:szCs w:val="24"/>
          </w:rPr>
          <w:t xml:space="preserve"> in Dunn et al. 2006</w:t>
        </w:r>
      </w:ins>
      <w:r w:rsidR="008F7DF3">
        <w:rPr>
          <w:rFonts w:ascii="Times New Roman" w:hAnsi="Times New Roman" w:cs="Times New Roman"/>
          <w:sz w:val="24"/>
          <w:szCs w:val="24"/>
        </w:rPr>
        <w:t>).</w:t>
      </w:r>
    </w:p>
    <w:p w14:paraId="7095CA68" w14:textId="5AE10ADC" w:rsidR="00252E62" w:rsidRDefault="00DB3AA7" w:rsidP="00841322">
      <w:pPr>
        <w:spacing w:line="480" w:lineRule="auto"/>
        <w:rPr>
          <w:ins w:id="161" w:author="Darcy Webber" w:date="2015-02-11T12:38:00Z"/>
          <w:rFonts w:ascii="Times New Roman" w:hAnsi="Times New Roman" w:cs="Times New Roman"/>
          <w:sz w:val="24"/>
          <w:szCs w:val="24"/>
        </w:rPr>
      </w:pPr>
      <w:r>
        <w:rPr>
          <w:rFonts w:ascii="Times New Roman" w:hAnsi="Times New Roman" w:cs="Times New Roman"/>
          <w:sz w:val="24"/>
          <w:szCs w:val="24"/>
        </w:rPr>
        <w:tab/>
        <w:t>The most parsimonious model</w:t>
      </w:r>
      <w:ins w:id="162" w:author="JTT" w:date="2015-02-16T09:54:00Z">
        <w:r w:rsidR="00B57608">
          <w:rPr>
            <w:rFonts w:ascii="Times New Roman" w:hAnsi="Times New Roman" w:cs="Times New Roman"/>
            <w:sz w:val="24"/>
            <w:szCs w:val="24"/>
          </w:rPr>
          <w:t xml:space="preserve"> (which has AIC XX lower than the model without random effects)</w:t>
        </w:r>
      </w:ins>
      <w:del w:id="163" w:author="JTT" w:date="2015-02-16T09:53:00Z">
        <w:r w:rsidR="004161BB" w:rsidDel="00B57608">
          <w:rPr>
            <w:rFonts w:ascii="Times New Roman" w:hAnsi="Times New Roman" w:cs="Times New Roman"/>
            <w:sz w:val="24"/>
            <w:szCs w:val="24"/>
          </w:rPr>
          <w:delText>, having the lowest AIC</w:delText>
        </w:r>
        <w:r w:rsidR="00940000" w:rsidDel="00B57608">
          <w:rPr>
            <w:rFonts w:ascii="Times New Roman" w:hAnsi="Times New Roman" w:cs="Times New Roman"/>
            <w:sz w:val="24"/>
            <w:szCs w:val="24"/>
          </w:rPr>
          <w:delText xml:space="preserve"> value</w:delText>
        </w:r>
      </w:del>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commentRangeStart w:id="164"/>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commentRangeEnd w:id="164"/>
      <w:r w:rsidR="00B57608">
        <w:rPr>
          <w:rStyle w:val="CommentReference"/>
        </w:rPr>
        <w:commentReference w:id="164"/>
      </w:r>
      <w:r w:rsidR="004161BB">
        <w:rPr>
          <w:rFonts w:ascii="Times New Roman" w:hAnsi="Times New Roman" w:cs="Times New Roman"/>
          <w:sz w:val="24"/>
          <w:szCs w:val="24"/>
        </w:rPr>
        <w:t>),</w:t>
      </w:r>
      <w:r>
        <w:rPr>
          <w:rFonts w:ascii="Times New Roman" w:hAnsi="Times New Roman" w:cs="Times New Roman"/>
          <w:sz w:val="24"/>
          <w:szCs w:val="24"/>
        </w:rPr>
        <w:t xml:space="preserve"> included </w:t>
      </w:r>
      <w:del w:id="165" w:author="JTT" w:date="2015-02-16T09:54:00Z">
        <w:r w:rsidDel="00B57608">
          <w:rPr>
            <w:rFonts w:ascii="Times New Roman" w:hAnsi="Times New Roman" w:cs="Times New Roman"/>
            <w:sz w:val="24"/>
            <w:szCs w:val="24"/>
          </w:rPr>
          <w:delText>time-varying individual</w:delText>
        </w:r>
      </w:del>
      <w:ins w:id="166" w:author="JTT" w:date="2015-02-16T09:54:00Z">
        <w:r w:rsidR="00B57608">
          <w:rPr>
            <w:rFonts w:ascii="Times New Roman" w:hAnsi="Times New Roman" w:cs="Times New Roman"/>
            <w:sz w:val="24"/>
            <w:szCs w:val="24"/>
          </w:rPr>
          <w:t>transient individual variation in growth rates</w:t>
        </w:r>
      </w:ins>
      <w:r>
        <w:rPr>
          <w:rFonts w:ascii="Times New Roman" w:hAnsi="Times New Roman" w:cs="Times New Roman"/>
          <w:sz w:val="24"/>
          <w:szCs w:val="24"/>
        </w:rPr>
        <w:t xml:space="preserve"> </w:t>
      </w:r>
      <w:del w:id="167" w:author="JTT" w:date="2015-02-16T09:54:00Z">
        <w:r w:rsidDel="00B57608">
          <w:rPr>
            <w:rFonts w:ascii="Times New Roman" w:hAnsi="Times New Roman" w:cs="Times New Roman"/>
            <w:sz w:val="24"/>
            <w:szCs w:val="24"/>
          </w:rPr>
          <w:delText xml:space="preserve">random-effects </w:delText>
        </w:r>
      </w:del>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log-standard deviation of </w:t>
      </w:r>
      <w:del w:id="168" w:author="JTT" w:date="2015-02-16T09:54:00Z">
        <w:r w:rsidR="004F51AC" w:rsidDel="00B57608">
          <w:rPr>
            <w:rFonts w:ascii="Times New Roman" w:hAnsi="Times New Roman" w:cs="Times New Roman"/>
            <w:sz w:val="24"/>
            <w:szCs w:val="24"/>
          </w:rPr>
          <w:delText xml:space="preserve">residual </w:delText>
        </w:r>
      </w:del>
      <w:ins w:id="169" w:author="JTT" w:date="2015-02-16T09:54:00Z">
        <w:r w:rsidR="00B57608">
          <w:rPr>
            <w:rFonts w:ascii="Times New Roman" w:hAnsi="Times New Roman" w:cs="Times New Roman"/>
            <w:sz w:val="24"/>
            <w:szCs w:val="24"/>
          </w:rPr>
          <w:t>tra</w:t>
        </w:r>
      </w:ins>
      <w:ins w:id="170" w:author="JTT" w:date="2015-02-16T09:55:00Z">
        <w:r w:rsidR="00086280">
          <w:rPr>
            <w:rFonts w:ascii="Times New Roman" w:hAnsi="Times New Roman" w:cs="Times New Roman"/>
            <w:sz w:val="24"/>
            <w:szCs w:val="24"/>
          </w:rPr>
          <w:t>n</w:t>
        </w:r>
      </w:ins>
      <w:ins w:id="171" w:author="JTT" w:date="2015-02-16T09:54:00Z">
        <w:r w:rsidR="00B57608">
          <w:rPr>
            <w:rFonts w:ascii="Times New Roman" w:hAnsi="Times New Roman" w:cs="Times New Roman"/>
            <w:sz w:val="24"/>
            <w:szCs w:val="24"/>
          </w:rPr>
          <w:t xml:space="preserve">sient </w:t>
        </w:r>
      </w:ins>
      <w:r w:rsidR="004F51AC">
        <w:rPr>
          <w:rFonts w:ascii="Times New Roman" w:hAnsi="Times New Roman" w:cs="Times New Roman"/>
          <w:sz w:val="24"/>
          <w:szCs w:val="24"/>
        </w:rPr>
        <w:t xml:space="preserve">variation </w:t>
      </w:r>
      <w:del w:id="172" w:author="JTT" w:date="2015-02-16T09:54:00Z">
        <w:r w:rsidR="004F51AC" w:rsidDel="00B57608">
          <w:rPr>
            <w:rFonts w:ascii="Times New Roman" w:hAnsi="Times New Roman" w:cs="Times New Roman"/>
            <w:sz w:val="24"/>
            <w:szCs w:val="24"/>
          </w:rPr>
          <w:delText>in growth rates</w:delText>
        </w:r>
      </w:del>
      <w:ins w:id="173" w:author="darcy" w:date="2015-02-11T09:23:00Z">
        <w:del w:id="174" w:author="JTT" w:date="2015-02-16T09:54:00Z">
          <w:r w:rsidR="00402E5D" w:rsidDel="00B57608">
            <w:rPr>
              <w:rFonts w:ascii="Times New Roman" w:hAnsi="Times New Roman" w:cs="Times New Roman"/>
              <w:sz w:val="24"/>
              <w:szCs w:val="24"/>
            </w:rPr>
            <w:delText xml:space="preserve"> </w:delText>
          </w:r>
        </w:del>
        <w:r w:rsidR="00402E5D">
          <w:rPr>
            <w:rFonts w:ascii="Times New Roman" w:hAnsi="Times New Roman" w:cs="Times New Roman"/>
            <w:sz w:val="24"/>
            <w:szCs w:val="24"/>
          </w:rPr>
          <w:t>(</w:t>
        </w:r>
        <w:del w:id="175" w:author="JTT" w:date="2015-02-16T09:55:00Z">
          <w:r w:rsidR="00402E5D" w:rsidRPr="00F0737B" w:rsidDel="00086280">
            <w:rPr>
              <w:rFonts w:ascii="Times New Roman" w:hAnsi="Times New Roman" w:cs="Times New Roman"/>
              <w:i/>
              <w:sz w:val="24"/>
              <w:szCs w:val="24"/>
            </w:rPr>
            <w:delText>log(</w:delText>
          </w:r>
        </w:del>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del w:id="176" w:author="JTT" w:date="2015-02-16T09:55:00Z">
          <w:r w:rsidR="00402E5D" w:rsidRPr="00F0737B" w:rsidDel="00086280">
            <w:rPr>
              <w:rFonts w:ascii="Times New Roman" w:hAnsi="Times New Roman" w:cs="Times New Roman"/>
              <w:i/>
              <w:sz w:val="24"/>
              <w:szCs w:val="24"/>
            </w:rPr>
            <w:delText>)</w:delText>
          </w:r>
        </w:del>
        <w:r w:rsidR="00402E5D">
          <w:rPr>
            <w:rFonts w:ascii="Times New Roman" w:hAnsi="Times New Roman" w:cs="Times New Roman"/>
            <w:sz w:val="24"/>
            <w:szCs w:val="24"/>
          </w:rPr>
          <w:t>)</w:t>
        </w:r>
      </w:ins>
      <w:r w:rsidR="004F51AC">
        <w:rPr>
          <w:rFonts w:ascii="Times New Roman" w:hAnsi="Times New Roman" w:cs="Times New Roman"/>
          <w:sz w:val="24"/>
          <w:szCs w:val="24"/>
        </w:rPr>
        <w:t xml:space="preserve"> was </w:t>
      </w:r>
      <w:ins w:id="177" w:author="darcy" w:date="2015-02-11T09:22:00Z">
        <w:del w:id="178" w:author="JTT" w:date="2015-02-16T09:55:00Z">
          <w:r w:rsidR="00402E5D" w:rsidDel="00086280">
            <w:rPr>
              <w:rFonts w:ascii="Times New Roman" w:hAnsi="Times New Roman" w:cs="Times New Roman"/>
              <w:sz w:val="24"/>
              <w:szCs w:val="24"/>
            </w:rPr>
            <w:delText>-0.459</w:delText>
          </w:r>
        </w:del>
      </w:ins>
      <w:del w:id="179" w:author="JTT" w:date="2015-02-16T09:55:00Z">
        <w:r w:rsidR="004F51AC" w:rsidRPr="00AC4738" w:rsidDel="00086280">
          <w:rPr>
            <w:rFonts w:ascii="Times New Roman" w:hAnsi="Times New Roman" w:cs="Times New Roman"/>
            <w:sz w:val="24"/>
            <w:szCs w:val="24"/>
            <w:highlight w:val="yellow"/>
          </w:rPr>
          <w:delText>0.</w:delText>
        </w:r>
        <w:commentRangeStart w:id="180"/>
        <w:r w:rsidR="004F51AC" w:rsidRPr="00AC4738" w:rsidDel="00086280">
          <w:rPr>
            <w:rFonts w:ascii="Times New Roman" w:hAnsi="Times New Roman" w:cs="Times New Roman"/>
            <w:sz w:val="24"/>
            <w:szCs w:val="24"/>
            <w:highlight w:val="yellow"/>
          </w:rPr>
          <w:delText>XX</w:delText>
        </w:r>
        <w:commentRangeEnd w:id="180"/>
        <w:r w:rsidR="00152E1A" w:rsidDel="00086280">
          <w:rPr>
            <w:rStyle w:val="CommentReference"/>
          </w:rPr>
          <w:commentReference w:id="180"/>
        </w:r>
        <w:r w:rsidR="004F51AC" w:rsidDel="00086280">
          <w:rPr>
            <w:rFonts w:ascii="Times New Roman" w:hAnsi="Times New Roman" w:cs="Times New Roman"/>
            <w:sz w:val="24"/>
            <w:szCs w:val="24"/>
          </w:rPr>
          <w:delText>,</w:delText>
        </w:r>
      </w:del>
      <w:ins w:id="181" w:author="JTT" w:date="2015-02-16T09:55:00Z">
        <w:r w:rsidR="00086280">
          <w:rPr>
            <w:rFonts w:ascii="Times New Roman" w:hAnsi="Times New Roman" w:cs="Times New Roman"/>
            <w:sz w:val="24"/>
            <w:szCs w:val="24"/>
          </w:rPr>
          <w:t>0.632</w:t>
        </w:r>
      </w:ins>
      <w:r w:rsidR="004F51AC">
        <w:rPr>
          <w:rFonts w:ascii="Times New Roman" w:hAnsi="Times New Roman" w:cs="Times New Roman"/>
          <w:sz w:val="24"/>
          <w:szCs w:val="24"/>
        </w:rPr>
        <w:t xml:space="preserve"> representing a </w:t>
      </w:r>
      <w:del w:id="182" w:author="JTT" w:date="2015-02-16T09:58:00Z">
        <w:r w:rsidR="00B8366B" w:rsidDel="00086280">
          <w:rPr>
            <w:rFonts w:ascii="Times New Roman" w:hAnsi="Times New Roman" w:cs="Times New Roman"/>
            <w:sz w:val="24"/>
            <w:szCs w:val="24"/>
          </w:rPr>
          <w:delText>c.v.</w:delText>
        </w:r>
        <w:r w:rsidR="004F51AC" w:rsidDel="00086280">
          <w:rPr>
            <w:rFonts w:ascii="Times New Roman" w:hAnsi="Times New Roman" w:cs="Times New Roman"/>
            <w:sz w:val="24"/>
            <w:szCs w:val="24"/>
          </w:rPr>
          <w:delText xml:space="preserve"> of </w:delText>
        </w:r>
        <w:r w:rsidR="004F51AC" w:rsidRPr="00AC4738" w:rsidDel="00086280">
          <w:rPr>
            <w:rFonts w:ascii="Times New Roman" w:hAnsi="Times New Roman" w:cs="Times New Roman"/>
            <w:sz w:val="24"/>
            <w:szCs w:val="24"/>
            <w:highlight w:val="yellow"/>
          </w:rPr>
          <w:delText>0.</w:delText>
        </w:r>
        <w:commentRangeStart w:id="183"/>
        <w:r w:rsidR="004F51AC" w:rsidRPr="00AC4738" w:rsidDel="00086280">
          <w:rPr>
            <w:rFonts w:ascii="Times New Roman" w:hAnsi="Times New Roman" w:cs="Times New Roman"/>
            <w:sz w:val="24"/>
            <w:szCs w:val="24"/>
            <w:highlight w:val="yellow"/>
          </w:rPr>
          <w:delText>Y</w:delText>
        </w:r>
        <w:r w:rsidR="00086280" w:rsidRPr="00AC4738" w:rsidDel="00086280">
          <w:rPr>
            <w:rFonts w:ascii="Times New Roman" w:hAnsi="Times New Roman" w:cs="Times New Roman"/>
            <w:sz w:val="24"/>
            <w:szCs w:val="24"/>
            <w:highlight w:val="yellow"/>
          </w:rPr>
          <w:delText>y</w:delText>
        </w:r>
        <w:r w:rsidR="004F51AC" w:rsidDel="00086280">
          <w:rPr>
            <w:rFonts w:ascii="Times New Roman" w:hAnsi="Times New Roman" w:cs="Times New Roman"/>
            <w:sz w:val="24"/>
            <w:szCs w:val="24"/>
          </w:rPr>
          <w:delText xml:space="preserve"> </w:delText>
        </w:r>
      </w:del>
      <w:commentRangeEnd w:id="183"/>
      <w:r w:rsidR="00152E1A">
        <w:rPr>
          <w:rStyle w:val="CommentReference"/>
        </w:rPr>
        <w:commentReference w:id="183"/>
      </w:r>
      <w:ins w:id="184" w:author="JTT" w:date="2015-02-16T09:58:00Z">
        <w:r w:rsidR="00086280">
          <w:rPr>
            <w:rFonts w:ascii="Times New Roman" w:hAnsi="Times New Roman" w:cs="Times New Roman"/>
            <w:sz w:val="24"/>
            <w:szCs w:val="24"/>
          </w:rPr>
          <w:t xml:space="preserve">70% coefficient of variation </w:t>
        </w:r>
      </w:ins>
      <w:r w:rsidR="004F51AC">
        <w:rPr>
          <w:rFonts w:ascii="Times New Roman" w:hAnsi="Times New Roman" w:cs="Times New Roman"/>
          <w:sz w:val="24"/>
          <w:szCs w:val="24"/>
        </w:rPr>
        <w:t xml:space="preserve">in </w:t>
      </w:r>
      <w:ins w:id="185" w:author="JTT" w:date="2015-02-16T09:58:00Z">
        <w:r w:rsidR="00086280">
          <w:rPr>
            <w:rFonts w:ascii="Times New Roman" w:hAnsi="Times New Roman" w:cs="Times New Roman"/>
            <w:sz w:val="24"/>
            <w:szCs w:val="24"/>
          </w:rPr>
          <w:t xml:space="preserve">transient </w:t>
        </w:r>
      </w:ins>
      <w:r w:rsidR="004F51AC">
        <w:rPr>
          <w:rFonts w:ascii="Times New Roman" w:hAnsi="Times New Roman" w:cs="Times New Roman"/>
          <w:sz w:val="24"/>
          <w:szCs w:val="24"/>
        </w:rPr>
        <w:t xml:space="preserve">growth rates for each individual in each </w:t>
      </w:r>
      <w:commentRangeStart w:id="186"/>
      <w:del w:id="187" w:author="JTT" w:date="2015-02-16T09:58:00Z">
        <w:r w:rsidR="004F51AC" w:rsidDel="00086280">
          <w:rPr>
            <w:rFonts w:ascii="Times New Roman" w:hAnsi="Times New Roman" w:cs="Times New Roman"/>
            <w:sz w:val="24"/>
            <w:szCs w:val="24"/>
          </w:rPr>
          <w:delText>year</w:delText>
        </w:r>
      </w:del>
      <w:ins w:id="188" w:author="JTT" w:date="2015-02-16T09:58:00Z">
        <w:r w:rsidR="00086280">
          <w:rPr>
            <w:rFonts w:ascii="Times New Roman" w:hAnsi="Times New Roman" w:cs="Times New Roman"/>
            <w:sz w:val="24"/>
            <w:szCs w:val="24"/>
          </w:rPr>
          <w:t>week</w:t>
        </w:r>
      </w:ins>
      <w:commentRangeEnd w:id="186"/>
      <w:ins w:id="189" w:author="JTT" w:date="2015-02-16T09:59:00Z">
        <w:r w:rsidR="00086280">
          <w:rPr>
            <w:rStyle w:val="CommentReference"/>
          </w:rPr>
          <w:commentReference w:id="186"/>
        </w:r>
      </w:ins>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w:t>
      </w:r>
      <w:r w:rsidR="00875E7E">
        <w:rPr>
          <w:rFonts w:ascii="Times New Roman" w:hAnsi="Times New Roman" w:cs="Times New Roman"/>
          <w:sz w:val="24"/>
          <w:szCs w:val="24"/>
        </w:rPr>
        <w:lastRenderedPageBreak/>
        <w:t>recapture</w:t>
      </w:r>
      <w:r>
        <w:rPr>
          <w:rFonts w:ascii="Times New Roman" w:hAnsi="Times New Roman" w:cs="Times New Roman"/>
          <w:sz w:val="24"/>
          <w:szCs w:val="24"/>
        </w:rPr>
        <w:t xml:space="preserve"> </w:t>
      </w:r>
      <w:del w:id="190" w:author="JTT" w:date="2015-02-16T10:02:00Z">
        <w:r w:rsidDel="00086280">
          <w:rPr>
            <w:rFonts w:ascii="Times New Roman" w:hAnsi="Times New Roman" w:cs="Times New Roman"/>
            <w:sz w:val="24"/>
            <w:szCs w:val="24"/>
          </w:rPr>
          <w:delText>is evenly spread about 0</w:delText>
        </w:r>
      </w:del>
      <w:ins w:id="191" w:author="JTT" w:date="2015-02-16T10:02:00Z">
        <w:r w:rsidR="00086280">
          <w:rPr>
            <w:rFonts w:ascii="Times New Roman" w:hAnsi="Times New Roman" w:cs="Times New Roman"/>
            <w:sz w:val="24"/>
            <w:szCs w:val="24"/>
          </w:rPr>
          <w:t>are approximately uncorrelated, with the exception of a few males that are either smaller than expected at tagging and larger than expected at resighting (or vice versa)</w:t>
        </w:r>
      </w:ins>
      <w:r>
        <w:rPr>
          <w:rFonts w:ascii="Times New Roman" w:hAnsi="Times New Roman" w:cs="Times New Roman"/>
          <w:sz w:val="24"/>
          <w:szCs w:val="24"/>
        </w:rPr>
        <w:t xml:space="preserve"> (</w:t>
      </w:r>
      <w:commentRangeStart w:id="192"/>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commentRangeEnd w:id="192"/>
      <w:r w:rsidR="00086280">
        <w:rPr>
          <w:rStyle w:val="CommentReference"/>
        </w:rPr>
        <w:commentReference w:id="192"/>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ins w:id="193" w:author="JTT" w:date="2015-02-16T10:04:00Z">
        <w:r w:rsidR="00086280">
          <w:rPr>
            <w:rFonts w:ascii="Times New Roman" w:hAnsi="Times New Roman" w:cs="Times New Roman"/>
            <w:sz w:val="24"/>
            <w:szCs w:val="24"/>
          </w:rPr>
          <w:t xml:space="preserve">of residual errors </w:t>
        </w:r>
      </w:ins>
      <w:del w:id="194" w:author="JTT" w:date="2015-02-16T10:05:00Z">
        <w:r w:rsidR="00FC4B72" w:rsidDel="00437753">
          <w:rPr>
            <w:rFonts w:ascii="Times New Roman" w:hAnsi="Times New Roman" w:cs="Times New Roman"/>
            <w:sz w:val="24"/>
            <w:szCs w:val="24"/>
          </w:rPr>
          <w:delText>(</w:delText>
        </w:r>
        <w:r w:rsidR="000B36C1" w:rsidRPr="00D24A39" w:rsidDel="00437753">
          <w:rPr>
            <w:rFonts w:ascii="Times New Roman" w:hAnsi="Times New Roman" w:cs="Times New Roman"/>
            <w:i/>
            <w:sz w:val="24"/>
            <w:szCs w:val="24"/>
          </w:rPr>
          <w:delText>c</w:delText>
        </w:r>
        <w:r w:rsidR="000B36C1" w:rsidRPr="00D24A39" w:rsidDel="00437753">
          <w:rPr>
            <w:rFonts w:ascii="Times New Roman" w:hAnsi="Times New Roman" w:cs="Times New Roman"/>
            <w:i/>
            <w:sz w:val="24"/>
            <w:szCs w:val="24"/>
            <w:vertAlign w:val="subscript"/>
          </w:rPr>
          <w:delText>obs</w:delText>
        </w:r>
        <w:r w:rsidR="00FC4B72" w:rsidDel="00437753">
          <w:rPr>
            <w:rFonts w:ascii="Times New Roman" w:hAnsi="Times New Roman" w:cs="Times New Roman"/>
            <w:sz w:val="24"/>
            <w:szCs w:val="24"/>
          </w:rPr>
          <w:delText xml:space="preserve">) </w:delText>
        </w:r>
      </w:del>
      <w:r w:rsidR="000B36C1">
        <w:rPr>
          <w:rFonts w:ascii="Times New Roman" w:hAnsi="Times New Roman" w:cs="Times New Roman"/>
          <w:sz w:val="24"/>
          <w:szCs w:val="24"/>
        </w:rPr>
        <w:t xml:space="preserve">is lower </w:t>
      </w:r>
      <w:ins w:id="195" w:author="JTT" w:date="2015-02-16T10:05:00Z">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=0.05; Model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ins>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 xml:space="preserve">, </w:t>
      </w:r>
      <w:commentRangeStart w:id="196"/>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commentRangeEnd w:id="196"/>
      <w:r w:rsidR="00086280">
        <w:rPr>
          <w:rStyle w:val="CommentReference"/>
        </w:rPr>
        <w:commentReference w:id="196"/>
      </w:r>
      <w:r w:rsidR="000B36C1">
        <w:rPr>
          <w:rFonts w:ascii="Times New Roman" w:hAnsi="Times New Roman" w:cs="Times New Roman"/>
          <w:sz w:val="24"/>
          <w:szCs w:val="24"/>
        </w:rPr>
        <w:t>).</w:t>
      </w:r>
      <w:r w:rsidR="00E81544">
        <w:rPr>
          <w:rFonts w:ascii="Times New Roman" w:hAnsi="Times New Roman" w:cs="Times New Roman"/>
          <w:sz w:val="24"/>
          <w:szCs w:val="24"/>
        </w:rPr>
        <w:t xml:space="preserve">  </w:t>
      </w:r>
    </w:p>
    <w:p w14:paraId="24DA6132" w14:textId="75EB4995" w:rsidR="00DB3AA7" w:rsidRPr="00437753" w:rsidRDefault="00E81544" w:rsidP="00F0737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ins w:id="197" w:author="JTT" w:date="2015-02-16T10:05:00Z">
        <w:r w:rsidR="00437753">
          <w:rPr>
            <w:rFonts w:ascii="Times New Roman" w:hAnsi="Times New Roman" w:cs="Times New Roman"/>
            <w:sz w:val="24"/>
            <w:szCs w:val="24"/>
          </w:rPr>
          <w:t xml:space="preserve">both persistent and transient </w:t>
        </w:r>
      </w:ins>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 xml:space="preserve">ual growth rates </w:t>
      </w:r>
      <w:del w:id="198" w:author="JTT" w:date="2015-02-16T10:05:00Z">
        <w:r w:rsidDel="00437753">
          <w:rPr>
            <w:rFonts w:ascii="Times New Roman" w:hAnsi="Times New Roman" w:cs="Times New Roman"/>
            <w:sz w:val="24"/>
            <w:szCs w:val="24"/>
          </w:rPr>
          <w:delText xml:space="preserve">in addition to time-varying individual growth rates </w:delText>
        </w:r>
      </w:del>
      <w:r>
        <w:rPr>
          <w:rFonts w:ascii="Times New Roman" w:hAnsi="Times New Roman" w:cs="Times New Roman"/>
          <w:sz w:val="24"/>
          <w:szCs w:val="24"/>
        </w:rPr>
        <w:t>(</w:t>
      </w:r>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ins w:id="199" w:author="JTT" w:date="2015-02-16T10:06:00Z">
        <w:r w:rsidR="00437753">
          <w:rPr>
            <w:rFonts w:ascii="Times New Roman" w:hAnsi="Times New Roman" w:cs="Times New Roman"/>
            <w:sz w:val="24"/>
            <w:szCs w:val="24"/>
          </w:rPr>
          <w:t xml:space="preserve">  This occurred because the maximum likelihood estimate of the magnitude of persistent variation (</w:t>
        </w:r>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r w:rsidR="00437753">
          <w:rPr>
            <w:rFonts w:ascii="Times New Roman" w:hAnsi="Times New Roman" w:cs="Times New Roman"/>
            <w:sz w:val="24"/>
            <w:szCs w:val="24"/>
          </w:rPr>
          <w:t xml:space="preserve">) approached zero for both sexes.  </w:t>
        </w:r>
      </w:ins>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97AEF81"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del w:id="200" w:author="JTT" w:date="2015-02-16T10:07:00Z">
        <w:r w:rsidR="00E81544" w:rsidDel="00437753">
          <w:rPr>
            <w:rFonts w:ascii="Times New Roman" w:hAnsi="Times New Roman" w:cs="Times New Roman"/>
            <w:sz w:val="24"/>
            <w:szCs w:val="24"/>
          </w:rPr>
          <w:delText xml:space="preserve">the </w:delText>
        </w:r>
        <w:r w:rsidDel="00437753">
          <w:rPr>
            <w:rFonts w:ascii="Times New Roman" w:hAnsi="Times New Roman" w:cs="Times New Roman"/>
            <w:sz w:val="24"/>
            <w:szCs w:val="24"/>
          </w:rPr>
          <w:delText xml:space="preserve">parameters </w:delText>
        </w:r>
      </w:del>
      <w:commentRangeStart w:id="201"/>
      <w:ins w:id="202" w:author="JTT" w:date="2015-02-16T10:07:00Z">
        <w:r w:rsidR="00437753">
          <w:rPr>
            <w:rFonts w:ascii="Times New Roman" w:hAnsi="Times New Roman" w:cs="Times New Roman"/>
            <w:sz w:val="24"/>
            <w:szCs w:val="24"/>
          </w:rPr>
          <w:t>average upkeep costs (</w:t>
        </w:r>
      </w:ins>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w:t>
      </w:r>
      <w:ins w:id="203" w:author="JTT" w:date="2015-02-16T10:07:00Z">
        <w:r w:rsidR="00437753">
          <w:rPr>
            <w:rFonts w:ascii="Times New Roman" w:hAnsi="Times New Roman" w:cs="Times New Roman"/>
            <w:sz w:val="24"/>
            <w:szCs w:val="24"/>
          </w:rPr>
          <w:t>)</w:t>
        </w:r>
      </w:ins>
      <w:r>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ins w:id="204" w:author="JTT" w:date="2015-02-16T10:07:00Z">
        <w:r w:rsidR="00437753">
          <w:rPr>
            <w:rFonts w:ascii="Times New Roman" w:hAnsi="Times New Roman" w:cs="Times New Roman"/>
            <w:sz w:val="24"/>
            <w:szCs w:val="24"/>
          </w:rPr>
          <w:t>average asymptotic maximum length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ins w:id="205" w:author="JTT" w:date="2015-02-16T10:08:00Z">
        <w:r w:rsidR="00437753">
          <w:rPr>
            <w:rFonts w:ascii="Times New Roman" w:hAnsi="Times New Roman" w:cs="Times New Roman"/>
            <w:sz w:val="24"/>
            <w:szCs w:val="24"/>
          </w:rPr>
          <w:t>)</w:t>
        </w:r>
      </w:ins>
      <w:r>
        <w:rPr>
          <w:rFonts w:ascii="Times New Roman" w:hAnsi="Times New Roman" w:cs="Times New Roman"/>
          <w:sz w:val="24"/>
          <w:szCs w:val="24"/>
        </w:rPr>
        <w:t xml:space="preserve"> </w:t>
      </w:r>
      <w:commentRangeEnd w:id="201"/>
      <w:r w:rsidR="00437753">
        <w:rPr>
          <w:rStyle w:val="CommentReference"/>
        </w:rPr>
        <w:commentReference w:id="201"/>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del w:id="206" w:author="JTT" w:date="2015-02-16T10:10:00Z">
        <w:r w:rsidR="00866BA4" w:rsidDel="00437753">
          <w:rPr>
            <w:rFonts w:ascii="Times New Roman" w:hAnsi="Times New Roman" w:cs="Times New Roman"/>
            <w:sz w:val="24"/>
            <w:szCs w:val="24"/>
          </w:rPr>
          <w:delText>scenarios</w:delText>
        </w:r>
      </w:del>
      <w:commentRangeStart w:id="207"/>
      <w:ins w:id="208" w:author="JTT" w:date="2015-02-16T10:10:00Z">
        <w:r w:rsidR="00437753">
          <w:rPr>
            <w:rFonts w:ascii="Times New Roman" w:hAnsi="Times New Roman" w:cs="Times New Roman"/>
            <w:sz w:val="24"/>
            <w:szCs w:val="24"/>
          </w:rPr>
          <w:t>estimation models</w:t>
        </w:r>
        <w:commentRangeEnd w:id="207"/>
        <w:r w:rsidR="00437753">
          <w:rPr>
            <w:rStyle w:val="CommentReference"/>
          </w:rPr>
          <w:commentReference w:id="207"/>
        </w:r>
      </w:ins>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del w:id="209" w:author="darcy" w:date="2015-02-08T13:21:00Z">
        <w:r w:rsidR="00E81544" w:rsidDel="005A1EE7">
          <w:rPr>
            <w:rFonts w:ascii="Times New Roman" w:hAnsi="Times New Roman" w:cs="Times New Roman"/>
            <w:sz w:val="24"/>
            <w:szCs w:val="24"/>
          </w:rPr>
          <w:delText xml:space="preserve">average </w:delText>
        </w:r>
      </w:del>
      <w:ins w:id="210" w:author="darcy" w:date="2015-02-08T13:21:00Z">
        <w:r w:rsidR="005A1EE7">
          <w:rPr>
            <w:rFonts w:ascii="Times New Roman" w:hAnsi="Times New Roman" w:cs="Times New Roman"/>
            <w:sz w:val="24"/>
            <w:szCs w:val="24"/>
          </w:rPr>
          <w:t xml:space="preserve">true </w:t>
        </w:r>
      </w:ins>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commentRangeStart w:id="211"/>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commentRangeEnd w:id="211"/>
      <w:r w:rsidR="00437753">
        <w:rPr>
          <w:rStyle w:val="CommentReference"/>
        </w:rPr>
        <w:commentReference w:id="211"/>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212"/>
      <w:r w:rsidR="00E81544" w:rsidRPr="00AC4738">
        <w:rPr>
          <w:rFonts w:ascii="Times New Roman" w:hAnsi="Times New Roman" w:cs="Times New Roman"/>
          <w:sz w:val="24"/>
          <w:szCs w:val="24"/>
          <w:highlight w:val="yellow"/>
        </w:rPr>
        <w:t>XXX</w:t>
      </w:r>
      <w:commentRangeEnd w:id="212"/>
      <w:r w:rsidR="00633F3A">
        <w:rPr>
          <w:rStyle w:val="CommentReference"/>
        </w:rPr>
        <w:commentReference w:id="212"/>
      </w:r>
      <w:ins w:id="213" w:author="JTT" w:date="2015-02-16T10:11:00Z">
        <w:r w:rsidR="00437753">
          <w:rPr>
            <w:rFonts w:ascii="Times New Roman" w:hAnsi="Times New Roman" w:cs="Times New Roman"/>
            <w:sz w:val="24"/>
            <w:szCs w:val="24"/>
          </w:rPr>
          <w:t xml:space="preserve"> when estimated with both transient and persistent variation in growth rates</w:t>
        </w:r>
      </w:ins>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 xml:space="preserve">with increasing sample </w:t>
      </w:r>
      <w:r w:rsidR="002F4139">
        <w:rPr>
          <w:rFonts w:ascii="Times New Roman" w:hAnsi="Times New Roman" w:cs="Times New Roman"/>
          <w:sz w:val="24"/>
          <w:szCs w:val="24"/>
        </w:rPr>
        <w:lastRenderedPageBreak/>
        <w:t>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214"/>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214"/>
      <w:r w:rsidR="00633F3A">
        <w:rPr>
          <w:rStyle w:val="CommentReference"/>
        </w:rPr>
        <w:commentReference w:id="214"/>
      </w:r>
      <w:r w:rsidR="00E81544">
        <w:rPr>
          <w:rFonts w:ascii="Times New Roman" w:hAnsi="Times New Roman" w:cs="Times New Roman"/>
          <w:sz w:val="24"/>
          <w:szCs w:val="24"/>
        </w:rPr>
        <w:t xml:space="preserve">for large sample sizes </w:t>
      </w:r>
      <w:ins w:id="215" w:author="JTT" w:date="2015-02-16T10:31:00Z">
        <w:r w:rsidR="0070070B">
          <w:rPr>
            <w:rFonts w:ascii="Times New Roman" w:hAnsi="Times New Roman" w:cs="Times New Roman"/>
            <w:sz w:val="24"/>
            <w:szCs w:val="24"/>
          </w:rPr>
          <w:t xml:space="preserve">when estimating both persistent and transient variation </w:t>
        </w:r>
      </w:ins>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607799D7" w:rsidR="008327ED" w:rsidRDefault="00251183">
      <w:pPr>
        <w:tabs>
          <w:tab w:val="left" w:pos="360"/>
          <w:tab w:val="left" w:pos="720"/>
          <w:tab w:val="left" w:pos="8640"/>
        </w:tabs>
        <w:spacing w:after="0" w:line="480" w:lineRule="auto"/>
        <w:rPr>
          <w:rFonts w:ascii="Times New Roman" w:hAnsi="Times New Roman" w:cs="Times New Roman"/>
          <w:sz w:val="24"/>
          <w:szCs w:val="24"/>
        </w:rPr>
      </w:pPr>
      <w:del w:id="216" w:author="JTT" w:date="2015-02-16T10:12:00Z">
        <w:r w:rsidDel="00437753">
          <w:rPr>
            <w:rFonts w:ascii="Times New Roman" w:hAnsi="Times New Roman" w:cs="Times New Roman"/>
            <w:sz w:val="24"/>
            <w:szCs w:val="24"/>
          </w:rPr>
          <w:tab/>
          <w:delText>The c</w:delText>
        </w:r>
        <w:r w:rsidR="00E81544" w:rsidDel="00437753">
          <w:rPr>
            <w:rFonts w:ascii="Times New Roman" w:hAnsi="Times New Roman" w:cs="Times New Roman"/>
            <w:sz w:val="24"/>
            <w:szCs w:val="24"/>
          </w:rPr>
          <w:delText>oefficient of v</w:delText>
        </w:r>
        <w:r w:rsidR="009D0571" w:rsidDel="00437753">
          <w:rPr>
            <w:rFonts w:ascii="Times New Roman" w:hAnsi="Times New Roman" w:cs="Times New Roman"/>
            <w:sz w:val="24"/>
            <w:szCs w:val="24"/>
          </w:rPr>
          <w:delText>ariation for measurement errors</w:delText>
        </w:r>
        <w:r w:rsidR="00D63C20" w:rsidDel="00437753">
          <w:rPr>
            <w:rFonts w:ascii="Times New Roman" w:hAnsi="Times New Roman" w:cs="Times New Roman"/>
            <w:sz w:val="24"/>
            <w:szCs w:val="24"/>
          </w:rPr>
          <w:delText xml:space="preserve"> </w:delText>
        </w:r>
        <w:r w:rsidR="002F4139" w:rsidDel="00437753">
          <w:rPr>
            <w:rFonts w:ascii="Times New Roman" w:hAnsi="Times New Roman" w:cs="Times New Roman"/>
            <w:sz w:val="24"/>
            <w:szCs w:val="24"/>
          </w:rPr>
          <w:delText>(</w:delText>
        </w:r>
        <w:r w:rsidR="00D63C20" w:rsidRPr="006E0040" w:rsidDel="00437753">
          <w:rPr>
            <w:rFonts w:ascii="Times New Roman" w:hAnsi="Times New Roman" w:cs="Times New Roman"/>
            <w:i/>
            <w:sz w:val="24"/>
            <w:szCs w:val="24"/>
          </w:rPr>
          <w:delText>c</w:delText>
        </w:r>
        <w:r w:rsidR="00D63C20" w:rsidRPr="006E0040" w:rsidDel="00437753">
          <w:rPr>
            <w:rFonts w:ascii="Times New Roman" w:hAnsi="Times New Roman" w:cs="Times New Roman"/>
            <w:i/>
            <w:sz w:val="24"/>
            <w:szCs w:val="24"/>
            <w:vertAlign w:val="subscript"/>
          </w:rPr>
          <w:delText>obs</w:delText>
        </w:r>
        <w:r w:rsidR="002F4139" w:rsidDel="00437753">
          <w:rPr>
            <w:rFonts w:ascii="Times New Roman" w:hAnsi="Times New Roman" w:cs="Times New Roman"/>
            <w:sz w:val="24"/>
            <w:szCs w:val="24"/>
          </w:rPr>
          <w:delText xml:space="preserve">) </w:delText>
        </w:r>
        <w:r w:rsidDel="00437753">
          <w:rPr>
            <w:rFonts w:ascii="Times New Roman" w:hAnsi="Times New Roman" w:cs="Times New Roman"/>
            <w:sz w:val="24"/>
            <w:szCs w:val="24"/>
          </w:rPr>
          <w:delText xml:space="preserve">was also well estimated at higher sample sizes but </w:delText>
        </w:r>
        <w:r w:rsidR="00E81544" w:rsidDel="00437753">
          <w:rPr>
            <w:rFonts w:ascii="Times New Roman" w:hAnsi="Times New Roman" w:cs="Times New Roman"/>
            <w:sz w:val="24"/>
            <w:szCs w:val="24"/>
          </w:rPr>
          <w:delText>was negatively biased</w:delText>
        </w:r>
        <w:r w:rsidDel="00437753">
          <w:rPr>
            <w:rFonts w:ascii="Times New Roman" w:hAnsi="Times New Roman" w:cs="Times New Roman"/>
            <w:sz w:val="24"/>
            <w:szCs w:val="24"/>
          </w:rPr>
          <w:delText xml:space="preserve"> in the low sample size simulations (</w:delText>
        </w:r>
        <w:r w:rsidR="000F18D4" w:rsidDel="00437753">
          <w:rPr>
            <w:rFonts w:ascii="Times New Roman" w:hAnsi="Times New Roman" w:cs="Times New Roman"/>
            <w:sz w:val="24"/>
            <w:szCs w:val="24"/>
          </w:rPr>
          <w:fldChar w:fldCharType="begin"/>
        </w:r>
        <w:r w:rsidR="000F18D4" w:rsidDel="00437753">
          <w:rPr>
            <w:rFonts w:ascii="Times New Roman" w:hAnsi="Times New Roman" w:cs="Times New Roman"/>
            <w:sz w:val="24"/>
            <w:szCs w:val="24"/>
          </w:rPr>
          <w:delInstrText xml:space="preserve"> REF _Ref410630972 \h </w:delInstrText>
        </w:r>
        <w:r w:rsidR="000F18D4" w:rsidDel="00437753">
          <w:rPr>
            <w:rFonts w:ascii="Times New Roman" w:hAnsi="Times New Roman" w:cs="Times New Roman"/>
            <w:sz w:val="24"/>
            <w:szCs w:val="24"/>
          </w:rPr>
        </w:r>
        <w:r w:rsidR="000F18D4" w:rsidDel="00437753">
          <w:rPr>
            <w:rFonts w:ascii="Times New Roman" w:hAnsi="Times New Roman" w:cs="Times New Roman"/>
            <w:sz w:val="24"/>
            <w:szCs w:val="24"/>
          </w:rPr>
          <w:fldChar w:fldCharType="separate"/>
        </w:r>
        <w:r w:rsidR="000F18D4" w:rsidRPr="00A03423" w:rsidDel="00437753">
          <w:rPr>
            <w:i/>
            <w:color w:val="000000" w:themeColor="text1"/>
            <w:sz w:val="24"/>
            <w:szCs w:val="24"/>
          </w:rPr>
          <w:delText xml:space="preserve">Figure </w:delText>
        </w:r>
        <w:r w:rsidR="000F18D4" w:rsidDel="00437753">
          <w:rPr>
            <w:i/>
            <w:noProof/>
            <w:color w:val="000000" w:themeColor="text1"/>
            <w:sz w:val="24"/>
            <w:szCs w:val="24"/>
          </w:rPr>
          <w:delText>16</w:delText>
        </w:r>
        <w:r w:rsidR="000F18D4" w:rsidDel="00437753">
          <w:rPr>
            <w:rFonts w:ascii="Times New Roman" w:hAnsi="Times New Roman" w:cs="Times New Roman"/>
            <w:sz w:val="24"/>
            <w:szCs w:val="24"/>
          </w:rPr>
          <w:fldChar w:fldCharType="end"/>
        </w:r>
        <w:r w:rsidDel="00437753">
          <w:rPr>
            <w:rFonts w:ascii="Times New Roman" w:hAnsi="Times New Roman" w:cs="Times New Roman"/>
            <w:sz w:val="24"/>
            <w:szCs w:val="24"/>
          </w:rPr>
          <w:delText>).</w:delText>
        </w:r>
        <w:r w:rsidR="006C4ABB" w:rsidDel="00437753">
          <w:rPr>
            <w:rFonts w:ascii="Times New Roman" w:hAnsi="Times New Roman" w:cs="Times New Roman"/>
            <w:sz w:val="24"/>
            <w:szCs w:val="24"/>
          </w:rPr>
          <w:delText xml:space="preserve">  </w:delText>
        </w:r>
      </w:del>
      <w:r w:rsidR="006C4ABB">
        <w:rPr>
          <w:rFonts w:ascii="Times New Roman" w:hAnsi="Times New Roman" w:cs="Times New Roman"/>
          <w:sz w:val="24"/>
          <w:szCs w:val="24"/>
        </w:rPr>
        <w:t xml:space="preserve">The </w:t>
      </w:r>
      <w:r w:rsidR="00D41E76">
        <w:rPr>
          <w:rFonts w:ascii="Times New Roman" w:hAnsi="Times New Roman" w:cs="Times New Roman"/>
          <w:sz w:val="24"/>
          <w:szCs w:val="24"/>
        </w:rPr>
        <w:t>magnitude of 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217"/>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217"/>
      <w:r w:rsidR="00E81544">
        <w:rPr>
          <w:rStyle w:val="CommentReference"/>
        </w:rPr>
        <w:commentReference w:id="217"/>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2D8E7C66"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(pdH</w:t>
      </w:r>
      <w:r>
        <w:rPr>
          <w:rFonts w:ascii="Times New Roman" w:hAnsi="Times New Roman" w:cs="Times New Roman"/>
          <w:sz w:val="24"/>
          <w:szCs w:val="24"/>
        </w:rPr>
        <w:t xml:space="preserve">).  When the model being fit included no random-effects or random-effects for </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Pr>
          <w:rFonts w:ascii="Times New Roman" w:hAnsi="Times New Roman" w:cs="Times New Roman"/>
          <w:sz w:val="24"/>
          <w:szCs w:val="24"/>
        </w:rPr>
        <w:t xml:space="preserve"> only, almost all model fits were pdH.  When the model incorporated time-varying individual random effects fewer fits were pdH, particularly at lower sample sizes.</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that non-positive definite models can be used as indication that the model is likely to be overfitted relative to the available data.  </w:t>
      </w:r>
    </w:p>
    <w:p w14:paraId="1F57C445" w14:textId="5F71928E" w:rsidR="002F5DBF" w:rsidDel="00437753" w:rsidRDefault="002F5DBF" w:rsidP="009A00DD">
      <w:pPr>
        <w:spacing w:line="480" w:lineRule="auto"/>
        <w:ind w:firstLine="720"/>
        <w:rPr>
          <w:del w:id="218" w:author="JTT" w:date="2015-02-16T10:13:00Z"/>
          <w:rFonts w:ascii="Times New Roman" w:hAnsi="Times New Roman" w:cs="Times New Roman"/>
          <w:sz w:val="24"/>
          <w:szCs w:val="24"/>
        </w:rPr>
      </w:pPr>
      <w:commentRangeStart w:id="219"/>
      <w:del w:id="220" w:author="JTT" w:date="2015-02-16T10:13:00Z">
        <w:r w:rsidDel="00437753">
          <w:rPr>
            <w:rFonts w:ascii="Times New Roman" w:hAnsi="Times New Roman" w:cs="Times New Roman"/>
            <w:sz w:val="24"/>
            <w:szCs w:val="24"/>
          </w:rPr>
          <w:delText>In this study, we use a time</w:delText>
        </w:r>
        <w:r w:rsidR="009A00DD" w:rsidDel="00437753">
          <w:rPr>
            <w:rFonts w:ascii="Times New Roman" w:hAnsi="Times New Roman" w:cs="Times New Roman"/>
            <w:sz w:val="24"/>
            <w:szCs w:val="24"/>
          </w:rPr>
          <w:delText xml:space="preserve"> interval of one week (7 days).  We confirm</w:delText>
        </w:r>
        <w:r w:rsidDel="00437753">
          <w:rPr>
            <w:rFonts w:ascii="Times New Roman" w:hAnsi="Times New Roman" w:cs="Times New Roman"/>
            <w:sz w:val="24"/>
            <w:szCs w:val="24"/>
          </w:rPr>
          <w:delText xml:space="preserve"> that results are similar for other small time intervals</w:delText>
        </w:r>
        <w:r w:rsidR="009A00DD" w:rsidDel="00437753">
          <w:rPr>
            <w:rFonts w:ascii="Times New Roman" w:hAnsi="Times New Roman" w:cs="Times New Roman"/>
            <w:sz w:val="24"/>
            <w:szCs w:val="24"/>
          </w:rPr>
          <w:delText xml:space="preserve"> (i.e., days or months), but found that an annual time interval resulted in parameter estimates yielding biased high growth schedules.</w:delText>
        </w:r>
      </w:del>
      <w:commentRangeEnd w:id="219"/>
      <w:r w:rsidR="00401AC2">
        <w:rPr>
          <w:rStyle w:val="CommentReference"/>
        </w:rPr>
        <w:commentReference w:id="219"/>
      </w:r>
    </w:p>
    <w:p w14:paraId="407004BD" w14:textId="58319B92"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3BA4E4E1" w14:textId="77777777" w:rsidR="0070070B" w:rsidRDefault="001E733D">
      <w:pPr>
        <w:tabs>
          <w:tab w:val="left" w:pos="360"/>
          <w:tab w:val="left" w:pos="720"/>
          <w:tab w:val="left" w:pos="8640"/>
        </w:tabs>
        <w:spacing w:after="0" w:line="480" w:lineRule="auto"/>
        <w:jc w:val="both"/>
        <w:rPr>
          <w:ins w:id="221" w:author="JTT" w:date="2015-02-16T10:34:00Z"/>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w:t>
      </w:r>
      <w:ins w:id="222" w:author="JTT" w:date="2015-02-16T10:13:00Z">
        <w:r w:rsidR="00437753">
          <w:rPr>
            <w:rFonts w:ascii="Times New Roman" w:hAnsi="Times New Roman" w:cs="Times New Roman"/>
            <w:sz w:val="24"/>
            <w:szCs w:val="24"/>
          </w:rPr>
          <w:t xml:space="preserve">persistent and transient </w:t>
        </w:r>
      </w:ins>
      <w:r>
        <w:rPr>
          <w:rFonts w:ascii="Times New Roman" w:hAnsi="Times New Roman" w:cs="Times New Roman"/>
          <w:sz w:val="24"/>
          <w:szCs w:val="24"/>
        </w:rPr>
        <w:t xml:space="preserve">variation in growth among individuals, </w:t>
      </w:r>
      <w:ins w:id="223" w:author="JTT" w:date="2015-02-16T10:32:00Z">
        <w:r w:rsidR="0070070B">
          <w:rPr>
            <w:rFonts w:ascii="Times New Roman" w:hAnsi="Times New Roman" w:cs="Times New Roman"/>
            <w:sz w:val="24"/>
            <w:szCs w:val="24"/>
          </w:rPr>
          <w:t xml:space="preserve">as well as differences in growth rate </w:t>
        </w:r>
      </w:ins>
      <w:del w:id="224" w:author="JTT" w:date="2015-02-16T10:32:00Z">
        <w:r w:rsidDel="0070070B">
          <w:rPr>
            <w:rFonts w:ascii="Times New Roman" w:hAnsi="Times New Roman" w:cs="Times New Roman"/>
            <w:sz w:val="24"/>
            <w:szCs w:val="24"/>
          </w:rPr>
          <w:delText>between sexes</w:delText>
        </w:r>
      </w:del>
      <w:ins w:id="225" w:author="JTT" w:date="2015-02-16T10:32:00Z">
        <w:r w:rsidR="0070070B">
          <w:rPr>
            <w:rFonts w:ascii="Times New Roman" w:hAnsi="Times New Roman" w:cs="Times New Roman"/>
            <w:sz w:val="24"/>
            <w:szCs w:val="24"/>
          </w:rPr>
          <w:t>between males and females</w:t>
        </w:r>
      </w:ins>
      <w:del w:id="226" w:author="JTT" w:date="2015-02-16T10:33:00Z">
        <w:r w:rsidDel="0070070B">
          <w:rPr>
            <w:rFonts w:ascii="Times New Roman" w:hAnsi="Times New Roman" w:cs="Times New Roman"/>
            <w:sz w:val="24"/>
            <w:szCs w:val="24"/>
          </w:rPr>
          <w:delText>,</w:delText>
        </w:r>
      </w:del>
      <w:r>
        <w:rPr>
          <w:rFonts w:ascii="Times New Roman" w:hAnsi="Times New Roman" w:cs="Times New Roman"/>
          <w:sz w:val="24"/>
          <w:szCs w:val="24"/>
        </w:rPr>
        <w:t xml:space="preserve"> </w:t>
      </w:r>
      <w:del w:id="227" w:author="JTT" w:date="2015-02-16T10:14:00Z">
        <w:r w:rsidDel="00437753">
          <w:rPr>
            <w:rFonts w:ascii="Times New Roman" w:hAnsi="Times New Roman" w:cs="Times New Roman"/>
            <w:sz w:val="24"/>
            <w:szCs w:val="24"/>
          </w:rPr>
          <w:delText xml:space="preserve">and also including residual variation in growth rates for each individual over time, </w:delText>
        </w:r>
      </w:del>
      <w:del w:id="228" w:author="JTT" w:date="2015-02-16T10:33:00Z">
        <w:r w:rsidDel="0070070B">
          <w:rPr>
            <w:rFonts w:ascii="Times New Roman" w:hAnsi="Times New Roman" w:cs="Times New Roman"/>
            <w:sz w:val="24"/>
            <w:szCs w:val="24"/>
          </w:rPr>
          <w:delText xml:space="preserve">in addition to </w:delText>
        </w:r>
      </w:del>
      <w:ins w:id="229" w:author="JTT" w:date="2015-02-16T10:33:00Z">
        <w:r w:rsidR="0070070B">
          <w:rPr>
            <w:rFonts w:ascii="Times New Roman" w:hAnsi="Times New Roman" w:cs="Times New Roman"/>
            <w:sz w:val="24"/>
            <w:szCs w:val="24"/>
          </w:rPr>
          <w:t>and residual (</w:t>
        </w:r>
      </w:ins>
      <w:r>
        <w:rPr>
          <w:rFonts w:ascii="Times New Roman" w:hAnsi="Times New Roman" w:cs="Times New Roman"/>
          <w:sz w:val="24"/>
          <w:szCs w:val="24"/>
        </w:rPr>
        <w:t>measurement error</w:t>
      </w:r>
      <w:ins w:id="230" w:author="JTT" w:date="2015-02-16T10:33:00Z">
        <w:r w:rsidR="0070070B">
          <w:rPr>
            <w:rFonts w:ascii="Times New Roman" w:hAnsi="Times New Roman" w:cs="Times New Roman"/>
            <w:sz w:val="24"/>
            <w:szCs w:val="24"/>
          </w:rPr>
          <w:t>) variation</w:t>
        </w:r>
      </w:ins>
      <w:del w:id="231" w:author="JTT" w:date="2015-02-16T10:33:00Z">
        <w:r w:rsidDel="0070070B">
          <w:rPr>
            <w:rFonts w:ascii="Times New Roman" w:hAnsi="Times New Roman" w:cs="Times New Roman"/>
            <w:sz w:val="24"/>
            <w:szCs w:val="24"/>
          </w:rPr>
          <w:delText>s</w:delText>
        </w:r>
      </w:del>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0D2205">
        <w:rPr>
          <w:rFonts w:ascii="Times New Roman" w:hAnsi="Times New Roman" w:cs="Times New Roman"/>
          <w:sz w:val="24"/>
          <w:szCs w:val="24"/>
        </w:rPr>
        <w:t>variation among individuals accounts for up to half of the total variability in Antarctic toothfish.</w:t>
      </w:r>
      <w:r w:rsidR="00D01B54">
        <w:rPr>
          <w:rFonts w:ascii="Times New Roman" w:hAnsi="Times New Roman" w:cs="Times New Roman"/>
          <w:sz w:val="24"/>
          <w:szCs w:val="24"/>
        </w:rPr>
        <w:t xml:space="preserve">  </w:t>
      </w:r>
    </w:p>
    <w:p w14:paraId="2D2E30B3" w14:textId="57E1C82C" w:rsidR="001E733D" w:rsidDel="00A63F03" w:rsidRDefault="00D01B54">
      <w:pPr>
        <w:tabs>
          <w:tab w:val="left" w:pos="360"/>
          <w:tab w:val="left" w:pos="720"/>
          <w:tab w:val="left" w:pos="8640"/>
        </w:tabs>
        <w:spacing w:after="0" w:line="480" w:lineRule="auto"/>
        <w:jc w:val="both"/>
        <w:rPr>
          <w:del w:id="232" w:author="JTT" w:date="2015-02-16T10:47:00Z"/>
          <w:rFonts w:ascii="Times New Roman" w:hAnsi="Times New Roman" w:cs="Times New Roman"/>
          <w:sz w:val="24"/>
          <w:szCs w:val="24"/>
        </w:rPr>
      </w:pPr>
      <w:del w:id="233" w:author="JTT" w:date="2015-02-16T10:47:00Z">
        <w:r w:rsidDel="00A63F03">
          <w:rPr>
            <w:rFonts w:ascii="Times New Roman" w:hAnsi="Times New Roman" w:cs="Times New Roman"/>
            <w:sz w:val="24"/>
            <w:szCs w:val="24"/>
          </w:rPr>
          <w:delText xml:space="preserve">We </w:delText>
        </w:r>
      </w:del>
      <w:del w:id="234" w:author="JTT" w:date="2015-02-16T10:34:00Z">
        <w:r w:rsidDel="0070070B">
          <w:rPr>
            <w:rFonts w:ascii="Times New Roman" w:hAnsi="Times New Roman" w:cs="Times New Roman"/>
            <w:sz w:val="24"/>
            <w:szCs w:val="24"/>
          </w:rPr>
          <w:delText xml:space="preserve">warn </w:delText>
        </w:r>
      </w:del>
      <w:del w:id="235" w:author="JTT" w:date="2015-02-16T10:47:00Z">
        <w:r w:rsidDel="00A63F03">
          <w:rPr>
            <w:rFonts w:ascii="Times New Roman" w:hAnsi="Times New Roman" w:cs="Times New Roman"/>
            <w:sz w:val="24"/>
            <w:szCs w:val="24"/>
          </w:rPr>
          <w:delText xml:space="preserve">that these results do not </w:delText>
        </w:r>
      </w:del>
      <w:del w:id="236" w:author="JTT" w:date="2015-02-16T10:44:00Z">
        <w:r w:rsidDel="00A63F03">
          <w:rPr>
            <w:rFonts w:ascii="Times New Roman" w:hAnsi="Times New Roman" w:cs="Times New Roman"/>
            <w:sz w:val="24"/>
            <w:szCs w:val="24"/>
          </w:rPr>
          <w:delText xml:space="preserve">consider </w:delText>
        </w:r>
      </w:del>
      <w:del w:id="237" w:author="JTT" w:date="2015-02-16T10:47:00Z">
        <w:r w:rsidDel="00A63F03">
          <w:rPr>
            <w:rFonts w:ascii="Times New Roman" w:hAnsi="Times New Roman" w:cs="Times New Roman"/>
            <w:sz w:val="24"/>
            <w:szCs w:val="24"/>
          </w:rPr>
          <w:delText>the effects of fish handling and tagging on growth rates</w:delText>
        </w:r>
      </w:del>
      <w:del w:id="238" w:author="JTT" w:date="2015-02-16T10:44:00Z">
        <w:r w:rsidDel="00A63F03">
          <w:rPr>
            <w:rFonts w:ascii="Times New Roman" w:hAnsi="Times New Roman" w:cs="Times New Roman"/>
            <w:sz w:val="24"/>
            <w:szCs w:val="24"/>
          </w:rPr>
          <w:delText xml:space="preserve"> (i.e., growth shock or retardation)</w:delText>
        </w:r>
      </w:del>
      <w:del w:id="239" w:author="JTT" w:date="2015-02-16T10:47:00Z">
        <w:r w:rsidDel="00A63F03">
          <w:rPr>
            <w:rFonts w:ascii="Times New Roman" w:hAnsi="Times New Roman" w:cs="Times New Roman"/>
            <w:sz w:val="24"/>
            <w:szCs w:val="24"/>
          </w:rPr>
          <w:delText>.</w:delText>
        </w:r>
      </w:del>
    </w:p>
    <w:p w14:paraId="17561445" w14:textId="10904F7D"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ins w:id="240" w:author="JTT" w:date="2015-02-16T10:15:00Z">
        <w:r w:rsidR="00437753">
          <w:rPr>
            <w:rFonts w:ascii="Times New Roman" w:hAnsi="Times New Roman" w:cs="Times New Roman"/>
            <w:sz w:val="24"/>
            <w:szCs w:val="24"/>
          </w:rPr>
          <w:t xml:space="preserve">persistent and transient </w:t>
        </w:r>
      </w:ins>
      <w:r w:rsidR="009334DD">
        <w:rPr>
          <w:rFonts w:ascii="Times New Roman" w:hAnsi="Times New Roman" w:cs="Times New Roman"/>
          <w:sz w:val="24"/>
          <w:szCs w:val="24"/>
        </w:rPr>
        <w:t>variation among individuals</w:t>
      </w:r>
      <w:del w:id="241" w:author="JTT" w:date="2015-02-16T10:14:00Z">
        <w:r w:rsidR="009334DD" w:rsidDel="00437753">
          <w:rPr>
            <w:rFonts w:ascii="Times New Roman" w:hAnsi="Times New Roman" w:cs="Times New Roman"/>
            <w:sz w:val="24"/>
            <w:szCs w:val="24"/>
          </w:rPr>
          <w:delText>,</w:delText>
        </w:r>
      </w:del>
      <w:r w:rsidR="009334DD">
        <w:rPr>
          <w:rFonts w:ascii="Times New Roman" w:hAnsi="Times New Roman" w:cs="Times New Roman"/>
          <w:sz w:val="24"/>
          <w:szCs w:val="24"/>
        </w:rPr>
        <w:t xml:space="preserve"> and between sexes, we have </w:t>
      </w:r>
      <w:del w:id="242" w:author="JTT" w:date="2015-02-16T10:15:00Z">
        <w:r w:rsidR="009334DD" w:rsidDel="00437753">
          <w:rPr>
            <w:rFonts w:ascii="Times New Roman" w:hAnsi="Times New Roman" w:cs="Times New Roman"/>
            <w:sz w:val="24"/>
            <w:szCs w:val="24"/>
          </w:rPr>
          <w:delText>incorporated most types of growth variation that would be expected in a wild population</w:delText>
        </w:r>
      </w:del>
      <w:ins w:id="243" w:author="JTT" w:date="2015-02-16T10:15:00Z">
        <w:r w:rsidR="00437753">
          <w:rPr>
            <w:rFonts w:ascii="Times New Roman" w:hAnsi="Times New Roman" w:cs="Times New Roman"/>
            <w:sz w:val="24"/>
            <w:szCs w:val="24"/>
          </w:rPr>
          <w:t>largely eliminated the correlations in residual size between tagging and recapture</w:t>
        </w:r>
      </w:ins>
      <w:ins w:id="244" w:author="JTT" w:date="2015-02-16T10:16:00Z">
        <w:r w:rsidR="00401AC2">
          <w:rPr>
            <w:rFonts w:ascii="Times New Roman" w:hAnsi="Times New Roman" w:cs="Times New Roman"/>
            <w:sz w:val="24"/>
            <w:szCs w:val="24"/>
          </w:rPr>
          <w:t>, as was seen in the toothfish data set for the model without random effects</w:t>
        </w:r>
      </w:ins>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variation over space</w:t>
      </w:r>
      <w:r w:rsidR="0075665D">
        <w:rPr>
          <w:rFonts w:ascii="Times New Roman" w:hAnsi="Times New Roman" w:cs="Times New Roman"/>
          <w:sz w:val="24"/>
          <w:szCs w:val="24"/>
        </w:rPr>
        <w:t xml:space="preserve"> and shared variation over time (i.e., annual variation)</w:t>
      </w:r>
      <w:r w:rsidR="001E733D">
        <w:rPr>
          <w:rFonts w:ascii="Times New Roman" w:hAnsi="Times New Roman" w:cs="Times New Roman"/>
          <w:sz w:val="24"/>
          <w:szCs w:val="24"/>
        </w:rPr>
        <w:t xml:space="preserve">.  Previous research has demonstrated the prevalence of </w:t>
      </w:r>
      <w:del w:id="245" w:author="JTT" w:date="2015-02-16T10:16:00Z">
        <w:r w:rsidR="001E733D" w:rsidDel="00401AC2">
          <w:rPr>
            <w:rFonts w:ascii="Times New Roman" w:hAnsi="Times New Roman" w:cs="Times New Roman"/>
            <w:sz w:val="24"/>
            <w:szCs w:val="24"/>
          </w:rPr>
          <w:lastRenderedPageBreak/>
          <w:delText xml:space="preserve">individual </w:delText>
        </w:r>
      </w:del>
      <w:ins w:id="246" w:author="JTT" w:date="2015-02-16T10:16:00Z">
        <w:r w:rsidR="00401AC2">
          <w:rPr>
            <w:rFonts w:ascii="Times New Roman" w:hAnsi="Times New Roman" w:cs="Times New Roman"/>
            <w:sz w:val="24"/>
            <w:szCs w:val="24"/>
          </w:rPr>
          <w:t>spatial</w:t>
        </w:r>
        <w:r w:rsidR="00401AC2">
          <w:rPr>
            <w:rFonts w:ascii="Times New Roman" w:hAnsi="Times New Roman" w:cs="Times New Roman"/>
            <w:sz w:val="24"/>
            <w:szCs w:val="24"/>
          </w:rPr>
          <w:t xml:space="preserve"> </w:t>
        </w:r>
      </w:ins>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del w:id="247" w:author="JTT" w:date="2015-02-16T10:16:00Z">
        <w:r w:rsidR="001E733D" w:rsidDel="00401AC2">
          <w:rPr>
            <w:rFonts w:ascii="Times New Roman" w:hAnsi="Times New Roman" w:cs="Times New Roman"/>
            <w:sz w:val="24"/>
            <w:szCs w:val="24"/>
          </w:rPr>
          <w:delText xml:space="preserve"> over space</w:delText>
        </w:r>
      </w:del>
      <w:r w:rsidR="001E733D">
        <w:rPr>
          <w:rFonts w:ascii="Times New Roman" w:hAnsi="Times New Roman" w:cs="Times New Roman"/>
          <w:sz w:val="24"/>
          <w:szCs w:val="24"/>
        </w:rPr>
        <w:t xml:space="preserv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49595B34" w:rsidR="001E733D" w:rsidRDefault="001E733D">
      <w:pPr>
        <w:tabs>
          <w:tab w:val="left" w:pos="360"/>
          <w:tab w:val="left" w:pos="720"/>
          <w:tab w:val="left" w:pos="8640"/>
        </w:tabs>
        <w:spacing w:after="0" w:line="480" w:lineRule="auto"/>
        <w:jc w:val="both"/>
        <w:rPr>
          <w:ins w:id="248" w:author="JTT" w:date="2015-02-16T10:17:00Z"/>
          <w:rFonts w:ascii="Times New Roman" w:hAnsi="Times New Roman" w:cs="Times New Roman"/>
          <w:sz w:val="24"/>
          <w:szCs w:val="24"/>
        </w:rPr>
      </w:pPr>
      <w:r>
        <w:rPr>
          <w:rFonts w:ascii="Times New Roman" w:hAnsi="Times New Roman" w:cs="Times New Roman"/>
          <w:sz w:val="24"/>
          <w:szCs w:val="24"/>
        </w:rPr>
        <w:tab/>
      </w:r>
      <w:moveFromRangeStart w:id="249" w:author="JTT" w:date="2015-02-16T10:48:00Z" w:name="move411847050"/>
      <w:moveFrom w:id="250" w:author="JTT" w:date="2015-02-16T10:48:00Z">
        <w:r w:rsidDel="00A63F03">
          <w:rPr>
            <w:rFonts w:ascii="Times New Roman" w:hAnsi="Times New Roman" w:cs="Times New Roman"/>
            <w:sz w:val="24"/>
            <w:szCs w:val="24"/>
          </w:rPr>
          <w:t xml:space="preserve">We have also distributed our new software tool as an R package, and hope that easy access to computational tools will allow comparison of results among species, regions, and taxa.  </w:t>
        </w:r>
      </w:moveFrom>
      <w:moveFromRangeEnd w:id="249"/>
      <w:r w:rsidR="00840BBD">
        <w:rPr>
          <w:rFonts w:ascii="Times New Roman" w:hAnsi="Times New Roman" w:cs="Times New Roman"/>
          <w:sz w:val="24"/>
          <w:szCs w:val="24"/>
        </w:rPr>
        <w:t xml:space="preserve">There is </w:t>
      </w:r>
      <w:ins w:id="251" w:author="JTT" w:date="2015-02-16T10:50:00Z">
        <w:r w:rsidR="00A63F03">
          <w:rPr>
            <w:rFonts w:ascii="Times New Roman" w:hAnsi="Times New Roman" w:cs="Times New Roman"/>
            <w:sz w:val="24"/>
            <w:szCs w:val="24"/>
          </w:rPr>
          <w:t xml:space="preserve">relatively </w:t>
        </w:r>
      </w:ins>
      <w:r w:rsidR="00840BBD">
        <w:rPr>
          <w:rFonts w:ascii="Times New Roman" w:hAnsi="Times New Roman" w:cs="Times New Roman"/>
          <w:sz w:val="24"/>
          <w:szCs w:val="24"/>
        </w:rPr>
        <w:t xml:space="preserve">little </w:t>
      </w:r>
      <w:del w:id="252" w:author="JTT" w:date="2015-02-16T10:50:00Z">
        <w:r w:rsidR="00840BBD" w:rsidDel="00A63F03">
          <w:rPr>
            <w:rFonts w:ascii="Times New Roman" w:hAnsi="Times New Roman" w:cs="Times New Roman"/>
            <w:sz w:val="24"/>
            <w:szCs w:val="24"/>
          </w:rPr>
          <w:delText xml:space="preserve">existing </w:delText>
        </w:r>
      </w:del>
      <w:ins w:id="253" w:author="JTT" w:date="2015-02-16T10:50:00Z">
        <w:r w:rsidR="00A63F03">
          <w:rPr>
            <w:rFonts w:ascii="Times New Roman" w:hAnsi="Times New Roman" w:cs="Times New Roman"/>
            <w:sz w:val="24"/>
            <w:szCs w:val="24"/>
          </w:rPr>
          <w:t xml:space="preserve">previous </w:t>
        </w:r>
      </w:ins>
      <w:r w:rsidR="00840BBD">
        <w:rPr>
          <w:rFonts w:ascii="Times New Roman" w:hAnsi="Times New Roman" w:cs="Times New Roman"/>
          <w:sz w:val="24"/>
          <w:szCs w:val="24"/>
        </w:rPr>
        <w:t xml:space="preserve">research regarding the relative magnitude of </w:t>
      </w:r>
      <w:del w:id="254" w:author="JTT" w:date="2015-02-16T10:50:00Z">
        <w:r w:rsidR="00840BBD" w:rsidDel="00A63F03">
          <w:rPr>
            <w:rFonts w:ascii="Times New Roman" w:hAnsi="Times New Roman" w:cs="Times New Roman"/>
            <w:sz w:val="24"/>
            <w:szCs w:val="24"/>
          </w:rPr>
          <w:delText xml:space="preserve">individual, temporal, and spatial </w:delText>
        </w:r>
      </w:del>
      <w:del w:id="255" w:author="JTT" w:date="2015-02-16T10:48:00Z">
        <w:r w:rsidR="00840BBD" w:rsidDel="00A63F03">
          <w:rPr>
            <w:rFonts w:ascii="Times New Roman" w:hAnsi="Times New Roman" w:cs="Times New Roman"/>
            <w:sz w:val="24"/>
            <w:szCs w:val="24"/>
          </w:rPr>
          <w:delText xml:space="preserve">forms of </w:delText>
        </w:r>
      </w:del>
      <w:ins w:id="256" w:author="JTT" w:date="2015-02-16T10:50:00Z">
        <w:r w:rsidR="00A63F03">
          <w:rPr>
            <w:rFonts w:ascii="Times New Roman" w:hAnsi="Times New Roman" w:cs="Times New Roman"/>
            <w:sz w:val="24"/>
            <w:szCs w:val="24"/>
          </w:rPr>
          <w:t xml:space="preserve">persistent and transient individual </w:t>
        </w:r>
      </w:ins>
      <w:r w:rsidR="00840BBD">
        <w:rPr>
          <w:rFonts w:ascii="Times New Roman" w:hAnsi="Times New Roman" w:cs="Times New Roman"/>
          <w:sz w:val="24"/>
          <w:szCs w:val="24"/>
        </w:rPr>
        <w:t>variation in growth</w:t>
      </w:r>
      <w:ins w:id="257" w:author="JTT" w:date="2015-02-16T10:48:00Z">
        <w:r w:rsidR="00A63F03">
          <w:rPr>
            <w:rFonts w:ascii="Times New Roman" w:hAnsi="Times New Roman" w:cs="Times New Roman"/>
            <w:sz w:val="24"/>
            <w:szCs w:val="24"/>
          </w:rPr>
          <w:t xml:space="preserve"> for wild marine populations</w:t>
        </w:r>
      </w:ins>
      <w:r w:rsidR="00840BBD">
        <w:rPr>
          <w:rFonts w:ascii="Times New Roman" w:hAnsi="Times New Roman" w:cs="Times New Roman"/>
          <w:sz w:val="24"/>
          <w:szCs w:val="24"/>
        </w:rPr>
        <w:t xml:space="preserve">.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ins w:id="258" w:author="JTT" w:date="2015-02-16T10:20:00Z">
        <w:r w:rsidR="00401AC2">
          <w:rPr>
            <w:rFonts w:ascii="Times New Roman" w:hAnsi="Times New Roman" w:cs="Times New Roman"/>
            <w:sz w:val="24"/>
            <w:szCs w:val="24"/>
          </w:rPr>
          <w:t xml:space="preserve">We therefore hypothesize that improved treatment of spatial, temporal, and both transient and persistent individual variation in growth will improve estimates of growth rates </w:t>
        </w:r>
        <w:r w:rsidR="00401AC2">
          <w:rPr>
            <w:rFonts w:ascii="Times New Roman" w:hAnsi="Times New Roman" w:cs="Times New Roman"/>
            <w:sz w:val="24"/>
            <w:szCs w:val="24"/>
          </w:rPr>
          <w:lastRenderedPageBreak/>
          <w:t xml:space="preserve">obtained from capture-mark-recapture data sets, and that this improvement </w:t>
        </w:r>
      </w:ins>
      <w:ins w:id="259" w:author="JTT" w:date="2015-02-16T10:52:00Z">
        <w:r w:rsidR="00A63F03">
          <w:rPr>
            <w:rFonts w:ascii="Times New Roman" w:hAnsi="Times New Roman" w:cs="Times New Roman"/>
            <w:sz w:val="24"/>
            <w:szCs w:val="24"/>
          </w:rPr>
          <w:t xml:space="preserve">may </w:t>
        </w:r>
      </w:ins>
      <w:ins w:id="260" w:author="JTT" w:date="2015-02-16T10:20:00Z">
        <w:r w:rsidR="00401AC2">
          <w:rPr>
            <w:rFonts w:ascii="Times New Roman" w:hAnsi="Times New Roman" w:cs="Times New Roman"/>
            <w:sz w:val="24"/>
            <w:szCs w:val="24"/>
          </w:rPr>
          <w:t>result in improved estimates of fishery productivity</w:t>
        </w:r>
      </w:ins>
      <w:ins w:id="261" w:author="JTT" w:date="2015-02-16T10:54:00Z">
        <w:r w:rsidR="00D32276">
          <w:rPr>
            <w:rFonts w:ascii="Times New Roman" w:hAnsi="Times New Roman" w:cs="Times New Roman"/>
            <w:sz w:val="24"/>
            <w:szCs w:val="24"/>
          </w:rPr>
          <w:t xml:space="preserve">.  In particular, improved estimation of growth is likely to be important for models that are highly dependent upon growth information, e.g., length-based spawning potential ratio assessments </w:t>
        </w:r>
        <w:commentRangeStart w:id="262"/>
        <w:r w:rsidR="00D32276">
          <w:rPr>
            <w:rFonts w:ascii="Times New Roman" w:hAnsi="Times New Roman" w:cs="Times New Roman"/>
            <w:sz w:val="24"/>
            <w:szCs w:val="24"/>
          </w:rPr>
          <w:t>(Hordyk et al. In press)</w:t>
        </w:r>
      </w:ins>
      <w:ins w:id="263" w:author="JTT" w:date="2015-02-16T10:20:00Z">
        <w:r w:rsidR="00401AC2">
          <w:rPr>
            <w:rFonts w:ascii="Times New Roman" w:hAnsi="Times New Roman" w:cs="Times New Roman"/>
            <w:sz w:val="24"/>
            <w:szCs w:val="24"/>
          </w:rPr>
          <w:t>.</w:t>
        </w:r>
      </w:ins>
      <w:r w:rsidR="00840BBD">
        <w:rPr>
          <w:rFonts w:ascii="Times New Roman" w:hAnsi="Times New Roman" w:cs="Times New Roman"/>
          <w:sz w:val="24"/>
          <w:szCs w:val="24"/>
        </w:rPr>
        <w:t xml:space="preserve">  </w:t>
      </w:r>
      <w:commentRangeEnd w:id="262"/>
      <w:r w:rsidR="00D32276">
        <w:rPr>
          <w:rStyle w:val="CommentReference"/>
        </w:rPr>
        <w:commentReference w:id="262"/>
      </w:r>
    </w:p>
    <w:p w14:paraId="4B04C106" w14:textId="4E2E1FA0" w:rsidR="00A63F03" w:rsidRDefault="00A63F03" w:rsidP="00A63F03">
      <w:pPr>
        <w:tabs>
          <w:tab w:val="left" w:pos="360"/>
          <w:tab w:val="left" w:pos="720"/>
          <w:tab w:val="left" w:pos="8640"/>
        </w:tabs>
        <w:spacing w:after="0" w:line="480" w:lineRule="auto"/>
        <w:jc w:val="both"/>
        <w:rPr>
          <w:ins w:id="264" w:author="JTT" w:date="2015-02-16T10:47:00Z"/>
          <w:rFonts w:ascii="Times New Roman" w:hAnsi="Times New Roman" w:cs="Times New Roman"/>
          <w:sz w:val="24"/>
          <w:szCs w:val="24"/>
        </w:rPr>
      </w:pPr>
      <w:ins w:id="265" w:author="JTT" w:date="2015-02-16T10:47:00Z">
        <w:r>
          <w:rPr>
            <w:rFonts w:ascii="Times New Roman" w:hAnsi="Times New Roman" w:cs="Times New Roman"/>
            <w:sz w:val="24"/>
            <w:szCs w:val="24"/>
          </w:rPr>
          <w:tab/>
          <w:t xml:space="preserve">We note that </w:t>
        </w:r>
        <w:r>
          <w:rPr>
            <w:rFonts w:ascii="Times New Roman" w:hAnsi="Times New Roman" w:cs="Times New Roman"/>
            <w:sz w:val="24"/>
            <w:szCs w:val="24"/>
          </w:rPr>
          <w:t>our model</w:t>
        </w:r>
        <w:r>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4"/>
            <w:szCs w:val="24"/>
          </w:rPr>
          <w:t xml:space="preserve">results </w:t>
        </w:r>
        <w:r>
          <w:rPr>
            <w:rFonts w:ascii="Times New Roman" w:hAnsi="Times New Roman" w:cs="Times New Roman"/>
            <w:sz w:val="24"/>
            <w:szCs w:val="24"/>
          </w:rPr>
          <w:t xml:space="preserve">for Patagonian toothfish) </w:t>
        </w:r>
        <w:r>
          <w:rPr>
            <w:rFonts w:ascii="Times New Roman" w:hAnsi="Times New Roman" w:cs="Times New Roman"/>
            <w:sz w:val="24"/>
            <w:szCs w:val="24"/>
          </w:rPr>
          <w:t>do not account for</w:t>
        </w:r>
        <w:r>
          <w:rPr>
            <w:rFonts w:ascii="Times New Roman" w:hAnsi="Times New Roman" w:cs="Times New Roman"/>
            <w:sz w:val="24"/>
            <w:szCs w:val="24"/>
          </w:rPr>
          <w:t xml:space="preserve"> </w:t>
        </w:r>
        <w:r>
          <w:rPr>
            <w:rFonts w:ascii="Times New Roman" w:hAnsi="Times New Roman" w:cs="Times New Roman"/>
            <w:sz w:val="24"/>
            <w:szCs w:val="24"/>
          </w:rPr>
          <w:t xml:space="preserve">the effects of fish handling and tagging on growth rates.  </w:t>
        </w:r>
        <w:commentRangeStart w:id="266"/>
        <w:r>
          <w:rPr>
            <w:rFonts w:ascii="Times New Roman" w:hAnsi="Times New Roman" w:cs="Times New Roman"/>
            <w:sz w:val="24"/>
            <w:szCs w:val="24"/>
          </w:rPr>
          <w:t>Growth rates for untagged individuals may be higher because tagging is likely to cause physiological stress that depresses activity and metabolic levels</w:t>
        </w:r>
        <w:commentRangeEnd w:id="266"/>
        <w:r>
          <w:rPr>
            <w:rStyle w:val="CommentReference"/>
          </w:rPr>
          <w:commentReference w:id="266"/>
        </w:r>
        <w:r>
          <w:rPr>
            <w:rFonts w:ascii="Times New Roman" w:hAnsi="Times New Roman" w:cs="Times New Roman"/>
            <w:sz w:val="24"/>
            <w:szCs w:val="24"/>
          </w:rPr>
          <w:t xml:space="preserve">.  Future studies could estimate the impact of tagging on growth rates by jointly analyzing capture-mark-recapture and other fishery data types (termed “integrated growth models”, </w:t>
        </w:r>
        <w:commentRangeStart w:id="267"/>
        <w:r>
          <w:rPr>
            <w:rFonts w:ascii="Times New Roman" w:hAnsi="Times New Roman" w:cs="Times New Roman"/>
            <w:sz w:val="24"/>
            <w:szCs w:val="24"/>
          </w:rPr>
          <w:t>Eveson et al. 2004</w:t>
        </w:r>
        <w:commentRangeEnd w:id="267"/>
        <w:r>
          <w:rPr>
            <w:rStyle w:val="CommentReference"/>
          </w:rPr>
          <w:commentReference w:id="267"/>
        </w:r>
        <w:r>
          <w:rPr>
            <w:rFonts w:ascii="Times New Roman" w:hAnsi="Times New Roman" w:cs="Times New Roman"/>
            <w:sz w:val="24"/>
            <w:szCs w:val="24"/>
          </w:rPr>
          <w:t xml:space="preserve">).  In particular, the length-frequency of fishery and survey catches and the direct ageing of hard parts from catches provide a separate source of information regarding size at age.  These latter two source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t>
        </w:r>
      </w:ins>
      <w:ins w:id="268" w:author="JTT" w:date="2015-02-16T10:48:00Z">
        <w:r>
          <w:rPr>
            <w:rFonts w:ascii="Times New Roman" w:hAnsi="Times New Roman" w:cs="Times New Roman"/>
            <w:sz w:val="24"/>
            <w:szCs w:val="24"/>
          </w:rPr>
          <w:t>We therefore believe that estimating persistent and transient variation in growth rates within integrated growth models</w:t>
        </w:r>
      </w:ins>
      <w:ins w:id="269" w:author="JTT" w:date="2015-02-16T10:49:00Z">
        <w:r>
          <w:rPr>
            <w:rFonts w:ascii="Times New Roman" w:hAnsi="Times New Roman" w:cs="Times New Roman"/>
            <w:sz w:val="24"/>
            <w:szCs w:val="24"/>
          </w:rPr>
          <w:t xml:space="preserve"> is an important topic for future research.</w:t>
        </w:r>
      </w:ins>
    </w:p>
    <w:p w14:paraId="06DE769A" w14:textId="70FB8B03" w:rsidR="00401AC2" w:rsidRPr="00B827F8" w:rsidDel="00401AC2" w:rsidRDefault="00A63F03">
      <w:pPr>
        <w:tabs>
          <w:tab w:val="left" w:pos="360"/>
          <w:tab w:val="left" w:pos="720"/>
          <w:tab w:val="left" w:pos="8640"/>
        </w:tabs>
        <w:spacing w:after="0" w:line="480" w:lineRule="auto"/>
        <w:jc w:val="both"/>
        <w:rPr>
          <w:del w:id="270" w:author="JTT" w:date="2015-02-16T10:20:00Z"/>
          <w:rFonts w:ascii="Times New Roman" w:hAnsi="Times New Roman" w:cs="Times New Roman"/>
          <w:sz w:val="24"/>
          <w:szCs w:val="24"/>
        </w:rPr>
      </w:pPr>
      <w:moveToRangeStart w:id="271" w:author="JTT" w:date="2015-02-16T10:48:00Z" w:name="move411847050"/>
      <w:moveTo w:id="272" w:author="JTT" w:date="2015-02-16T10:48:00Z">
        <w:del w:id="273" w:author="JTT" w:date="2015-02-16T10:49:00Z">
          <w:r w:rsidDel="00A63F03">
            <w:rPr>
              <w:rFonts w:ascii="Times New Roman" w:hAnsi="Times New Roman" w:cs="Times New Roman"/>
              <w:sz w:val="24"/>
              <w:szCs w:val="24"/>
            </w:rPr>
            <w:delText xml:space="preserve">We </w:delText>
          </w:r>
        </w:del>
        <w:del w:id="274" w:author="JTT" w:date="2015-02-16T10:50:00Z">
          <w:r w:rsidDel="00A63F03">
            <w:rPr>
              <w:rFonts w:ascii="Times New Roman" w:hAnsi="Times New Roman" w:cs="Times New Roman"/>
              <w:sz w:val="24"/>
              <w:szCs w:val="24"/>
            </w:rPr>
            <w:delText xml:space="preserve">have </w:delText>
          </w:r>
        </w:del>
        <w:del w:id="275" w:author="JTT" w:date="2015-02-16T10:49:00Z">
          <w:r w:rsidDel="00A63F03">
            <w:rPr>
              <w:rFonts w:ascii="Times New Roman" w:hAnsi="Times New Roman" w:cs="Times New Roman"/>
              <w:sz w:val="24"/>
              <w:szCs w:val="24"/>
            </w:rPr>
            <w:delText xml:space="preserve">also </w:delText>
          </w:r>
        </w:del>
        <w:del w:id="276" w:author="JTT" w:date="2015-02-16T10:50:00Z">
          <w:r w:rsidDel="00A63F03">
            <w:rPr>
              <w:rFonts w:ascii="Times New Roman" w:hAnsi="Times New Roman" w:cs="Times New Roman"/>
              <w:sz w:val="24"/>
              <w:szCs w:val="24"/>
            </w:rPr>
            <w:delText>distributed our new software tool as an R package</w:delText>
          </w:r>
        </w:del>
        <w:del w:id="277" w:author="JTT" w:date="2015-02-16T10:49:00Z">
          <w:r w:rsidDel="00A63F03">
            <w:rPr>
              <w:rFonts w:ascii="Times New Roman" w:hAnsi="Times New Roman" w:cs="Times New Roman"/>
              <w:sz w:val="24"/>
              <w:szCs w:val="24"/>
            </w:rPr>
            <w:delText>,</w:delText>
          </w:r>
        </w:del>
        <w:del w:id="278" w:author="JTT" w:date="2015-02-16T10:50:00Z">
          <w:r w:rsidDel="00A63F03">
            <w:rPr>
              <w:rFonts w:ascii="Times New Roman" w:hAnsi="Times New Roman" w:cs="Times New Roman"/>
              <w:sz w:val="24"/>
              <w:szCs w:val="24"/>
            </w:rPr>
            <w:delText xml:space="preserve"> and hope that easy access to computational tools will allow comparison of results among species, regions, and taxa.  </w:delText>
          </w:r>
        </w:del>
      </w:moveTo>
      <w:moveToRangeEnd w:id="271"/>
    </w:p>
    <w:p w14:paraId="20002400" w14:textId="77777777" w:rsidR="00367975" w:rsidRDefault="00367975">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5 Conclusions</w:t>
      </w:r>
    </w:p>
    <w:p w14:paraId="61FBD8D3" w14:textId="68F79374"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del w:id="279" w:author="JTT" w:date="2015-02-16T10:22:00Z">
        <w:r w:rsidR="00E64885" w:rsidDel="00401AC2">
          <w:rPr>
            <w:rFonts w:ascii="Times New Roman" w:hAnsi="Times New Roman" w:cs="Times New Roman"/>
            <w:sz w:val="24"/>
            <w:szCs w:val="24"/>
          </w:rPr>
          <w:delText>explicitly modeled multiple sources of</w:delText>
        </w:r>
      </w:del>
      <w:ins w:id="280" w:author="JTT" w:date="2015-02-16T10:22:00Z">
        <w:r w:rsidR="00401AC2">
          <w:rPr>
            <w:rFonts w:ascii="Times New Roman" w:hAnsi="Times New Roman" w:cs="Times New Roman"/>
            <w:sz w:val="24"/>
            <w:szCs w:val="24"/>
          </w:rPr>
          <w:t>estimated persistent and transient</w:t>
        </w:r>
      </w:ins>
      <w:r w:rsidR="00E64885">
        <w:rPr>
          <w:rFonts w:ascii="Times New Roman" w:hAnsi="Times New Roman" w:cs="Times New Roman"/>
          <w:sz w:val="24"/>
          <w:szCs w:val="24"/>
        </w:rPr>
        <w:t xml:space="preserve"> </w:t>
      </w:r>
      <w:del w:id="281" w:author="JTT" w:date="2015-02-16T10:22:00Z">
        <w:r w:rsidR="00E64885" w:rsidDel="00401AC2">
          <w:rPr>
            <w:rFonts w:ascii="Times New Roman" w:hAnsi="Times New Roman" w:cs="Times New Roman"/>
            <w:sz w:val="24"/>
            <w:szCs w:val="24"/>
          </w:rPr>
          <w:delText xml:space="preserve">variability </w:delText>
        </w:r>
      </w:del>
      <w:ins w:id="282" w:author="JTT" w:date="2015-02-16T10:22:00Z">
        <w:r w:rsidR="00401AC2">
          <w:rPr>
            <w:rFonts w:ascii="Times New Roman" w:hAnsi="Times New Roman" w:cs="Times New Roman"/>
            <w:sz w:val="24"/>
            <w:szCs w:val="24"/>
          </w:rPr>
          <w:t xml:space="preserve">variation </w:t>
        </w:r>
      </w:ins>
      <w:r w:rsidR="00E64885">
        <w:rPr>
          <w:rFonts w:ascii="Times New Roman" w:hAnsi="Times New Roman" w:cs="Times New Roman"/>
          <w:sz w:val="24"/>
          <w:szCs w:val="24"/>
        </w:rPr>
        <w:t xml:space="preserve">in growth rates </w:t>
      </w:r>
      <w:ins w:id="283" w:author="JTT" w:date="2015-02-16T10:22:00Z">
        <w:r w:rsidR="00401AC2">
          <w:rPr>
            <w:rFonts w:ascii="Times New Roman" w:hAnsi="Times New Roman" w:cs="Times New Roman"/>
            <w:sz w:val="24"/>
            <w:szCs w:val="24"/>
          </w:rPr>
          <w:t xml:space="preserve">among individuals </w:t>
        </w:r>
      </w:ins>
      <w:r w:rsidR="00E64885">
        <w:rPr>
          <w:rFonts w:ascii="Times New Roman" w:hAnsi="Times New Roman" w:cs="Times New Roman"/>
          <w:sz w:val="24"/>
          <w:szCs w:val="24"/>
        </w:rPr>
        <w:t>in a wild marine population of Antarctic toothfish in the Ross Sea</w:t>
      </w:r>
      <w:ins w:id="284" w:author="JTT" w:date="2015-02-16T10:25:00Z">
        <w:r w:rsidR="00401AC2">
          <w:rPr>
            <w:rFonts w:ascii="Times New Roman" w:hAnsi="Times New Roman" w:cs="Times New Roman"/>
            <w:sz w:val="24"/>
            <w:szCs w:val="24"/>
          </w:rPr>
          <w:t xml:space="preserve"> during 200X-200Y</w:t>
        </w:r>
      </w:ins>
      <w:del w:id="285" w:author="JTT" w:date="2015-02-16T10:22:00Z">
        <w:r w:rsidR="00E64885" w:rsidDel="00401AC2">
          <w:rPr>
            <w:rFonts w:ascii="Times New Roman" w:hAnsi="Times New Roman" w:cs="Times New Roman"/>
            <w:sz w:val="24"/>
            <w:szCs w:val="24"/>
          </w:rPr>
          <w:delText>.</w:delText>
        </w:r>
      </w:del>
      <w:ins w:id="286" w:author="JTT" w:date="2015-02-16T10:22:00Z">
        <w:r w:rsidR="00401AC2">
          <w:rPr>
            <w:rFonts w:ascii="Times New Roman" w:hAnsi="Times New Roman" w:cs="Times New Roman"/>
            <w:sz w:val="24"/>
            <w:szCs w:val="24"/>
          </w:rPr>
          <w:t xml:space="preserve">, in addition to </w:t>
        </w:r>
      </w:ins>
      <w:del w:id="287" w:author="JTT" w:date="2015-02-16T10:22:00Z">
        <w:r w:rsidR="00E64885" w:rsidDel="00401AC2">
          <w:rPr>
            <w:rFonts w:ascii="Times New Roman" w:hAnsi="Times New Roman" w:cs="Times New Roman"/>
            <w:sz w:val="24"/>
            <w:szCs w:val="24"/>
          </w:rPr>
          <w:delText xml:space="preserve">  Our model incorporates sex-specific </w:delText>
        </w:r>
      </w:del>
      <w:ins w:id="288" w:author="JTT" w:date="2015-02-16T10:22:00Z">
        <w:r w:rsidR="00401AC2">
          <w:rPr>
            <w:rFonts w:ascii="Times New Roman" w:hAnsi="Times New Roman" w:cs="Times New Roman"/>
            <w:sz w:val="24"/>
            <w:szCs w:val="24"/>
          </w:rPr>
          <w:t xml:space="preserve">differences </w:t>
        </w:r>
      </w:ins>
      <w:del w:id="289" w:author="JTT" w:date="2015-02-16T10:22:00Z">
        <w:r w:rsidR="00E64885" w:rsidDel="00401AC2">
          <w:rPr>
            <w:rFonts w:ascii="Times New Roman" w:hAnsi="Times New Roman" w:cs="Times New Roman"/>
            <w:sz w:val="24"/>
            <w:szCs w:val="24"/>
          </w:rPr>
          <w:delText xml:space="preserve">differences </w:delText>
        </w:r>
      </w:del>
      <w:r w:rsidR="00E64885">
        <w:rPr>
          <w:rFonts w:ascii="Times New Roman" w:hAnsi="Times New Roman" w:cs="Times New Roman"/>
          <w:sz w:val="24"/>
          <w:szCs w:val="24"/>
        </w:rPr>
        <w:t xml:space="preserve">in </w:t>
      </w:r>
      <w:ins w:id="290" w:author="JTT" w:date="2015-02-16T10:22:00Z">
        <w:r w:rsidR="00401AC2">
          <w:rPr>
            <w:rFonts w:ascii="Times New Roman" w:hAnsi="Times New Roman" w:cs="Times New Roman"/>
            <w:sz w:val="24"/>
            <w:szCs w:val="24"/>
          </w:rPr>
          <w:t xml:space="preserve">average </w:t>
        </w:r>
      </w:ins>
      <w:r w:rsidR="00E64885">
        <w:rPr>
          <w:rFonts w:ascii="Times New Roman" w:hAnsi="Times New Roman" w:cs="Times New Roman"/>
          <w:sz w:val="24"/>
          <w:szCs w:val="24"/>
        </w:rPr>
        <w:t>growth rates</w:t>
      </w:r>
      <w:ins w:id="291" w:author="JTT" w:date="2015-02-16T10:22:00Z">
        <w:r w:rsidR="00401AC2">
          <w:rPr>
            <w:rFonts w:ascii="Times New Roman" w:hAnsi="Times New Roman" w:cs="Times New Roman"/>
            <w:sz w:val="24"/>
            <w:szCs w:val="24"/>
          </w:rPr>
          <w:t xml:space="preserve"> between males and females</w:t>
        </w:r>
      </w:ins>
      <w:del w:id="292" w:author="JTT" w:date="2015-02-16T10:23:00Z">
        <w:r w:rsidR="00E64885" w:rsidDel="00401AC2">
          <w:rPr>
            <w:rFonts w:ascii="Times New Roman" w:hAnsi="Times New Roman" w:cs="Times New Roman"/>
            <w:sz w:val="24"/>
            <w:szCs w:val="24"/>
          </w:rPr>
          <w:delText>, along with persistent, t</w:delText>
        </w:r>
        <w:r w:rsidR="00432305" w:rsidDel="00401AC2">
          <w:rPr>
            <w:rFonts w:ascii="Times New Roman" w:hAnsi="Times New Roman" w:cs="Times New Roman"/>
            <w:sz w:val="24"/>
            <w:szCs w:val="24"/>
          </w:rPr>
          <w:delText>emporal, and residual variation</w:delText>
        </w:r>
      </w:del>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del w:id="293" w:author="JTT" w:date="2015-02-16T10:23:00Z">
        <w:r w:rsidR="00E64885" w:rsidDel="00401AC2">
          <w:rPr>
            <w:rFonts w:ascii="Times New Roman" w:hAnsi="Times New Roman" w:cs="Times New Roman"/>
            <w:sz w:val="24"/>
            <w:szCs w:val="24"/>
          </w:rPr>
          <w:delText>Using these data, we show that we can successfully fit models that account for multiple sources or variation in growth.  These models</w:delText>
        </w:r>
      </w:del>
      <w:del w:id="294" w:author="JTT" w:date="2015-02-16T10:24:00Z">
        <w:r w:rsidR="00E64885" w:rsidDel="00401AC2">
          <w:rPr>
            <w:rFonts w:ascii="Times New Roman" w:hAnsi="Times New Roman" w:cs="Times New Roman"/>
            <w:sz w:val="24"/>
            <w:szCs w:val="24"/>
          </w:rPr>
          <w:delText xml:space="preserve"> suggest that variation among individuals accounts for</w:delText>
        </w:r>
      </w:del>
      <w:del w:id="295" w:author="JTT" w:date="2015-02-16T10:23:00Z">
        <w:r w:rsidR="00E64885" w:rsidDel="00401AC2">
          <w:rPr>
            <w:rFonts w:ascii="Times New Roman" w:hAnsi="Times New Roman" w:cs="Times New Roman"/>
            <w:sz w:val="24"/>
            <w:szCs w:val="24"/>
          </w:rPr>
          <w:delText xml:space="preserve"> up to half of the total</w:delText>
        </w:r>
        <w:r w:rsidR="005F5898" w:rsidDel="00401AC2">
          <w:rPr>
            <w:rFonts w:ascii="Times New Roman" w:hAnsi="Times New Roman" w:cs="Times New Roman"/>
            <w:sz w:val="24"/>
            <w:szCs w:val="24"/>
          </w:rPr>
          <w:delText xml:space="preserve"> variability in this species</w:delText>
        </w:r>
      </w:del>
      <w:del w:id="296" w:author="JTT" w:date="2015-02-16T10:24:00Z">
        <w:r w:rsidR="005F5898" w:rsidDel="00401AC2">
          <w:rPr>
            <w:rFonts w:ascii="Times New Roman" w:hAnsi="Times New Roman" w:cs="Times New Roman"/>
            <w:sz w:val="24"/>
            <w:szCs w:val="24"/>
          </w:rPr>
          <w:delText xml:space="preserve">.  </w:delText>
        </w:r>
      </w:del>
      <w:ins w:id="297" w:author="JTT" w:date="2015-02-16T10:24:00Z">
        <w:r w:rsidR="00401AC2">
          <w:rPr>
            <w:rFonts w:ascii="Times New Roman" w:hAnsi="Times New Roman" w:cs="Times New Roman"/>
            <w:sz w:val="24"/>
            <w:szCs w:val="24"/>
          </w:rPr>
          <w:t>Model selection suggests that transient variation is more significant than persistent variation among individuals during the</w:t>
        </w:r>
      </w:ins>
      <w:ins w:id="298" w:author="JTT" w:date="2015-02-16T10:25:00Z">
        <w:r w:rsidR="00401AC2">
          <w:rPr>
            <w:rFonts w:ascii="Times New Roman" w:hAnsi="Times New Roman" w:cs="Times New Roman"/>
            <w:sz w:val="24"/>
            <w:szCs w:val="24"/>
          </w:rPr>
          <w:t>se years.</w:t>
        </w:r>
      </w:ins>
      <w:ins w:id="299" w:author="JTT" w:date="2015-02-16T10:24:00Z">
        <w:r w:rsidR="00401AC2">
          <w:rPr>
            <w:rFonts w:ascii="Times New Roman" w:hAnsi="Times New Roman" w:cs="Times New Roman"/>
            <w:sz w:val="24"/>
            <w:szCs w:val="24"/>
          </w:rPr>
          <w:t xml:space="preserve"> </w:t>
        </w:r>
      </w:ins>
      <w:ins w:id="300" w:author="JTT" w:date="2015-02-16T10:25:00Z">
        <w:r w:rsidR="00401AC2">
          <w:rPr>
            <w:rFonts w:ascii="Times New Roman" w:hAnsi="Times New Roman" w:cs="Times New Roman"/>
            <w:sz w:val="24"/>
            <w:szCs w:val="24"/>
          </w:rPr>
          <w:t xml:space="preserve"> </w:t>
        </w:r>
      </w:ins>
      <w:ins w:id="301" w:author="JTT" w:date="2015-02-16T10:24:00Z">
        <w:r w:rsidR="00401AC2">
          <w:rPr>
            <w:rFonts w:ascii="Times New Roman" w:hAnsi="Times New Roman" w:cs="Times New Roman"/>
            <w:sz w:val="24"/>
            <w:szCs w:val="24"/>
          </w:rPr>
          <w:t xml:space="preserve">Estimating transient variation </w:t>
        </w:r>
      </w:ins>
      <w:ins w:id="302" w:author="JTT" w:date="2015-02-16T10:25:00Z">
        <w:r w:rsidR="00401AC2">
          <w:rPr>
            <w:rFonts w:ascii="Times New Roman" w:hAnsi="Times New Roman" w:cs="Times New Roman"/>
            <w:sz w:val="24"/>
            <w:szCs w:val="24"/>
          </w:rPr>
          <w:t xml:space="preserve">decreased the magnitude of residual (measurement error) variation by nearly half.  </w:t>
        </w:r>
      </w:ins>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del w:id="303" w:author="JTT" w:date="2015-02-16T10:25:00Z">
        <w:r w:rsidR="00E64885" w:rsidDel="00401AC2">
          <w:rPr>
            <w:rFonts w:ascii="Times New Roman" w:hAnsi="Times New Roman" w:cs="Times New Roman"/>
            <w:sz w:val="24"/>
            <w:szCs w:val="24"/>
          </w:rPr>
          <w:delText xml:space="preserve">suggests </w:delText>
        </w:r>
      </w:del>
      <w:ins w:id="304" w:author="JTT" w:date="2015-02-16T10:25:00Z">
        <w:r w:rsidR="00401AC2">
          <w:rPr>
            <w:rFonts w:ascii="Times New Roman" w:hAnsi="Times New Roman" w:cs="Times New Roman"/>
            <w:sz w:val="24"/>
            <w:szCs w:val="24"/>
          </w:rPr>
          <w:t>corroborates</w:t>
        </w:r>
        <w:r w:rsidR="00401AC2">
          <w:rPr>
            <w:rFonts w:ascii="Times New Roman" w:hAnsi="Times New Roman" w:cs="Times New Roman"/>
            <w:sz w:val="24"/>
            <w:szCs w:val="24"/>
          </w:rPr>
          <w:t xml:space="preserve"> </w:t>
        </w:r>
      </w:ins>
      <w:r w:rsidR="00E64885">
        <w:rPr>
          <w:rFonts w:ascii="Times New Roman" w:hAnsi="Times New Roman" w:cs="Times New Roman"/>
          <w:sz w:val="24"/>
          <w:szCs w:val="24"/>
        </w:rPr>
        <w:t xml:space="preserve">that </w:t>
      </w:r>
      <w:del w:id="305" w:author="JTT" w:date="2015-02-16T10:26:00Z">
        <w:r w:rsidR="00E64885" w:rsidDel="0070070B">
          <w:rPr>
            <w:rFonts w:ascii="Times New Roman" w:hAnsi="Times New Roman" w:cs="Times New Roman"/>
            <w:sz w:val="24"/>
            <w:szCs w:val="24"/>
          </w:rPr>
          <w:delText>the parameter</w:delText>
        </w:r>
        <w:r w:rsidR="00E64885" w:rsidDel="00401AC2">
          <w:rPr>
            <w:rFonts w:ascii="Times New Roman" w:hAnsi="Times New Roman" w:cs="Times New Roman"/>
            <w:sz w:val="24"/>
            <w:szCs w:val="24"/>
          </w:rPr>
          <w:delText>s</w:delText>
        </w:r>
        <w:r w:rsidR="00E64885" w:rsidDel="0070070B">
          <w:rPr>
            <w:rFonts w:ascii="Times New Roman" w:hAnsi="Times New Roman" w:cs="Times New Roman"/>
            <w:sz w:val="24"/>
            <w:szCs w:val="24"/>
          </w:rPr>
          <w:delText xml:space="preserve"> estimate</w:delText>
        </w:r>
        <w:r w:rsidR="00E64885" w:rsidDel="00401AC2">
          <w:rPr>
            <w:rFonts w:ascii="Times New Roman" w:hAnsi="Times New Roman" w:cs="Times New Roman"/>
            <w:sz w:val="24"/>
            <w:szCs w:val="24"/>
          </w:rPr>
          <w:delText>d</w:delText>
        </w:r>
        <w:r w:rsidR="00E64885" w:rsidDel="0070070B">
          <w:rPr>
            <w:rFonts w:ascii="Times New Roman" w:hAnsi="Times New Roman" w:cs="Times New Roman"/>
            <w:sz w:val="24"/>
            <w:szCs w:val="24"/>
          </w:rPr>
          <w:delText xml:space="preserve"> </w:delText>
        </w:r>
        <w:r w:rsidR="00E64885" w:rsidDel="00401AC2">
          <w:rPr>
            <w:rFonts w:ascii="Times New Roman" w:hAnsi="Times New Roman" w:cs="Times New Roman"/>
            <w:sz w:val="24"/>
            <w:szCs w:val="24"/>
          </w:rPr>
          <w:delText>in these models are unbiased</w:delText>
        </w:r>
      </w:del>
      <w:ins w:id="306" w:author="JTT" w:date="2015-02-16T10:26:00Z">
        <w:r w:rsidR="0070070B">
          <w:rPr>
            <w:rFonts w:ascii="Times New Roman" w:hAnsi="Times New Roman" w:cs="Times New Roman"/>
            <w:sz w:val="24"/>
            <w:szCs w:val="24"/>
          </w:rPr>
          <w:t>all models provide parameters estimates that are approximately unbiased and reasonably precise given sample sizes similar to those available here</w:t>
        </w:r>
      </w:ins>
      <w:r w:rsidR="00E64885">
        <w:rPr>
          <w:rFonts w:ascii="Times New Roman" w:hAnsi="Times New Roman" w:cs="Times New Roman"/>
          <w:sz w:val="24"/>
          <w:szCs w:val="24"/>
        </w:rPr>
        <w:t>.</w:t>
      </w:r>
      <w:ins w:id="307" w:author="JTT" w:date="2015-02-16T10:26:00Z">
        <w:r w:rsidR="0070070B">
          <w:rPr>
            <w:rFonts w:ascii="Times New Roman" w:hAnsi="Times New Roman" w:cs="Times New Roman"/>
            <w:sz w:val="24"/>
            <w:szCs w:val="24"/>
          </w:rPr>
          <w:t xml:space="preserve">  Finally, we provide </w:t>
        </w:r>
      </w:ins>
      <w:ins w:id="308" w:author="JTT" w:date="2015-02-16T10:27:00Z">
        <w:r w:rsidR="0070070B">
          <w:rPr>
            <w:rFonts w:ascii="Times New Roman" w:hAnsi="Times New Roman" w:cs="Times New Roman"/>
            <w:sz w:val="24"/>
            <w:szCs w:val="24"/>
          </w:rPr>
          <w:t xml:space="preserve">an R package </w:t>
        </w:r>
        <w:r w:rsidR="0070070B" w:rsidRPr="0070070B">
          <w:rPr>
            <w:rFonts w:ascii="Times New Roman" w:hAnsi="Times New Roman" w:cs="Times New Roman"/>
            <w:i/>
            <w:sz w:val="24"/>
            <w:szCs w:val="24"/>
          </w:rPr>
          <w:t>TagGrowth</w:t>
        </w:r>
        <w:r w:rsidR="0070070B">
          <w:rPr>
            <w:rFonts w:ascii="Times New Roman" w:hAnsi="Times New Roman" w:cs="Times New Roman"/>
            <w:sz w:val="24"/>
            <w:szCs w:val="24"/>
          </w:rPr>
          <w:t xml:space="preserve">, </w:t>
        </w:r>
      </w:ins>
      <w:ins w:id="309" w:author="JTT" w:date="2015-02-16T10:28:00Z">
        <w:r w:rsidR="0070070B">
          <w:rPr>
            <w:rFonts w:ascii="Times New Roman" w:hAnsi="Times New Roman" w:cs="Times New Roman"/>
            <w:sz w:val="24"/>
            <w:szCs w:val="24"/>
          </w:rPr>
          <w:t xml:space="preserve">containing code to </w:t>
        </w:r>
      </w:ins>
      <w:ins w:id="310" w:author="JTT" w:date="2015-02-16T10:27:00Z">
        <w:r w:rsidR="0070070B">
          <w:rPr>
            <w:rFonts w:ascii="Times New Roman" w:hAnsi="Times New Roman" w:cs="Times New Roman"/>
            <w:sz w:val="24"/>
            <w:szCs w:val="24"/>
          </w:rPr>
          <w:t xml:space="preserve">applying </w:t>
        </w:r>
      </w:ins>
      <w:ins w:id="311" w:author="JTT" w:date="2015-02-16T10:26:00Z">
        <w:r w:rsidR="0070070B">
          <w:rPr>
            <w:rFonts w:ascii="Times New Roman" w:hAnsi="Times New Roman" w:cs="Times New Roman"/>
            <w:sz w:val="24"/>
            <w:szCs w:val="24"/>
          </w:rPr>
          <w:t>our estimat</w:t>
        </w:r>
      </w:ins>
      <w:ins w:id="312" w:author="JTT" w:date="2015-02-16T10:27:00Z">
        <w:r w:rsidR="0070070B">
          <w:rPr>
            <w:rFonts w:ascii="Times New Roman" w:hAnsi="Times New Roman" w:cs="Times New Roman"/>
            <w:sz w:val="24"/>
            <w:szCs w:val="24"/>
          </w:rPr>
          <w:t>ion</w:t>
        </w:r>
      </w:ins>
      <w:ins w:id="313" w:author="JTT" w:date="2015-02-16T10:26:00Z">
        <w:r w:rsidR="0070070B">
          <w:rPr>
            <w:rFonts w:ascii="Times New Roman" w:hAnsi="Times New Roman" w:cs="Times New Roman"/>
            <w:sz w:val="24"/>
            <w:szCs w:val="24"/>
          </w:rPr>
          <w:t xml:space="preserve"> mode</w:t>
        </w:r>
      </w:ins>
      <w:ins w:id="314" w:author="JTT" w:date="2015-02-16T10:27:00Z">
        <w:r w:rsidR="0070070B">
          <w:rPr>
            <w:rFonts w:ascii="Times New Roman" w:hAnsi="Times New Roman" w:cs="Times New Roman"/>
            <w:sz w:val="24"/>
            <w:szCs w:val="24"/>
          </w:rPr>
          <w:t xml:space="preserve">l </w:t>
        </w:r>
      </w:ins>
      <w:ins w:id="315" w:author="JTT" w:date="2015-02-16T10:28:00Z">
        <w:r w:rsidR="0070070B">
          <w:rPr>
            <w:rFonts w:ascii="Times New Roman" w:hAnsi="Times New Roman" w:cs="Times New Roman"/>
            <w:sz w:val="24"/>
            <w:szCs w:val="24"/>
          </w:rPr>
          <w:t xml:space="preserve">to other data sets. </w:t>
        </w:r>
      </w:ins>
      <w:ins w:id="316" w:author="JTT" w:date="2015-02-16T10:27:00Z">
        <w:r w:rsidR="0070070B">
          <w:rPr>
            <w:rFonts w:ascii="Times New Roman" w:hAnsi="Times New Roman" w:cs="Times New Roman"/>
            <w:sz w:val="24"/>
            <w:szCs w:val="24"/>
          </w:rPr>
          <w:t xml:space="preserve"> </w:t>
        </w:r>
      </w:ins>
      <w:ins w:id="317" w:author="JTT" w:date="2015-02-16T10:28:00Z">
        <w:r w:rsidR="0070070B">
          <w:rPr>
            <w:rFonts w:ascii="Times New Roman" w:hAnsi="Times New Roman" w:cs="Times New Roman"/>
            <w:sz w:val="24"/>
            <w:szCs w:val="24"/>
          </w:rPr>
          <w:t xml:space="preserve">We encourage </w:t>
        </w:r>
      </w:ins>
      <w:ins w:id="318" w:author="JTT" w:date="2015-02-16T10:27:00Z">
        <w:r w:rsidR="0070070B">
          <w:rPr>
            <w:rFonts w:ascii="Times New Roman" w:hAnsi="Times New Roman" w:cs="Times New Roman"/>
            <w:sz w:val="24"/>
            <w:szCs w:val="24"/>
          </w:rPr>
          <w:t>future research compar</w:t>
        </w:r>
      </w:ins>
      <w:ins w:id="319" w:author="JTT" w:date="2015-02-16T10:28:00Z">
        <w:r w:rsidR="0070070B">
          <w:rPr>
            <w:rFonts w:ascii="Times New Roman" w:hAnsi="Times New Roman" w:cs="Times New Roman"/>
            <w:sz w:val="24"/>
            <w:szCs w:val="24"/>
          </w:rPr>
          <w:t>ing</w:t>
        </w:r>
      </w:ins>
      <w:ins w:id="320" w:author="JTT" w:date="2015-02-16T10:27:00Z">
        <w:r w:rsidR="0070070B">
          <w:rPr>
            <w:rFonts w:ascii="Times New Roman" w:hAnsi="Times New Roman" w:cs="Times New Roman"/>
            <w:sz w:val="24"/>
            <w:szCs w:val="24"/>
          </w:rPr>
          <w:t xml:space="preserve"> the magnitude of persistent and transient variation in growth among marine populations</w:t>
        </w:r>
      </w:ins>
      <w:ins w:id="321" w:author="JTT" w:date="2015-02-16T10:28:00Z">
        <w:r w:rsidR="0070070B">
          <w:rPr>
            <w:rFonts w:ascii="Times New Roman" w:hAnsi="Times New Roman" w:cs="Times New Roman"/>
            <w:sz w:val="24"/>
            <w:szCs w:val="24"/>
          </w:rPr>
          <w:t xml:space="preserve"> in different taxa and environments</w:t>
        </w:r>
      </w:ins>
      <w:ins w:id="322" w:author="JTT" w:date="2015-02-16T10:27:00Z">
        <w:r w:rsidR="0070070B">
          <w:rPr>
            <w:rFonts w:ascii="Times New Roman" w:hAnsi="Times New Roman" w:cs="Times New Roman"/>
            <w:sz w:val="24"/>
            <w:szCs w:val="24"/>
          </w:rPr>
          <w:t>.</w:t>
        </w:r>
      </w:ins>
    </w:p>
    <w:p w14:paraId="08F6B16D" w14:textId="1D6BDF74" w:rsidR="00BB2DB0" w:rsidRDefault="00BB2DB0">
      <w:pPr>
        <w:rPr>
          <w:rFonts w:ascii="Times New Roman" w:hAnsi="Times New Roman" w:cs="Times New Roman"/>
          <w:b/>
          <w:sz w:val="24"/>
          <w:szCs w:val="24"/>
        </w:rPr>
      </w:pP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w:t>
      </w:r>
      <w:r w:rsidR="00840BBD">
        <w:rPr>
          <w:rFonts w:ascii="Times New Roman" w:hAnsi="Times New Roman" w:cs="Times New Roman"/>
          <w:sz w:val="24"/>
          <w:szCs w:val="24"/>
        </w:rPr>
        <w:lastRenderedPageBreak/>
        <w:t>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commentRangeStart w:id="323"/>
      <w:r w:rsidRPr="009C37AB">
        <w:rPr>
          <w:rFonts w:ascii="Times New Roman" w:hAnsi="Times New Roman" w:cs="Times New Roman"/>
          <w:b/>
          <w:sz w:val="24"/>
          <w:szCs w:val="24"/>
        </w:rPr>
        <w:lastRenderedPageBreak/>
        <w:t>Bibliography</w:t>
      </w:r>
      <w:commentRangeEnd w:id="323"/>
      <w:r w:rsidR="007B0D66">
        <w:rPr>
          <w:rStyle w:val="CommentReference"/>
        </w:rPr>
        <w:commentReference w:id="323"/>
      </w:r>
    </w:p>
    <w:p w14:paraId="42835A1F" w14:textId="77777777" w:rsidR="00D32276" w:rsidRPr="00D32276" w:rsidRDefault="00AB2A7D" w:rsidP="00D32276">
      <w:pPr>
        <w:pStyle w:val="Bibliography"/>
        <w:rPr>
          <w:ins w:id="324" w:author="JTT" w:date="2015-02-16T10:54:00Z"/>
          <w:rFonts w:ascii="Times New Roman" w:hAnsi="Times New Roman" w:cs="Times New Roman"/>
          <w:sz w:val="24"/>
          <w:rPrChange w:id="325" w:author="JTT" w:date="2015-02-16T10:54:00Z">
            <w:rPr>
              <w:ins w:id="326" w:author="JTT" w:date="2015-02-16T10:54:00Z"/>
            </w:rPr>
          </w:rPrChange>
        </w:rPr>
        <w:pPrChange w:id="327" w:author="JTT" w:date="2015-02-16T10:54:00Z">
          <w:pPr>
            <w:widowControl w:val="0"/>
            <w:autoSpaceDE w:val="0"/>
            <w:autoSpaceDN w:val="0"/>
            <w:adjustRightInd w:val="0"/>
            <w:spacing w:after="0" w:line="240" w:lineRule="auto"/>
          </w:pPr>
        </w:pPrChange>
      </w:pPr>
      <w:r w:rsidRPr="009C37AB">
        <w:fldChar w:fldCharType="begin"/>
      </w:r>
      <w:r w:rsidR="00C03356">
        <w:instrText xml:space="preserve"> ADDIN ZOTERO_BIBL {"custom":[]} CSL_BIBLIOGRAPHY </w:instrText>
      </w:r>
      <w:r w:rsidRPr="009C37AB">
        <w:fldChar w:fldCharType="separate"/>
      </w:r>
      <w:ins w:id="328" w:author="JTT" w:date="2015-02-16T10:54:00Z">
        <w:r w:rsidR="00D32276" w:rsidRPr="00D32276">
          <w:rPr>
            <w:rFonts w:ascii="Times New Roman" w:hAnsi="Times New Roman" w:cs="Times New Roman"/>
            <w:sz w:val="24"/>
            <w:rPrChange w:id="329" w:author="JTT" w:date="2015-02-16T10:54:00Z">
              <w:rPr/>
            </w:rPrChange>
          </w:rPr>
          <w:t xml:space="preserve">Black, B.A., Schroeder, I.D., Sydeman, W.J., Bograd, S.J., and Lawson, P.W. 2010. Wintertime ocean conditions synchronize rockfish growth and seabird reproduction in the central California Current ecosystem. Can. J. Fish. Aquat. Sci. </w:t>
        </w:r>
        <w:r w:rsidR="00D32276" w:rsidRPr="00D32276">
          <w:rPr>
            <w:rFonts w:ascii="Times New Roman" w:hAnsi="Times New Roman" w:cs="Times New Roman"/>
            <w:b/>
            <w:bCs/>
            <w:sz w:val="24"/>
            <w:rPrChange w:id="330" w:author="JTT" w:date="2015-02-16T10:54:00Z">
              <w:rPr>
                <w:b/>
                <w:bCs/>
              </w:rPr>
            </w:rPrChange>
          </w:rPr>
          <w:t>67</w:t>
        </w:r>
        <w:r w:rsidR="00D32276" w:rsidRPr="00D32276">
          <w:rPr>
            <w:rFonts w:ascii="Times New Roman" w:hAnsi="Times New Roman" w:cs="Times New Roman"/>
            <w:sz w:val="24"/>
            <w:rPrChange w:id="331" w:author="JTT" w:date="2015-02-16T10:54:00Z">
              <w:rPr/>
            </w:rPrChange>
          </w:rPr>
          <w:t>(7): 1149–1158.</w:t>
        </w:r>
      </w:ins>
    </w:p>
    <w:p w14:paraId="44253F1D" w14:textId="77777777" w:rsidR="00D32276" w:rsidRPr="00D32276" w:rsidRDefault="00D32276" w:rsidP="00D32276">
      <w:pPr>
        <w:pStyle w:val="Bibliography"/>
        <w:rPr>
          <w:ins w:id="332" w:author="JTT" w:date="2015-02-16T10:54:00Z"/>
          <w:rFonts w:ascii="Times New Roman" w:hAnsi="Times New Roman" w:cs="Times New Roman"/>
          <w:sz w:val="24"/>
          <w:rPrChange w:id="333" w:author="JTT" w:date="2015-02-16T10:54:00Z">
            <w:rPr>
              <w:ins w:id="334" w:author="JTT" w:date="2015-02-16T10:54:00Z"/>
            </w:rPr>
          </w:rPrChange>
        </w:rPr>
        <w:pPrChange w:id="335" w:author="JTT" w:date="2015-02-16T10:54:00Z">
          <w:pPr>
            <w:widowControl w:val="0"/>
            <w:autoSpaceDE w:val="0"/>
            <w:autoSpaceDN w:val="0"/>
            <w:adjustRightInd w:val="0"/>
            <w:spacing w:after="0" w:line="240" w:lineRule="auto"/>
          </w:pPr>
        </w:pPrChange>
      </w:pPr>
      <w:ins w:id="336" w:author="JTT" w:date="2015-02-16T10:54:00Z">
        <w:r w:rsidRPr="00D32276">
          <w:rPr>
            <w:rFonts w:ascii="Times New Roman" w:hAnsi="Times New Roman" w:cs="Times New Roman"/>
            <w:sz w:val="24"/>
            <w:rPrChange w:id="337" w:author="JTT" w:date="2015-02-16T10:54:00Z">
              <w:rPr/>
            </w:rPrChange>
          </w:rPr>
          <w:t xml:space="preserve">Brooks, M.E., McCoy, M.W., and Bolker, B.M. 2013. A Method for Detecting Positive Growth Autocorrelation without Marking Individuals. PLoS ONE </w:t>
        </w:r>
        <w:r w:rsidRPr="00D32276">
          <w:rPr>
            <w:rFonts w:ascii="Times New Roman" w:hAnsi="Times New Roman" w:cs="Times New Roman"/>
            <w:b/>
            <w:bCs/>
            <w:sz w:val="24"/>
            <w:rPrChange w:id="338" w:author="JTT" w:date="2015-02-16T10:54:00Z">
              <w:rPr>
                <w:b/>
                <w:bCs/>
              </w:rPr>
            </w:rPrChange>
          </w:rPr>
          <w:t>8</w:t>
        </w:r>
        <w:r w:rsidRPr="00D32276">
          <w:rPr>
            <w:rFonts w:ascii="Times New Roman" w:hAnsi="Times New Roman" w:cs="Times New Roman"/>
            <w:sz w:val="24"/>
            <w:rPrChange w:id="339" w:author="JTT" w:date="2015-02-16T10:54:00Z">
              <w:rPr/>
            </w:rPrChange>
          </w:rPr>
          <w:t>(10): e76389. doi: 10.1371/journal.pone.0076389.</w:t>
        </w:r>
      </w:ins>
    </w:p>
    <w:p w14:paraId="63F30BEE" w14:textId="77777777" w:rsidR="00D32276" w:rsidRPr="00D32276" w:rsidRDefault="00D32276" w:rsidP="00D32276">
      <w:pPr>
        <w:pStyle w:val="Bibliography"/>
        <w:rPr>
          <w:ins w:id="340" w:author="JTT" w:date="2015-02-16T10:54:00Z"/>
          <w:rFonts w:ascii="Times New Roman" w:hAnsi="Times New Roman" w:cs="Times New Roman"/>
          <w:sz w:val="24"/>
          <w:rPrChange w:id="341" w:author="JTT" w:date="2015-02-16T10:54:00Z">
            <w:rPr>
              <w:ins w:id="342" w:author="JTT" w:date="2015-02-16T10:54:00Z"/>
            </w:rPr>
          </w:rPrChange>
        </w:rPr>
        <w:pPrChange w:id="343" w:author="JTT" w:date="2015-02-16T10:54:00Z">
          <w:pPr>
            <w:widowControl w:val="0"/>
            <w:autoSpaceDE w:val="0"/>
            <w:autoSpaceDN w:val="0"/>
            <w:adjustRightInd w:val="0"/>
            <w:spacing w:after="0" w:line="240" w:lineRule="auto"/>
          </w:pPr>
        </w:pPrChange>
      </w:pPr>
      <w:ins w:id="344" w:author="JTT" w:date="2015-02-16T10:54:00Z">
        <w:r w:rsidRPr="00D32276">
          <w:rPr>
            <w:rFonts w:ascii="Times New Roman" w:hAnsi="Times New Roman" w:cs="Times New Roman"/>
            <w:sz w:val="24"/>
            <w:rPrChange w:id="345" w:author="JTT" w:date="2015-02-16T10:54:00Z">
              <w:rPr/>
            </w:rPrChange>
          </w:rPr>
          <w:t xml:space="preserve">Francis, R. 1988. Maximum likelihood estimation of growth and growth variability from tagging data. N. Z. J. Mar. Freshw. Res. </w:t>
        </w:r>
        <w:r w:rsidRPr="00D32276">
          <w:rPr>
            <w:rFonts w:ascii="Times New Roman" w:hAnsi="Times New Roman" w:cs="Times New Roman"/>
            <w:b/>
            <w:bCs/>
            <w:sz w:val="24"/>
            <w:rPrChange w:id="346" w:author="JTT" w:date="2015-02-16T10:54:00Z">
              <w:rPr>
                <w:b/>
                <w:bCs/>
              </w:rPr>
            </w:rPrChange>
          </w:rPr>
          <w:t>22</w:t>
        </w:r>
        <w:r w:rsidRPr="00D32276">
          <w:rPr>
            <w:rFonts w:ascii="Times New Roman" w:hAnsi="Times New Roman" w:cs="Times New Roman"/>
            <w:sz w:val="24"/>
            <w:rPrChange w:id="347" w:author="JTT" w:date="2015-02-16T10:54:00Z">
              <w:rPr/>
            </w:rPrChange>
          </w:rPr>
          <w:t>(1): 43–51. [accessed 19 December 2014].</w:t>
        </w:r>
      </w:ins>
    </w:p>
    <w:p w14:paraId="7E1DA5D7" w14:textId="77777777" w:rsidR="00D32276" w:rsidRPr="00D32276" w:rsidRDefault="00D32276" w:rsidP="00D32276">
      <w:pPr>
        <w:pStyle w:val="Bibliography"/>
        <w:rPr>
          <w:ins w:id="348" w:author="JTT" w:date="2015-02-16T10:54:00Z"/>
          <w:rFonts w:ascii="Times New Roman" w:hAnsi="Times New Roman" w:cs="Times New Roman"/>
          <w:sz w:val="24"/>
          <w:rPrChange w:id="349" w:author="JTT" w:date="2015-02-16T10:54:00Z">
            <w:rPr>
              <w:ins w:id="350" w:author="JTT" w:date="2015-02-16T10:54:00Z"/>
            </w:rPr>
          </w:rPrChange>
        </w:rPr>
        <w:pPrChange w:id="351" w:author="JTT" w:date="2015-02-16T10:54:00Z">
          <w:pPr>
            <w:widowControl w:val="0"/>
            <w:autoSpaceDE w:val="0"/>
            <w:autoSpaceDN w:val="0"/>
            <w:adjustRightInd w:val="0"/>
            <w:spacing w:after="0" w:line="240" w:lineRule="auto"/>
          </w:pPr>
        </w:pPrChange>
      </w:pPr>
      <w:ins w:id="352" w:author="JTT" w:date="2015-02-16T10:54:00Z">
        <w:r w:rsidRPr="00D32276">
          <w:rPr>
            <w:rFonts w:ascii="Times New Roman" w:hAnsi="Times New Roman" w:cs="Times New Roman"/>
            <w:sz w:val="24"/>
            <w:rPrChange w:id="353" w:author="JTT" w:date="2015-02-16T10:54:00Z">
              <w:rPr/>
            </w:rPrChange>
          </w:rPr>
          <w:t xml:space="preserve">Gelman, A. 2005. Analysis of variance—why it is more important than ever. Ann. Stat. </w:t>
        </w:r>
        <w:r w:rsidRPr="00D32276">
          <w:rPr>
            <w:rFonts w:ascii="Times New Roman" w:hAnsi="Times New Roman" w:cs="Times New Roman"/>
            <w:b/>
            <w:bCs/>
            <w:sz w:val="24"/>
            <w:rPrChange w:id="354" w:author="JTT" w:date="2015-02-16T10:54:00Z">
              <w:rPr>
                <w:b/>
                <w:bCs/>
              </w:rPr>
            </w:rPrChange>
          </w:rPr>
          <w:t>33</w:t>
        </w:r>
        <w:r w:rsidRPr="00D32276">
          <w:rPr>
            <w:rFonts w:ascii="Times New Roman" w:hAnsi="Times New Roman" w:cs="Times New Roman"/>
            <w:sz w:val="24"/>
            <w:rPrChange w:id="355" w:author="JTT" w:date="2015-02-16T10:54:00Z">
              <w:rPr/>
            </w:rPrChange>
          </w:rPr>
          <w:t>(1): 1–53.</w:t>
        </w:r>
      </w:ins>
    </w:p>
    <w:p w14:paraId="52701706" w14:textId="77777777" w:rsidR="00D32276" w:rsidRPr="00D32276" w:rsidRDefault="00D32276" w:rsidP="00D32276">
      <w:pPr>
        <w:pStyle w:val="Bibliography"/>
        <w:rPr>
          <w:ins w:id="356" w:author="JTT" w:date="2015-02-16T10:54:00Z"/>
          <w:rFonts w:ascii="Times New Roman" w:hAnsi="Times New Roman" w:cs="Times New Roman"/>
          <w:sz w:val="24"/>
          <w:rPrChange w:id="357" w:author="JTT" w:date="2015-02-16T10:54:00Z">
            <w:rPr>
              <w:ins w:id="358" w:author="JTT" w:date="2015-02-16T10:54:00Z"/>
            </w:rPr>
          </w:rPrChange>
        </w:rPr>
        <w:pPrChange w:id="359" w:author="JTT" w:date="2015-02-16T10:54:00Z">
          <w:pPr>
            <w:widowControl w:val="0"/>
            <w:autoSpaceDE w:val="0"/>
            <w:autoSpaceDN w:val="0"/>
            <w:adjustRightInd w:val="0"/>
            <w:spacing w:after="0" w:line="240" w:lineRule="auto"/>
          </w:pPr>
        </w:pPrChange>
      </w:pPr>
      <w:ins w:id="360" w:author="JTT" w:date="2015-02-16T10:54:00Z">
        <w:r w:rsidRPr="00D32276">
          <w:rPr>
            <w:rFonts w:ascii="Times New Roman" w:hAnsi="Times New Roman" w:cs="Times New Roman"/>
            <w:sz w:val="24"/>
            <w:rPrChange w:id="361" w:author="JTT" w:date="2015-02-16T10:54:00Z">
              <w:rPr/>
            </w:rPrChange>
          </w:rPr>
          <w:t xml:space="preserve">Gertseva, V.V., Cope, J.M., and Matson, S.E. 2010. Growth variability in the splitnose rockfish Sebastes diploproa of the northeast Pacific Ocean: pattern revisited. Mar. Ecol. Prog. Ser. </w:t>
        </w:r>
        <w:r w:rsidRPr="00D32276">
          <w:rPr>
            <w:rFonts w:ascii="Times New Roman" w:hAnsi="Times New Roman" w:cs="Times New Roman"/>
            <w:b/>
            <w:bCs/>
            <w:sz w:val="24"/>
            <w:rPrChange w:id="362" w:author="JTT" w:date="2015-02-16T10:54:00Z">
              <w:rPr>
                <w:b/>
                <w:bCs/>
              </w:rPr>
            </w:rPrChange>
          </w:rPr>
          <w:t>413</w:t>
        </w:r>
        <w:r w:rsidRPr="00D32276">
          <w:rPr>
            <w:rFonts w:ascii="Times New Roman" w:hAnsi="Times New Roman" w:cs="Times New Roman"/>
            <w:sz w:val="24"/>
            <w:rPrChange w:id="363" w:author="JTT" w:date="2015-02-16T10:54:00Z">
              <w:rPr/>
            </w:rPrChange>
          </w:rPr>
          <w:t>: 125–136. [accessed 3 May 2013].</w:t>
        </w:r>
      </w:ins>
    </w:p>
    <w:p w14:paraId="31302D01" w14:textId="77777777" w:rsidR="00D32276" w:rsidRPr="00D32276" w:rsidRDefault="00D32276" w:rsidP="00D32276">
      <w:pPr>
        <w:pStyle w:val="Bibliography"/>
        <w:rPr>
          <w:ins w:id="364" w:author="JTT" w:date="2015-02-16T10:54:00Z"/>
          <w:rFonts w:ascii="Times New Roman" w:hAnsi="Times New Roman" w:cs="Times New Roman"/>
          <w:sz w:val="24"/>
          <w:rPrChange w:id="365" w:author="JTT" w:date="2015-02-16T10:54:00Z">
            <w:rPr>
              <w:ins w:id="366" w:author="JTT" w:date="2015-02-16T10:54:00Z"/>
            </w:rPr>
          </w:rPrChange>
        </w:rPr>
        <w:pPrChange w:id="367" w:author="JTT" w:date="2015-02-16T10:54:00Z">
          <w:pPr>
            <w:widowControl w:val="0"/>
            <w:autoSpaceDE w:val="0"/>
            <w:autoSpaceDN w:val="0"/>
            <w:adjustRightInd w:val="0"/>
            <w:spacing w:after="0" w:line="240" w:lineRule="auto"/>
          </w:pPr>
        </w:pPrChange>
      </w:pPr>
      <w:ins w:id="368" w:author="JTT" w:date="2015-02-16T10:54:00Z">
        <w:r w:rsidRPr="00D32276">
          <w:rPr>
            <w:rFonts w:ascii="Times New Roman" w:hAnsi="Times New Roman" w:cs="Times New Roman"/>
            <w:sz w:val="24"/>
            <w:rPrChange w:id="369" w:author="JTT" w:date="2015-02-16T10:54:00Z">
              <w:rPr/>
            </w:rPrChange>
          </w:rPr>
          <w:t>Hordyk, A.R., Loneragan, N.R., and Prince, J.D. (n.d.). An evaluation of an iterative harvest strategy for data-poor fisheries using the length-based spawning potential ratio assessment methodology. Fish. Res. doi: 10.1016/j.fishres.2014.12.018.</w:t>
        </w:r>
      </w:ins>
    </w:p>
    <w:p w14:paraId="203B4174" w14:textId="77777777" w:rsidR="00D32276" w:rsidRPr="00D32276" w:rsidRDefault="00D32276" w:rsidP="00D32276">
      <w:pPr>
        <w:pStyle w:val="Bibliography"/>
        <w:rPr>
          <w:ins w:id="370" w:author="JTT" w:date="2015-02-16T10:54:00Z"/>
          <w:rFonts w:ascii="Times New Roman" w:hAnsi="Times New Roman" w:cs="Times New Roman"/>
          <w:sz w:val="24"/>
          <w:rPrChange w:id="371" w:author="JTT" w:date="2015-02-16T10:54:00Z">
            <w:rPr>
              <w:ins w:id="372" w:author="JTT" w:date="2015-02-16T10:54:00Z"/>
            </w:rPr>
          </w:rPrChange>
        </w:rPr>
        <w:pPrChange w:id="373" w:author="JTT" w:date="2015-02-16T10:54:00Z">
          <w:pPr>
            <w:widowControl w:val="0"/>
            <w:autoSpaceDE w:val="0"/>
            <w:autoSpaceDN w:val="0"/>
            <w:adjustRightInd w:val="0"/>
            <w:spacing w:after="0" w:line="240" w:lineRule="auto"/>
          </w:pPr>
        </w:pPrChange>
      </w:pPr>
      <w:ins w:id="374" w:author="JTT" w:date="2015-02-16T10:54:00Z">
        <w:r w:rsidRPr="00D32276">
          <w:rPr>
            <w:rFonts w:ascii="Times New Roman" w:hAnsi="Times New Roman" w:cs="Times New Roman"/>
            <w:sz w:val="24"/>
            <w:rPrChange w:id="375" w:author="JTT" w:date="2015-02-16T10:54:00Z">
              <w:rPr/>
            </w:rPrChange>
          </w:rPr>
          <w:t>Kristensen, K. 2014. TMB: General random effect model builder tool inspired by ADMB. Available from https://github.com/kaskr/adcomp.</w:t>
        </w:r>
      </w:ins>
    </w:p>
    <w:p w14:paraId="1C4ABA90" w14:textId="77777777" w:rsidR="00D32276" w:rsidRPr="00D32276" w:rsidRDefault="00D32276" w:rsidP="00D32276">
      <w:pPr>
        <w:pStyle w:val="Bibliography"/>
        <w:rPr>
          <w:ins w:id="376" w:author="JTT" w:date="2015-02-16T10:54:00Z"/>
          <w:rFonts w:ascii="Times New Roman" w:hAnsi="Times New Roman" w:cs="Times New Roman"/>
          <w:sz w:val="24"/>
          <w:rPrChange w:id="377" w:author="JTT" w:date="2015-02-16T10:54:00Z">
            <w:rPr>
              <w:ins w:id="378" w:author="JTT" w:date="2015-02-16T10:54:00Z"/>
            </w:rPr>
          </w:rPrChange>
        </w:rPr>
        <w:pPrChange w:id="379" w:author="JTT" w:date="2015-02-16T10:54:00Z">
          <w:pPr>
            <w:widowControl w:val="0"/>
            <w:autoSpaceDE w:val="0"/>
            <w:autoSpaceDN w:val="0"/>
            <w:adjustRightInd w:val="0"/>
            <w:spacing w:after="0" w:line="240" w:lineRule="auto"/>
          </w:pPr>
        </w:pPrChange>
      </w:pPr>
      <w:ins w:id="380" w:author="JTT" w:date="2015-02-16T10:54:00Z">
        <w:r w:rsidRPr="00D32276">
          <w:rPr>
            <w:rFonts w:ascii="Times New Roman" w:hAnsi="Times New Roman" w:cs="Times New Roman"/>
            <w:sz w:val="24"/>
            <w:rPrChange w:id="381" w:author="JTT" w:date="2015-02-16T10:54:00Z">
              <w:rPr/>
            </w:rPrChange>
          </w:rPr>
          <w:t xml:space="preserve">Larsen, D.P., Kincaid, T.M., Jacobs, S.E., and Urquhart, N.S. 2001. Designs for Evaluating Local and Regional Scale Trends. BioScience </w:t>
        </w:r>
        <w:r w:rsidRPr="00D32276">
          <w:rPr>
            <w:rFonts w:ascii="Times New Roman" w:hAnsi="Times New Roman" w:cs="Times New Roman"/>
            <w:b/>
            <w:bCs/>
            <w:sz w:val="24"/>
            <w:rPrChange w:id="382" w:author="JTT" w:date="2015-02-16T10:54:00Z">
              <w:rPr>
                <w:b/>
                <w:bCs/>
              </w:rPr>
            </w:rPrChange>
          </w:rPr>
          <w:t>51</w:t>
        </w:r>
        <w:r w:rsidRPr="00D32276">
          <w:rPr>
            <w:rFonts w:ascii="Times New Roman" w:hAnsi="Times New Roman" w:cs="Times New Roman"/>
            <w:sz w:val="24"/>
            <w:rPrChange w:id="383" w:author="JTT" w:date="2015-02-16T10:54:00Z">
              <w:rPr/>
            </w:rPrChange>
          </w:rPr>
          <w:t>(12): 1069–1078. doi: 10.1641/0006-3568(2001)051[1069:DFELAR]2.0.CO;2.</w:t>
        </w:r>
      </w:ins>
    </w:p>
    <w:p w14:paraId="79E3DB5C" w14:textId="77777777" w:rsidR="00D32276" w:rsidRPr="00D32276" w:rsidRDefault="00D32276" w:rsidP="00D32276">
      <w:pPr>
        <w:pStyle w:val="Bibliography"/>
        <w:rPr>
          <w:ins w:id="384" w:author="JTT" w:date="2015-02-16T10:54:00Z"/>
          <w:rFonts w:ascii="Times New Roman" w:hAnsi="Times New Roman" w:cs="Times New Roman"/>
          <w:sz w:val="24"/>
          <w:rPrChange w:id="385" w:author="JTT" w:date="2015-02-16T10:54:00Z">
            <w:rPr>
              <w:ins w:id="386" w:author="JTT" w:date="2015-02-16T10:54:00Z"/>
            </w:rPr>
          </w:rPrChange>
        </w:rPr>
        <w:pPrChange w:id="387" w:author="JTT" w:date="2015-02-16T10:54:00Z">
          <w:pPr>
            <w:widowControl w:val="0"/>
            <w:autoSpaceDE w:val="0"/>
            <w:autoSpaceDN w:val="0"/>
            <w:adjustRightInd w:val="0"/>
            <w:spacing w:after="0" w:line="240" w:lineRule="auto"/>
          </w:pPr>
        </w:pPrChange>
      </w:pPr>
      <w:ins w:id="388" w:author="JTT" w:date="2015-02-16T10:54:00Z">
        <w:r w:rsidRPr="00D32276">
          <w:rPr>
            <w:rFonts w:ascii="Times New Roman" w:hAnsi="Times New Roman" w:cs="Times New Roman"/>
            <w:sz w:val="24"/>
            <w:rPrChange w:id="389" w:author="JTT" w:date="2015-02-16T10:54:00Z">
              <w:rPr/>
            </w:rPrChange>
          </w:rPr>
          <w:t xml:space="preserve">Punt, A.E. 2008. Refocusing stock assessment in support of policy evaluation. </w:t>
        </w:r>
        <w:r w:rsidRPr="00D32276">
          <w:rPr>
            <w:rFonts w:ascii="Times New Roman" w:hAnsi="Times New Roman" w:cs="Times New Roman"/>
            <w:i/>
            <w:iCs/>
            <w:sz w:val="24"/>
            <w:rPrChange w:id="390" w:author="JTT" w:date="2015-02-16T10:54:00Z">
              <w:rPr>
                <w:i/>
                <w:iCs/>
              </w:rPr>
            </w:rPrChange>
          </w:rPr>
          <w:t>In</w:t>
        </w:r>
        <w:r w:rsidRPr="00D32276">
          <w:rPr>
            <w:rFonts w:ascii="Times New Roman" w:hAnsi="Times New Roman" w:cs="Times New Roman"/>
            <w:sz w:val="24"/>
            <w:rPrChange w:id="391" w:author="JTT" w:date="2015-02-16T10:54:00Z">
              <w:rPr/>
            </w:rPrChange>
          </w:rPr>
          <w:t xml:space="preserve"> Fisheries for Global Welfare and Environment. </w:t>
        </w:r>
        <w:r w:rsidRPr="00D32276">
          <w:rPr>
            <w:rFonts w:ascii="Times New Roman" w:hAnsi="Times New Roman" w:cs="Times New Roman"/>
            <w:i/>
            <w:iCs/>
            <w:sz w:val="24"/>
            <w:rPrChange w:id="392" w:author="JTT" w:date="2015-02-16T10:54:00Z">
              <w:rPr>
                <w:i/>
                <w:iCs/>
              </w:rPr>
            </w:rPrChange>
          </w:rPr>
          <w:t>Edited by</w:t>
        </w:r>
        <w:r w:rsidRPr="00D32276">
          <w:rPr>
            <w:rFonts w:ascii="Times New Roman" w:hAnsi="Times New Roman" w:cs="Times New Roman"/>
            <w:sz w:val="24"/>
            <w:rPrChange w:id="393" w:author="JTT" w:date="2015-02-16T10:54:00Z">
              <w:rPr/>
            </w:rPrChange>
          </w:rPr>
          <w:t xml:space="preserve"> K. Tsukamoto, T. Kawamura, T. Takeuchi, T.D. Beard, and M.J. Kaiser. TerraPub, Tokyo. pp. 139–152.</w:t>
        </w:r>
      </w:ins>
    </w:p>
    <w:p w14:paraId="35634957" w14:textId="77777777" w:rsidR="00D32276" w:rsidRPr="00D32276" w:rsidRDefault="00D32276" w:rsidP="00D32276">
      <w:pPr>
        <w:pStyle w:val="Bibliography"/>
        <w:rPr>
          <w:ins w:id="394" w:author="JTT" w:date="2015-02-16T10:54:00Z"/>
          <w:rFonts w:ascii="Times New Roman" w:hAnsi="Times New Roman" w:cs="Times New Roman"/>
          <w:sz w:val="24"/>
          <w:rPrChange w:id="395" w:author="JTT" w:date="2015-02-16T10:54:00Z">
            <w:rPr>
              <w:ins w:id="396" w:author="JTT" w:date="2015-02-16T10:54:00Z"/>
            </w:rPr>
          </w:rPrChange>
        </w:rPr>
        <w:pPrChange w:id="397" w:author="JTT" w:date="2015-02-16T10:54:00Z">
          <w:pPr>
            <w:widowControl w:val="0"/>
            <w:autoSpaceDE w:val="0"/>
            <w:autoSpaceDN w:val="0"/>
            <w:adjustRightInd w:val="0"/>
            <w:spacing w:after="0" w:line="240" w:lineRule="auto"/>
          </w:pPr>
        </w:pPrChange>
      </w:pPr>
      <w:ins w:id="398" w:author="JTT" w:date="2015-02-16T10:54:00Z">
        <w:r w:rsidRPr="00D32276">
          <w:rPr>
            <w:rFonts w:ascii="Times New Roman" w:hAnsi="Times New Roman" w:cs="Times New Roman"/>
            <w:sz w:val="24"/>
            <w:rPrChange w:id="399" w:author="JTT" w:date="2015-02-16T10:54:00Z">
              <w:rPr/>
            </w:rPrChange>
          </w:rPr>
          <w:t>Punt, A.E., Haddon, M., and McGarvey, R. In review. Estimating Growth within size-structured fishery stock assessments: What is the state of the art and what does the future look like?</w:t>
        </w:r>
      </w:ins>
    </w:p>
    <w:p w14:paraId="3D015E41" w14:textId="77777777" w:rsidR="00D32276" w:rsidRPr="00D32276" w:rsidRDefault="00D32276" w:rsidP="00D32276">
      <w:pPr>
        <w:pStyle w:val="Bibliography"/>
        <w:rPr>
          <w:ins w:id="400" w:author="JTT" w:date="2015-02-16T10:54:00Z"/>
          <w:rFonts w:ascii="Times New Roman" w:hAnsi="Times New Roman" w:cs="Times New Roman"/>
          <w:sz w:val="24"/>
          <w:rPrChange w:id="401" w:author="JTT" w:date="2015-02-16T10:54:00Z">
            <w:rPr>
              <w:ins w:id="402" w:author="JTT" w:date="2015-02-16T10:54:00Z"/>
            </w:rPr>
          </w:rPrChange>
        </w:rPr>
        <w:pPrChange w:id="403" w:author="JTT" w:date="2015-02-16T10:54:00Z">
          <w:pPr>
            <w:widowControl w:val="0"/>
            <w:autoSpaceDE w:val="0"/>
            <w:autoSpaceDN w:val="0"/>
            <w:adjustRightInd w:val="0"/>
            <w:spacing w:after="0" w:line="240" w:lineRule="auto"/>
          </w:pPr>
        </w:pPrChange>
      </w:pPr>
      <w:ins w:id="404" w:author="JTT" w:date="2015-02-16T10:54:00Z">
        <w:r w:rsidRPr="00D32276">
          <w:rPr>
            <w:rFonts w:ascii="Times New Roman" w:hAnsi="Times New Roman" w:cs="Times New Roman"/>
            <w:sz w:val="24"/>
            <w:rPrChange w:id="405" w:author="JTT" w:date="2015-02-16T10:54:00Z">
              <w:rPr/>
            </w:rPrChange>
          </w:rPr>
          <w:t>R Core Development Team. 2013. R: A Language and Environment for Statistical Computing. R Foundation for Statistical Computing, Vienna, Austria. Available from http://www.R-project.org/.</w:t>
        </w:r>
      </w:ins>
    </w:p>
    <w:p w14:paraId="7889C0AC" w14:textId="77777777" w:rsidR="00D32276" w:rsidRPr="00D32276" w:rsidRDefault="00D32276" w:rsidP="00D32276">
      <w:pPr>
        <w:pStyle w:val="Bibliography"/>
        <w:rPr>
          <w:ins w:id="406" w:author="JTT" w:date="2015-02-16T10:54:00Z"/>
          <w:rFonts w:ascii="Times New Roman" w:hAnsi="Times New Roman" w:cs="Times New Roman"/>
          <w:sz w:val="24"/>
          <w:rPrChange w:id="407" w:author="JTT" w:date="2015-02-16T10:54:00Z">
            <w:rPr>
              <w:ins w:id="408" w:author="JTT" w:date="2015-02-16T10:54:00Z"/>
            </w:rPr>
          </w:rPrChange>
        </w:rPr>
        <w:pPrChange w:id="409" w:author="JTT" w:date="2015-02-16T10:54:00Z">
          <w:pPr>
            <w:widowControl w:val="0"/>
            <w:autoSpaceDE w:val="0"/>
            <w:autoSpaceDN w:val="0"/>
            <w:adjustRightInd w:val="0"/>
            <w:spacing w:after="0" w:line="240" w:lineRule="auto"/>
          </w:pPr>
        </w:pPrChange>
      </w:pPr>
      <w:ins w:id="410" w:author="JTT" w:date="2015-02-16T10:54:00Z">
        <w:r w:rsidRPr="00D32276">
          <w:rPr>
            <w:rFonts w:ascii="Times New Roman" w:hAnsi="Times New Roman" w:cs="Times New Roman"/>
            <w:sz w:val="24"/>
            <w:rPrChange w:id="411" w:author="JTT" w:date="2015-02-16T10:54:00Z">
              <w:rPr/>
            </w:rPrChange>
          </w:rPr>
          <w:t xml:space="preserve">Sainsbury, K.J. 1980. Effect of individual variability on the von Bertalanffy growth equation. Can. J. Fish. Aquat. Sci. </w:t>
        </w:r>
        <w:r w:rsidRPr="00D32276">
          <w:rPr>
            <w:rFonts w:ascii="Times New Roman" w:hAnsi="Times New Roman" w:cs="Times New Roman"/>
            <w:b/>
            <w:bCs/>
            <w:sz w:val="24"/>
            <w:rPrChange w:id="412" w:author="JTT" w:date="2015-02-16T10:54:00Z">
              <w:rPr>
                <w:b/>
                <w:bCs/>
              </w:rPr>
            </w:rPrChange>
          </w:rPr>
          <w:t>37</w:t>
        </w:r>
        <w:r w:rsidRPr="00D32276">
          <w:rPr>
            <w:rFonts w:ascii="Times New Roman" w:hAnsi="Times New Roman" w:cs="Times New Roman"/>
            <w:sz w:val="24"/>
            <w:rPrChange w:id="413" w:author="JTT" w:date="2015-02-16T10:54:00Z">
              <w:rPr/>
            </w:rPrChange>
          </w:rPr>
          <w:t>(2): 241–247. [accessed 19 December 2014].</w:t>
        </w:r>
      </w:ins>
    </w:p>
    <w:p w14:paraId="57B17740" w14:textId="77777777" w:rsidR="00D32276" w:rsidRPr="00D32276" w:rsidRDefault="00D32276" w:rsidP="00D32276">
      <w:pPr>
        <w:pStyle w:val="Bibliography"/>
        <w:rPr>
          <w:ins w:id="414" w:author="JTT" w:date="2015-02-16T10:54:00Z"/>
          <w:rFonts w:ascii="Times New Roman" w:hAnsi="Times New Roman" w:cs="Times New Roman"/>
          <w:sz w:val="24"/>
          <w:rPrChange w:id="415" w:author="JTT" w:date="2015-02-16T10:54:00Z">
            <w:rPr>
              <w:ins w:id="416" w:author="JTT" w:date="2015-02-16T10:54:00Z"/>
            </w:rPr>
          </w:rPrChange>
        </w:rPr>
        <w:pPrChange w:id="417" w:author="JTT" w:date="2015-02-16T10:54:00Z">
          <w:pPr>
            <w:widowControl w:val="0"/>
            <w:autoSpaceDE w:val="0"/>
            <w:autoSpaceDN w:val="0"/>
            <w:adjustRightInd w:val="0"/>
            <w:spacing w:after="0" w:line="240" w:lineRule="auto"/>
          </w:pPr>
        </w:pPrChange>
      </w:pPr>
      <w:ins w:id="418" w:author="JTT" w:date="2015-02-16T10:54:00Z">
        <w:r w:rsidRPr="00D32276">
          <w:rPr>
            <w:rFonts w:ascii="Times New Roman" w:hAnsi="Times New Roman" w:cs="Times New Roman"/>
            <w:sz w:val="24"/>
            <w:rPrChange w:id="419" w:author="JTT" w:date="2015-02-16T10:54:00Z">
              <w:rPr/>
            </w:rPrChange>
          </w:rPr>
          <w:t xml:space="preserve">Sainsbury, K.J., Punt, A.E., and Smith, A.D.. 2000. Design of operational management strategies for achieving fishery ecosystem objectives. ICES J. Mar. Sci. J. Cons. </w:t>
        </w:r>
        <w:r w:rsidRPr="00D32276">
          <w:rPr>
            <w:rFonts w:ascii="Times New Roman" w:hAnsi="Times New Roman" w:cs="Times New Roman"/>
            <w:b/>
            <w:bCs/>
            <w:sz w:val="24"/>
            <w:rPrChange w:id="420" w:author="JTT" w:date="2015-02-16T10:54:00Z">
              <w:rPr>
                <w:b/>
                <w:bCs/>
              </w:rPr>
            </w:rPrChange>
          </w:rPr>
          <w:t>57</w:t>
        </w:r>
        <w:r w:rsidRPr="00D32276">
          <w:rPr>
            <w:rFonts w:ascii="Times New Roman" w:hAnsi="Times New Roman" w:cs="Times New Roman"/>
            <w:sz w:val="24"/>
            <w:rPrChange w:id="421" w:author="JTT" w:date="2015-02-16T10:54:00Z">
              <w:rPr/>
            </w:rPrChange>
          </w:rPr>
          <w:t>(3): 731–741.</w:t>
        </w:r>
      </w:ins>
    </w:p>
    <w:p w14:paraId="4E38BA53" w14:textId="77777777" w:rsidR="00D32276" w:rsidRPr="00D32276" w:rsidRDefault="00D32276" w:rsidP="00D32276">
      <w:pPr>
        <w:pStyle w:val="Bibliography"/>
        <w:rPr>
          <w:ins w:id="422" w:author="JTT" w:date="2015-02-16T10:54:00Z"/>
          <w:rFonts w:ascii="Times New Roman" w:hAnsi="Times New Roman" w:cs="Times New Roman"/>
          <w:sz w:val="24"/>
          <w:rPrChange w:id="423" w:author="JTT" w:date="2015-02-16T10:54:00Z">
            <w:rPr>
              <w:ins w:id="424" w:author="JTT" w:date="2015-02-16T10:54:00Z"/>
            </w:rPr>
          </w:rPrChange>
        </w:rPr>
        <w:pPrChange w:id="425" w:author="JTT" w:date="2015-02-16T10:54:00Z">
          <w:pPr>
            <w:widowControl w:val="0"/>
            <w:autoSpaceDE w:val="0"/>
            <w:autoSpaceDN w:val="0"/>
            <w:adjustRightInd w:val="0"/>
            <w:spacing w:after="0" w:line="240" w:lineRule="auto"/>
          </w:pPr>
        </w:pPrChange>
      </w:pPr>
      <w:ins w:id="426" w:author="JTT" w:date="2015-02-16T10:54:00Z">
        <w:r w:rsidRPr="00D32276">
          <w:rPr>
            <w:rFonts w:ascii="Times New Roman" w:hAnsi="Times New Roman" w:cs="Times New Roman"/>
            <w:sz w:val="24"/>
            <w:rPrChange w:id="427" w:author="JTT" w:date="2015-02-16T10:54:00Z">
              <w:rPr/>
            </w:rPrChange>
          </w:rPr>
          <w:t xml:space="preserve">Shelton, A.O., Satterthwaite, W.H., Beakes, M.P., Munch, S.B., Sogard, S.M., and Mangel, M. 2013. Separating intrinsic and environmental contributions to growth and their population consequences. Am. Nat. </w:t>
        </w:r>
        <w:r w:rsidRPr="00D32276">
          <w:rPr>
            <w:rFonts w:ascii="Times New Roman" w:hAnsi="Times New Roman" w:cs="Times New Roman"/>
            <w:b/>
            <w:bCs/>
            <w:sz w:val="24"/>
            <w:rPrChange w:id="428" w:author="JTT" w:date="2015-02-16T10:54:00Z">
              <w:rPr>
                <w:b/>
                <w:bCs/>
              </w:rPr>
            </w:rPrChange>
          </w:rPr>
          <w:t>181</w:t>
        </w:r>
        <w:r w:rsidRPr="00D32276">
          <w:rPr>
            <w:rFonts w:ascii="Times New Roman" w:hAnsi="Times New Roman" w:cs="Times New Roman"/>
            <w:sz w:val="24"/>
            <w:rPrChange w:id="429" w:author="JTT" w:date="2015-02-16T10:54:00Z">
              <w:rPr/>
            </w:rPrChange>
          </w:rPr>
          <w:t>(6): 799–814. [accessed 8 October 2013].</w:t>
        </w:r>
      </w:ins>
    </w:p>
    <w:p w14:paraId="7150E774" w14:textId="77777777" w:rsidR="00D32276" w:rsidRPr="00D32276" w:rsidRDefault="00D32276" w:rsidP="00D32276">
      <w:pPr>
        <w:pStyle w:val="Bibliography"/>
        <w:rPr>
          <w:ins w:id="430" w:author="JTT" w:date="2015-02-16T10:54:00Z"/>
          <w:rFonts w:ascii="Times New Roman" w:hAnsi="Times New Roman" w:cs="Times New Roman"/>
          <w:sz w:val="24"/>
          <w:rPrChange w:id="431" w:author="JTT" w:date="2015-02-16T10:54:00Z">
            <w:rPr>
              <w:ins w:id="432" w:author="JTT" w:date="2015-02-16T10:54:00Z"/>
            </w:rPr>
          </w:rPrChange>
        </w:rPr>
        <w:pPrChange w:id="433" w:author="JTT" w:date="2015-02-16T10:54:00Z">
          <w:pPr>
            <w:widowControl w:val="0"/>
            <w:autoSpaceDE w:val="0"/>
            <w:autoSpaceDN w:val="0"/>
            <w:adjustRightInd w:val="0"/>
            <w:spacing w:after="0" w:line="240" w:lineRule="auto"/>
          </w:pPr>
        </w:pPrChange>
      </w:pPr>
      <w:ins w:id="434" w:author="JTT" w:date="2015-02-16T10:54:00Z">
        <w:r w:rsidRPr="00D32276">
          <w:rPr>
            <w:rFonts w:ascii="Times New Roman" w:hAnsi="Times New Roman" w:cs="Times New Roman"/>
            <w:sz w:val="24"/>
            <w:rPrChange w:id="435" w:author="JTT" w:date="2015-02-16T10:54:00Z">
              <w:rPr/>
            </w:rPrChange>
          </w:rPr>
          <w:t xml:space="preserve">Shelton, A.O., Thorson, J.T., Ward, E.J., and Feist, B.E. 2014. Spatial semiparametric models improve estimates of species abundance and distribution. Can. J. Fish. Aquat. Sci. </w:t>
        </w:r>
        <w:r w:rsidRPr="00D32276">
          <w:rPr>
            <w:rFonts w:ascii="Times New Roman" w:hAnsi="Times New Roman" w:cs="Times New Roman"/>
            <w:b/>
            <w:bCs/>
            <w:sz w:val="24"/>
            <w:rPrChange w:id="436" w:author="JTT" w:date="2015-02-16T10:54:00Z">
              <w:rPr>
                <w:b/>
                <w:bCs/>
              </w:rPr>
            </w:rPrChange>
          </w:rPr>
          <w:t>71</w:t>
        </w:r>
        <w:r w:rsidRPr="00D32276">
          <w:rPr>
            <w:rFonts w:ascii="Times New Roman" w:hAnsi="Times New Roman" w:cs="Times New Roman"/>
            <w:sz w:val="24"/>
            <w:rPrChange w:id="437" w:author="JTT" w:date="2015-02-16T10:54:00Z">
              <w:rPr/>
            </w:rPrChange>
          </w:rPr>
          <w:t>(11): 1655–1666. doi: 10.1139/cjfas-2013-0508.</w:t>
        </w:r>
      </w:ins>
    </w:p>
    <w:p w14:paraId="47CC3D29" w14:textId="77777777" w:rsidR="00D32276" w:rsidRPr="00D32276" w:rsidRDefault="00D32276" w:rsidP="00D32276">
      <w:pPr>
        <w:pStyle w:val="Bibliography"/>
        <w:rPr>
          <w:ins w:id="438" w:author="JTT" w:date="2015-02-16T10:54:00Z"/>
          <w:rFonts w:ascii="Times New Roman" w:hAnsi="Times New Roman" w:cs="Times New Roman"/>
          <w:sz w:val="24"/>
          <w:rPrChange w:id="439" w:author="JTT" w:date="2015-02-16T10:54:00Z">
            <w:rPr>
              <w:ins w:id="440" w:author="JTT" w:date="2015-02-16T10:54:00Z"/>
            </w:rPr>
          </w:rPrChange>
        </w:rPr>
        <w:pPrChange w:id="441" w:author="JTT" w:date="2015-02-16T10:54:00Z">
          <w:pPr>
            <w:widowControl w:val="0"/>
            <w:autoSpaceDE w:val="0"/>
            <w:autoSpaceDN w:val="0"/>
            <w:adjustRightInd w:val="0"/>
            <w:spacing w:after="0" w:line="240" w:lineRule="auto"/>
          </w:pPr>
        </w:pPrChange>
      </w:pPr>
      <w:ins w:id="442" w:author="JTT" w:date="2015-02-16T10:54:00Z">
        <w:r w:rsidRPr="00D32276">
          <w:rPr>
            <w:rFonts w:ascii="Times New Roman" w:hAnsi="Times New Roman" w:cs="Times New Roman"/>
            <w:sz w:val="24"/>
            <w:rPrChange w:id="443" w:author="JTT" w:date="2015-02-16T10:54:00Z">
              <w:rPr/>
            </w:rPrChange>
          </w:rPr>
          <w:t>Stawitz, C.C., Essington, T.E., Branch, T.A., Haltuch, M.A., Hollowed, A.B., and Spencer, P.D. In review. A state-space approach for measuring growth variation and application to North Pacific groundfish.</w:t>
        </w:r>
      </w:ins>
    </w:p>
    <w:p w14:paraId="015316A7" w14:textId="77777777" w:rsidR="00D32276" w:rsidRPr="00D32276" w:rsidRDefault="00D32276" w:rsidP="00D32276">
      <w:pPr>
        <w:pStyle w:val="Bibliography"/>
        <w:rPr>
          <w:ins w:id="444" w:author="JTT" w:date="2015-02-16T10:54:00Z"/>
          <w:rFonts w:ascii="Times New Roman" w:hAnsi="Times New Roman" w:cs="Times New Roman"/>
          <w:sz w:val="24"/>
          <w:rPrChange w:id="445" w:author="JTT" w:date="2015-02-16T10:54:00Z">
            <w:rPr>
              <w:ins w:id="446" w:author="JTT" w:date="2015-02-16T10:54:00Z"/>
            </w:rPr>
          </w:rPrChange>
        </w:rPr>
        <w:pPrChange w:id="447" w:author="JTT" w:date="2015-02-16T10:54:00Z">
          <w:pPr>
            <w:widowControl w:val="0"/>
            <w:autoSpaceDE w:val="0"/>
            <w:autoSpaceDN w:val="0"/>
            <w:adjustRightInd w:val="0"/>
            <w:spacing w:after="0" w:line="240" w:lineRule="auto"/>
          </w:pPr>
        </w:pPrChange>
      </w:pPr>
      <w:ins w:id="448" w:author="JTT" w:date="2015-02-16T10:54:00Z">
        <w:r w:rsidRPr="00D32276">
          <w:rPr>
            <w:rFonts w:ascii="Times New Roman" w:hAnsi="Times New Roman" w:cs="Times New Roman"/>
            <w:sz w:val="24"/>
            <w:rPrChange w:id="449" w:author="JTT" w:date="2015-02-16T10:54:00Z">
              <w:rPr/>
            </w:rPrChange>
          </w:rPr>
          <w:t xml:space="preserve">Taylor, I.G., and Methot, R.D. 2013. Hiding or dead? A computationally efficient model of selective fisheries mortality. Fish. Res. </w:t>
        </w:r>
        <w:r w:rsidRPr="00D32276">
          <w:rPr>
            <w:rFonts w:ascii="Times New Roman" w:hAnsi="Times New Roman" w:cs="Times New Roman"/>
            <w:b/>
            <w:bCs/>
            <w:sz w:val="24"/>
            <w:rPrChange w:id="450" w:author="JTT" w:date="2015-02-16T10:54:00Z">
              <w:rPr>
                <w:b/>
                <w:bCs/>
              </w:rPr>
            </w:rPrChange>
          </w:rPr>
          <w:t>142</w:t>
        </w:r>
        <w:r w:rsidRPr="00D32276">
          <w:rPr>
            <w:rFonts w:ascii="Times New Roman" w:hAnsi="Times New Roman" w:cs="Times New Roman"/>
            <w:sz w:val="24"/>
            <w:rPrChange w:id="451" w:author="JTT" w:date="2015-02-16T10:54:00Z">
              <w:rPr/>
            </w:rPrChange>
          </w:rPr>
          <w:t>: 75–85. [accessed 20 April 2013].</w:t>
        </w:r>
      </w:ins>
    </w:p>
    <w:p w14:paraId="6B98C674" w14:textId="77777777" w:rsidR="00D32276" w:rsidRPr="00D32276" w:rsidRDefault="00D32276" w:rsidP="00D32276">
      <w:pPr>
        <w:pStyle w:val="Bibliography"/>
        <w:rPr>
          <w:ins w:id="452" w:author="JTT" w:date="2015-02-16T10:54:00Z"/>
          <w:rFonts w:ascii="Times New Roman" w:hAnsi="Times New Roman" w:cs="Times New Roman"/>
          <w:sz w:val="24"/>
          <w:rPrChange w:id="453" w:author="JTT" w:date="2015-02-16T10:54:00Z">
            <w:rPr>
              <w:ins w:id="454" w:author="JTT" w:date="2015-02-16T10:54:00Z"/>
            </w:rPr>
          </w:rPrChange>
        </w:rPr>
        <w:pPrChange w:id="455" w:author="JTT" w:date="2015-02-16T10:54:00Z">
          <w:pPr>
            <w:widowControl w:val="0"/>
            <w:autoSpaceDE w:val="0"/>
            <w:autoSpaceDN w:val="0"/>
            <w:adjustRightInd w:val="0"/>
            <w:spacing w:after="0" w:line="240" w:lineRule="auto"/>
          </w:pPr>
        </w:pPrChange>
      </w:pPr>
      <w:ins w:id="456" w:author="JTT" w:date="2015-02-16T10:54:00Z">
        <w:r w:rsidRPr="00D32276">
          <w:rPr>
            <w:rFonts w:ascii="Times New Roman" w:hAnsi="Times New Roman" w:cs="Times New Roman"/>
            <w:sz w:val="24"/>
            <w:rPrChange w:id="457" w:author="JTT" w:date="2015-02-16T10:54:00Z">
              <w:rPr/>
            </w:rPrChange>
          </w:rPr>
          <w:lastRenderedPageBreak/>
          <w:t>Thorson, J.T. In press. Spatio-temporal variation in fish condition is not consistently explained by density, temperature, or season for Northeast Pacific groundfishes.</w:t>
        </w:r>
      </w:ins>
    </w:p>
    <w:p w14:paraId="5F023C69" w14:textId="77777777" w:rsidR="00D32276" w:rsidRPr="00D32276" w:rsidRDefault="00D32276" w:rsidP="00D32276">
      <w:pPr>
        <w:pStyle w:val="Bibliography"/>
        <w:rPr>
          <w:ins w:id="458" w:author="JTT" w:date="2015-02-16T10:54:00Z"/>
          <w:rFonts w:ascii="Times New Roman" w:hAnsi="Times New Roman" w:cs="Times New Roman"/>
          <w:sz w:val="24"/>
          <w:rPrChange w:id="459" w:author="JTT" w:date="2015-02-16T10:54:00Z">
            <w:rPr>
              <w:ins w:id="460" w:author="JTT" w:date="2015-02-16T10:54:00Z"/>
            </w:rPr>
          </w:rPrChange>
        </w:rPr>
        <w:pPrChange w:id="461" w:author="JTT" w:date="2015-02-16T10:54:00Z">
          <w:pPr>
            <w:widowControl w:val="0"/>
            <w:autoSpaceDE w:val="0"/>
            <w:autoSpaceDN w:val="0"/>
            <w:adjustRightInd w:val="0"/>
            <w:spacing w:after="0" w:line="240" w:lineRule="auto"/>
          </w:pPr>
        </w:pPrChange>
      </w:pPr>
      <w:ins w:id="462" w:author="JTT" w:date="2015-02-16T10:54:00Z">
        <w:r w:rsidRPr="00D32276">
          <w:rPr>
            <w:rFonts w:ascii="Times New Roman" w:hAnsi="Times New Roman" w:cs="Times New Roman"/>
            <w:sz w:val="24"/>
            <w:rPrChange w:id="463" w:author="JTT" w:date="2015-02-16T10:54:00Z">
              <w:rPr/>
            </w:rPrChange>
          </w:rPr>
          <w:t>Thorson, J.T., and Minte-Vera, C. In press. Relative magnitude of cohort, age, and year effects on size at age of exploited marine fishes. Fish. Res.</w:t>
        </w:r>
      </w:ins>
    </w:p>
    <w:p w14:paraId="73D47FA7" w14:textId="77777777" w:rsidR="00D32276" w:rsidRPr="00D32276" w:rsidRDefault="00D32276" w:rsidP="00D32276">
      <w:pPr>
        <w:pStyle w:val="Bibliography"/>
        <w:rPr>
          <w:ins w:id="464" w:author="JTT" w:date="2015-02-16T10:54:00Z"/>
          <w:rFonts w:ascii="Times New Roman" w:hAnsi="Times New Roman" w:cs="Times New Roman"/>
          <w:sz w:val="24"/>
          <w:rPrChange w:id="465" w:author="JTT" w:date="2015-02-16T10:54:00Z">
            <w:rPr>
              <w:ins w:id="466" w:author="JTT" w:date="2015-02-16T10:54:00Z"/>
            </w:rPr>
          </w:rPrChange>
        </w:rPr>
        <w:pPrChange w:id="467" w:author="JTT" w:date="2015-02-16T10:54:00Z">
          <w:pPr>
            <w:widowControl w:val="0"/>
            <w:autoSpaceDE w:val="0"/>
            <w:autoSpaceDN w:val="0"/>
            <w:adjustRightInd w:val="0"/>
            <w:spacing w:after="0" w:line="240" w:lineRule="auto"/>
          </w:pPr>
        </w:pPrChange>
      </w:pPr>
      <w:ins w:id="468" w:author="JTT" w:date="2015-02-16T10:54:00Z">
        <w:r w:rsidRPr="00D32276">
          <w:rPr>
            <w:rFonts w:ascii="Times New Roman" w:hAnsi="Times New Roman" w:cs="Times New Roman"/>
            <w:sz w:val="24"/>
            <w:rPrChange w:id="469" w:author="JTT" w:date="2015-02-16T10:54:00Z">
              <w:rPr/>
            </w:rPrChange>
          </w:rPr>
          <w:t>Thorson, J.T., and Minto, C. In press. Mixed effects: a unifying framework for modelling in aquatic ecology. ICES J. Mar. Sci.</w:t>
        </w:r>
      </w:ins>
    </w:p>
    <w:p w14:paraId="3A321F02" w14:textId="77777777" w:rsidR="00D32276" w:rsidRPr="00D32276" w:rsidRDefault="00D32276" w:rsidP="00D32276">
      <w:pPr>
        <w:pStyle w:val="Bibliography"/>
        <w:rPr>
          <w:ins w:id="470" w:author="JTT" w:date="2015-02-16T10:54:00Z"/>
          <w:rFonts w:ascii="Times New Roman" w:hAnsi="Times New Roman" w:cs="Times New Roman"/>
          <w:sz w:val="24"/>
          <w:rPrChange w:id="471" w:author="JTT" w:date="2015-02-16T10:54:00Z">
            <w:rPr>
              <w:ins w:id="472" w:author="JTT" w:date="2015-02-16T10:54:00Z"/>
            </w:rPr>
          </w:rPrChange>
        </w:rPr>
        <w:pPrChange w:id="473" w:author="JTT" w:date="2015-02-16T10:54:00Z">
          <w:pPr>
            <w:widowControl w:val="0"/>
            <w:autoSpaceDE w:val="0"/>
            <w:autoSpaceDN w:val="0"/>
            <w:adjustRightInd w:val="0"/>
            <w:spacing w:after="0" w:line="240" w:lineRule="auto"/>
          </w:pPr>
        </w:pPrChange>
      </w:pPr>
      <w:ins w:id="474" w:author="JTT" w:date="2015-02-16T10:54:00Z">
        <w:r w:rsidRPr="00D32276">
          <w:rPr>
            <w:rFonts w:ascii="Times New Roman" w:hAnsi="Times New Roman" w:cs="Times New Roman"/>
            <w:sz w:val="24"/>
            <w:rPrChange w:id="475" w:author="JTT" w:date="2015-02-16T10:54:00Z">
              <w:rPr/>
            </w:rPrChange>
          </w:rPr>
          <w:t>Thorson, J.T., Skaug, H., Kristensen, K., Shelton, A.O., Ward, E.J., Harms, J., and Benante, J. In press. The importance of spatial models for estimating the strength of density dependence. Ecology. doi: http://dx.doi.org/10.1890/14-0739.1.</w:t>
        </w:r>
      </w:ins>
    </w:p>
    <w:p w14:paraId="2FDC5496" w14:textId="77777777" w:rsidR="00D32276" w:rsidRPr="00D32276" w:rsidRDefault="00D32276" w:rsidP="00D32276">
      <w:pPr>
        <w:pStyle w:val="Bibliography"/>
        <w:rPr>
          <w:ins w:id="476" w:author="JTT" w:date="2015-02-16T10:54:00Z"/>
          <w:rFonts w:ascii="Times New Roman" w:hAnsi="Times New Roman" w:cs="Times New Roman"/>
          <w:sz w:val="24"/>
          <w:rPrChange w:id="477" w:author="JTT" w:date="2015-02-16T10:54:00Z">
            <w:rPr>
              <w:ins w:id="478" w:author="JTT" w:date="2015-02-16T10:54:00Z"/>
            </w:rPr>
          </w:rPrChange>
        </w:rPr>
        <w:pPrChange w:id="479" w:author="JTT" w:date="2015-02-16T10:54:00Z">
          <w:pPr>
            <w:widowControl w:val="0"/>
            <w:autoSpaceDE w:val="0"/>
            <w:autoSpaceDN w:val="0"/>
            <w:adjustRightInd w:val="0"/>
            <w:spacing w:after="0" w:line="240" w:lineRule="auto"/>
          </w:pPr>
        </w:pPrChange>
      </w:pPr>
      <w:ins w:id="480" w:author="JTT" w:date="2015-02-16T10:54:00Z">
        <w:r w:rsidRPr="00D32276">
          <w:rPr>
            <w:rFonts w:ascii="Times New Roman" w:hAnsi="Times New Roman" w:cs="Times New Roman"/>
            <w:sz w:val="24"/>
            <w:rPrChange w:id="481" w:author="JTT" w:date="2015-02-16T10:54:00Z">
              <w:rPr/>
            </w:rPrChange>
          </w:rPr>
          <w:t xml:space="preserve">Vincenzi, S., Mangel, M., Crivelli, A.J., Munch, S., and Skaug, H.J. 2014. Determining Individual Variation in Growth and Its Implication for Life-History and Population Processes Using the Empirical Bayes Method. PLoS Comput Biol </w:t>
        </w:r>
        <w:r w:rsidRPr="00D32276">
          <w:rPr>
            <w:rFonts w:ascii="Times New Roman" w:hAnsi="Times New Roman" w:cs="Times New Roman"/>
            <w:b/>
            <w:bCs/>
            <w:sz w:val="24"/>
            <w:rPrChange w:id="482" w:author="JTT" w:date="2015-02-16T10:54:00Z">
              <w:rPr>
                <w:b/>
                <w:bCs/>
              </w:rPr>
            </w:rPrChange>
          </w:rPr>
          <w:t>10</w:t>
        </w:r>
        <w:r w:rsidRPr="00D32276">
          <w:rPr>
            <w:rFonts w:ascii="Times New Roman" w:hAnsi="Times New Roman" w:cs="Times New Roman"/>
            <w:sz w:val="24"/>
            <w:rPrChange w:id="483" w:author="JTT" w:date="2015-02-16T10:54:00Z">
              <w:rPr/>
            </w:rPrChange>
          </w:rPr>
          <w:t>(9): e1003828. doi: 10.1371/journal.pcbi.1003828.</w:t>
        </w:r>
      </w:ins>
    </w:p>
    <w:p w14:paraId="51BB07F5" w14:textId="3FEDFBBD" w:rsidR="009334DD" w:rsidRPr="00D32276" w:rsidDel="00D32276" w:rsidRDefault="009334DD" w:rsidP="00D32276">
      <w:pPr>
        <w:pStyle w:val="Bibliography"/>
        <w:rPr>
          <w:del w:id="484" w:author="JTT" w:date="2015-02-16T10:54:00Z"/>
          <w:rFonts w:ascii="Times New Roman" w:hAnsi="Times New Roman" w:cs="Times New Roman"/>
          <w:sz w:val="24"/>
          <w:rPrChange w:id="485" w:author="JTT" w:date="2015-02-16T10:54:00Z">
            <w:rPr>
              <w:del w:id="486" w:author="JTT" w:date="2015-02-16T10:54:00Z"/>
            </w:rPr>
          </w:rPrChange>
        </w:rPr>
      </w:pPr>
      <w:del w:id="487" w:author="JTT" w:date="2015-02-16T10:54:00Z">
        <w:r w:rsidRPr="00D32276" w:rsidDel="00D32276">
          <w:rPr>
            <w:rFonts w:ascii="Times New Roman" w:hAnsi="Times New Roman" w:cs="Times New Roman"/>
            <w:sz w:val="24"/>
            <w:rPrChange w:id="488" w:author="JTT" w:date="2015-02-16T10:54:00Z">
              <w:rPr/>
            </w:rPrChange>
          </w:rPr>
          <w:delText xml:space="preserve">Black, B.A., Schroeder, I.D., Sydeman, W.J., Bograd, S.J., and Lawson, P.W. 2010. Wintertime ocean conditions synchronize rockfish growth and seabird reproduction in the central California Current ecosystem. Can. J. Fish. Aquat. Sci. </w:delText>
        </w:r>
        <w:r w:rsidRPr="00D32276" w:rsidDel="00D32276">
          <w:rPr>
            <w:rFonts w:ascii="Times New Roman" w:hAnsi="Times New Roman" w:cs="Times New Roman"/>
            <w:b/>
            <w:bCs/>
            <w:sz w:val="24"/>
            <w:rPrChange w:id="489" w:author="JTT" w:date="2015-02-16T10:54:00Z">
              <w:rPr>
                <w:b/>
                <w:bCs/>
              </w:rPr>
            </w:rPrChange>
          </w:rPr>
          <w:delText>67</w:delText>
        </w:r>
        <w:r w:rsidRPr="00D32276" w:rsidDel="00D32276">
          <w:rPr>
            <w:rFonts w:ascii="Times New Roman" w:hAnsi="Times New Roman" w:cs="Times New Roman"/>
            <w:sz w:val="24"/>
            <w:rPrChange w:id="490" w:author="JTT" w:date="2015-02-16T10:54:00Z">
              <w:rPr/>
            </w:rPrChange>
          </w:rPr>
          <w:delText>(7): 1149–1158.</w:delText>
        </w:r>
      </w:del>
    </w:p>
    <w:p w14:paraId="0F2D151A" w14:textId="2B2D3F6D" w:rsidR="009334DD" w:rsidRPr="00D32276" w:rsidDel="00D32276" w:rsidRDefault="009334DD" w:rsidP="00D32276">
      <w:pPr>
        <w:pStyle w:val="Bibliography"/>
        <w:rPr>
          <w:del w:id="491" w:author="JTT" w:date="2015-02-16T10:54:00Z"/>
          <w:rFonts w:ascii="Times New Roman" w:hAnsi="Times New Roman" w:cs="Times New Roman"/>
          <w:sz w:val="24"/>
          <w:rPrChange w:id="492" w:author="JTT" w:date="2015-02-16T10:54:00Z">
            <w:rPr>
              <w:del w:id="493" w:author="JTT" w:date="2015-02-16T10:54:00Z"/>
            </w:rPr>
          </w:rPrChange>
        </w:rPr>
      </w:pPr>
      <w:del w:id="494" w:author="JTT" w:date="2015-02-16T10:54:00Z">
        <w:r w:rsidRPr="00D32276" w:rsidDel="00D32276">
          <w:rPr>
            <w:rFonts w:ascii="Times New Roman" w:hAnsi="Times New Roman" w:cs="Times New Roman"/>
            <w:sz w:val="24"/>
            <w:rPrChange w:id="495" w:author="JTT" w:date="2015-02-16T10:54:00Z">
              <w:rPr/>
            </w:rPrChange>
          </w:rPr>
          <w:delText xml:space="preserve">Brooks, M.E., McCoy, M.W., and Bolker, B.M. 2013. A Method for Detecting Positive Growth Autocorrelation without Marking Individuals. PLoS ONE </w:delText>
        </w:r>
        <w:r w:rsidRPr="00D32276" w:rsidDel="00D32276">
          <w:rPr>
            <w:rFonts w:ascii="Times New Roman" w:hAnsi="Times New Roman" w:cs="Times New Roman"/>
            <w:b/>
            <w:bCs/>
            <w:sz w:val="24"/>
            <w:rPrChange w:id="496" w:author="JTT" w:date="2015-02-16T10:54:00Z">
              <w:rPr>
                <w:b/>
                <w:bCs/>
              </w:rPr>
            </w:rPrChange>
          </w:rPr>
          <w:delText>8</w:delText>
        </w:r>
        <w:r w:rsidRPr="00D32276" w:rsidDel="00D32276">
          <w:rPr>
            <w:rFonts w:ascii="Times New Roman" w:hAnsi="Times New Roman" w:cs="Times New Roman"/>
            <w:sz w:val="24"/>
            <w:rPrChange w:id="497" w:author="JTT" w:date="2015-02-16T10:54:00Z">
              <w:rPr/>
            </w:rPrChange>
          </w:rPr>
          <w:delText>(10): e76389. doi: 10.1371/journal.pone.0076389.</w:delText>
        </w:r>
      </w:del>
    </w:p>
    <w:p w14:paraId="4F8F4AC7" w14:textId="16C85C11" w:rsidR="009334DD" w:rsidRPr="00D32276" w:rsidDel="00D32276" w:rsidRDefault="009334DD" w:rsidP="00D32276">
      <w:pPr>
        <w:pStyle w:val="Bibliography"/>
        <w:rPr>
          <w:del w:id="498" w:author="JTT" w:date="2015-02-16T10:54:00Z"/>
          <w:rFonts w:ascii="Times New Roman" w:hAnsi="Times New Roman" w:cs="Times New Roman"/>
          <w:sz w:val="24"/>
          <w:rPrChange w:id="499" w:author="JTT" w:date="2015-02-16T10:54:00Z">
            <w:rPr>
              <w:del w:id="500" w:author="JTT" w:date="2015-02-16T10:54:00Z"/>
            </w:rPr>
          </w:rPrChange>
        </w:rPr>
      </w:pPr>
      <w:del w:id="501" w:author="JTT" w:date="2015-02-16T10:54:00Z">
        <w:r w:rsidRPr="00D32276" w:rsidDel="00D32276">
          <w:rPr>
            <w:rFonts w:ascii="Times New Roman" w:hAnsi="Times New Roman" w:cs="Times New Roman"/>
            <w:sz w:val="24"/>
            <w:rPrChange w:id="502" w:author="JTT" w:date="2015-02-16T10:54:00Z">
              <w:rPr/>
            </w:rPrChange>
          </w:rPr>
          <w:delText xml:space="preserve">Francis, R. 1988. Maximum likelihood estimation of growth and growth variability from tagging data. N. Z. J. Mar. Freshw. Res. </w:delText>
        </w:r>
        <w:r w:rsidRPr="00D32276" w:rsidDel="00D32276">
          <w:rPr>
            <w:rFonts w:ascii="Times New Roman" w:hAnsi="Times New Roman" w:cs="Times New Roman"/>
            <w:b/>
            <w:bCs/>
            <w:sz w:val="24"/>
            <w:rPrChange w:id="503" w:author="JTT" w:date="2015-02-16T10:54:00Z">
              <w:rPr>
                <w:b/>
                <w:bCs/>
              </w:rPr>
            </w:rPrChange>
          </w:rPr>
          <w:delText>22</w:delText>
        </w:r>
        <w:r w:rsidRPr="00D32276" w:rsidDel="00D32276">
          <w:rPr>
            <w:rFonts w:ascii="Times New Roman" w:hAnsi="Times New Roman" w:cs="Times New Roman"/>
            <w:sz w:val="24"/>
            <w:rPrChange w:id="504" w:author="JTT" w:date="2015-02-16T10:54:00Z">
              <w:rPr/>
            </w:rPrChange>
          </w:rPr>
          <w:delText>(1): 43–51. [accessed 19 December 2014].</w:delText>
        </w:r>
      </w:del>
    </w:p>
    <w:p w14:paraId="4734A74F" w14:textId="3A00C46A" w:rsidR="009334DD" w:rsidRPr="00D32276" w:rsidDel="00D32276" w:rsidRDefault="009334DD" w:rsidP="00D32276">
      <w:pPr>
        <w:pStyle w:val="Bibliography"/>
        <w:rPr>
          <w:del w:id="505" w:author="JTT" w:date="2015-02-16T10:54:00Z"/>
          <w:rFonts w:ascii="Times New Roman" w:hAnsi="Times New Roman" w:cs="Times New Roman"/>
          <w:sz w:val="24"/>
          <w:rPrChange w:id="506" w:author="JTT" w:date="2015-02-16T10:54:00Z">
            <w:rPr>
              <w:del w:id="507" w:author="JTT" w:date="2015-02-16T10:54:00Z"/>
            </w:rPr>
          </w:rPrChange>
        </w:rPr>
      </w:pPr>
      <w:del w:id="508" w:author="JTT" w:date="2015-02-16T10:54:00Z">
        <w:r w:rsidRPr="00D32276" w:rsidDel="00D32276">
          <w:rPr>
            <w:rFonts w:ascii="Times New Roman" w:hAnsi="Times New Roman" w:cs="Times New Roman"/>
            <w:sz w:val="24"/>
            <w:rPrChange w:id="509" w:author="JTT" w:date="2015-02-16T10:54:00Z">
              <w:rPr/>
            </w:rPrChange>
          </w:rPr>
          <w:delText xml:space="preserve">Gelman, A. 2005. Analysis of variance—why it is more important than ever. Ann. Stat. </w:delText>
        </w:r>
        <w:r w:rsidRPr="00D32276" w:rsidDel="00D32276">
          <w:rPr>
            <w:rFonts w:ascii="Times New Roman" w:hAnsi="Times New Roman" w:cs="Times New Roman"/>
            <w:b/>
            <w:bCs/>
            <w:sz w:val="24"/>
            <w:rPrChange w:id="510" w:author="JTT" w:date="2015-02-16T10:54:00Z">
              <w:rPr>
                <w:b/>
                <w:bCs/>
              </w:rPr>
            </w:rPrChange>
          </w:rPr>
          <w:delText>33</w:delText>
        </w:r>
        <w:r w:rsidRPr="00D32276" w:rsidDel="00D32276">
          <w:rPr>
            <w:rFonts w:ascii="Times New Roman" w:hAnsi="Times New Roman" w:cs="Times New Roman"/>
            <w:sz w:val="24"/>
            <w:rPrChange w:id="511" w:author="JTT" w:date="2015-02-16T10:54:00Z">
              <w:rPr/>
            </w:rPrChange>
          </w:rPr>
          <w:delText>(1): 1–53.</w:delText>
        </w:r>
      </w:del>
    </w:p>
    <w:p w14:paraId="4A035492" w14:textId="0760AFAA" w:rsidR="009334DD" w:rsidRPr="00D32276" w:rsidDel="00D32276" w:rsidRDefault="009334DD" w:rsidP="00D32276">
      <w:pPr>
        <w:pStyle w:val="Bibliography"/>
        <w:rPr>
          <w:del w:id="512" w:author="JTT" w:date="2015-02-16T10:54:00Z"/>
          <w:rFonts w:ascii="Times New Roman" w:hAnsi="Times New Roman" w:cs="Times New Roman"/>
          <w:sz w:val="24"/>
          <w:rPrChange w:id="513" w:author="JTT" w:date="2015-02-16T10:54:00Z">
            <w:rPr>
              <w:del w:id="514" w:author="JTT" w:date="2015-02-16T10:54:00Z"/>
            </w:rPr>
          </w:rPrChange>
        </w:rPr>
      </w:pPr>
      <w:del w:id="515" w:author="JTT" w:date="2015-02-16T10:54:00Z">
        <w:r w:rsidRPr="00D32276" w:rsidDel="00D32276">
          <w:rPr>
            <w:rFonts w:ascii="Times New Roman" w:hAnsi="Times New Roman" w:cs="Times New Roman"/>
            <w:sz w:val="24"/>
            <w:rPrChange w:id="516" w:author="JTT" w:date="2015-02-16T10:54:00Z">
              <w:rPr/>
            </w:rPrChange>
          </w:rPr>
          <w:delText xml:space="preserve">Gertseva, V.V., Cope, J.M., and Matson, S.E. 2010. Growth variability in the splitnose rockfish Sebastes diploproa of the northeast Pacific Ocean: pattern revisited. Mar. Ecol. Prog. Ser. </w:delText>
        </w:r>
        <w:r w:rsidRPr="00D32276" w:rsidDel="00D32276">
          <w:rPr>
            <w:rFonts w:ascii="Times New Roman" w:hAnsi="Times New Roman" w:cs="Times New Roman"/>
            <w:b/>
            <w:bCs/>
            <w:sz w:val="24"/>
            <w:rPrChange w:id="517" w:author="JTT" w:date="2015-02-16T10:54:00Z">
              <w:rPr>
                <w:b/>
                <w:bCs/>
              </w:rPr>
            </w:rPrChange>
          </w:rPr>
          <w:delText>413</w:delText>
        </w:r>
        <w:r w:rsidRPr="00D32276" w:rsidDel="00D32276">
          <w:rPr>
            <w:rFonts w:ascii="Times New Roman" w:hAnsi="Times New Roman" w:cs="Times New Roman"/>
            <w:sz w:val="24"/>
            <w:rPrChange w:id="518" w:author="JTT" w:date="2015-02-16T10:54:00Z">
              <w:rPr/>
            </w:rPrChange>
          </w:rPr>
          <w:delText>: 125–136. [accessed 3 May 2013].</w:delText>
        </w:r>
      </w:del>
    </w:p>
    <w:p w14:paraId="7CD03AD4" w14:textId="233FC807" w:rsidR="009334DD" w:rsidRPr="00D32276" w:rsidDel="00D32276" w:rsidRDefault="009334DD" w:rsidP="00D32276">
      <w:pPr>
        <w:pStyle w:val="Bibliography"/>
        <w:rPr>
          <w:del w:id="519" w:author="JTT" w:date="2015-02-16T10:54:00Z"/>
          <w:rFonts w:ascii="Times New Roman" w:hAnsi="Times New Roman" w:cs="Times New Roman"/>
          <w:sz w:val="24"/>
          <w:rPrChange w:id="520" w:author="JTT" w:date="2015-02-16T10:54:00Z">
            <w:rPr>
              <w:del w:id="521" w:author="JTT" w:date="2015-02-16T10:54:00Z"/>
            </w:rPr>
          </w:rPrChange>
        </w:rPr>
      </w:pPr>
      <w:del w:id="522" w:author="JTT" w:date="2015-02-16T10:54:00Z">
        <w:r w:rsidRPr="00D32276" w:rsidDel="00D32276">
          <w:rPr>
            <w:rFonts w:ascii="Times New Roman" w:hAnsi="Times New Roman" w:cs="Times New Roman"/>
            <w:sz w:val="24"/>
            <w:rPrChange w:id="523" w:author="JTT" w:date="2015-02-16T10:54:00Z">
              <w:rPr/>
            </w:rPrChange>
          </w:rPr>
          <w:delText>Kristensen, K. 2014. TMB: General random effect model builder tool inspired by ADMB. Available from https://github.com/kaskr/adcomp.</w:delText>
        </w:r>
      </w:del>
    </w:p>
    <w:p w14:paraId="5B6DD664" w14:textId="048FE210" w:rsidR="009334DD" w:rsidRPr="00D32276" w:rsidDel="00D32276" w:rsidRDefault="009334DD" w:rsidP="00D32276">
      <w:pPr>
        <w:pStyle w:val="Bibliography"/>
        <w:rPr>
          <w:del w:id="524" w:author="JTT" w:date="2015-02-16T10:54:00Z"/>
          <w:rFonts w:ascii="Times New Roman" w:hAnsi="Times New Roman" w:cs="Times New Roman"/>
          <w:sz w:val="24"/>
          <w:rPrChange w:id="525" w:author="JTT" w:date="2015-02-16T10:54:00Z">
            <w:rPr>
              <w:del w:id="526" w:author="JTT" w:date="2015-02-16T10:54:00Z"/>
            </w:rPr>
          </w:rPrChange>
        </w:rPr>
      </w:pPr>
      <w:del w:id="527" w:author="JTT" w:date="2015-02-16T10:54:00Z">
        <w:r w:rsidRPr="00D32276" w:rsidDel="00D32276">
          <w:rPr>
            <w:rFonts w:ascii="Times New Roman" w:hAnsi="Times New Roman" w:cs="Times New Roman"/>
            <w:sz w:val="24"/>
            <w:rPrChange w:id="528" w:author="JTT" w:date="2015-02-16T10:54:00Z">
              <w:rPr/>
            </w:rPrChange>
          </w:rPr>
          <w:delText xml:space="preserve">Larsen, D.P., Kincaid, T.M., Jacobs, S.E., and Urquhart, N.S. 2001. Designs for Evaluating Local and Regional Scale Trends. BioScience </w:delText>
        </w:r>
        <w:r w:rsidRPr="00D32276" w:rsidDel="00D32276">
          <w:rPr>
            <w:rFonts w:ascii="Times New Roman" w:hAnsi="Times New Roman" w:cs="Times New Roman"/>
            <w:b/>
            <w:bCs/>
            <w:sz w:val="24"/>
            <w:rPrChange w:id="529" w:author="JTT" w:date="2015-02-16T10:54:00Z">
              <w:rPr>
                <w:b/>
                <w:bCs/>
              </w:rPr>
            </w:rPrChange>
          </w:rPr>
          <w:delText>51</w:delText>
        </w:r>
        <w:r w:rsidRPr="00D32276" w:rsidDel="00D32276">
          <w:rPr>
            <w:rFonts w:ascii="Times New Roman" w:hAnsi="Times New Roman" w:cs="Times New Roman"/>
            <w:sz w:val="24"/>
            <w:rPrChange w:id="530" w:author="JTT" w:date="2015-02-16T10:54:00Z">
              <w:rPr/>
            </w:rPrChange>
          </w:rPr>
          <w:delText>(12): 1069–1078. doi: 10.1641/0006-3568(2001)051[1069:DFELAR]2.0.CO;2.</w:delText>
        </w:r>
      </w:del>
    </w:p>
    <w:p w14:paraId="1FC6B271" w14:textId="122482FF" w:rsidR="009334DD" w:rsidRPr="00D32276" w:rsidDel="00D32276" w:rsidRDefault="009334DD" w:rsidP="00D32276">
      <w:pPr>
        <w:pStyle w:val="Bibliography"/>
        <w:rPr>
          <w:del w:id="531" w:author="JTT" w:date="2015-02-16T10:54:00Z"/>
          <w:rFonts w:ascii="Times New Roman" w:hAnsi="Times New Roman" w:cs="Times New Roman"/>
          <w:sz w:val="24"/>
          <w:rPrChange w:id="532" w:author="JTT" w:date="2015-02-16T10:54:00Z">
            <w:rPr>
              <w:del w:id="533" w:author="JTT" w:date="2015-02-16T10:54:00Z"/>
            </w:rPr>
          </w:rPrChange>
        </w:rPr>
      </w:pPr>
      <w:del w:id="534" w:author="JTT" w:date="2015-02-16T10:54:00Z">
        <w:r w:rsidRPr="00D32276" w:rsidDel="00D32276">
          <w:rPr>
            <w:rFonts w:ascii="Times New Roman" w:hAnsi="Times New Roman" w:cs="Times New Roman"/>
            <w:sz w:val="24"/>
            <w:rPrChange w:id="535" w:author="JTT" w:date="2015-02-16T10:54:00Z">
              <w:rPr/>
            </w:rPrChange>
          </w:rPr>
          <w:delText xml:space="preserve">Punt, A.E. 2008. Refocusing stock assessment in support of policy evaluation. </w:delText>
        </w:r>
        <w:r w:rsidRPr="00D32276" w:rsidDel="00D32276">
          <w:rPr>
            <w:rFonts w:ascii="Times New Roman" w:hAnsi="Times New Roman" w:cs="Times New Roman"/>
            <w:i/>
            <w:iCs/>
            <w:sz w:val="24"/>
            <w:rPrChange w:id="536" w:author="JTT" w:date="2015-02-16T10:54:00Z">
              <w:rPr>
                <w:i/>
                <w:iCs/>
              </w:rPr>
            </w:rPrChange>
          </w:rPr>
          <w:delText>In</w:delText>
        </w:r>
        <w:r w:rsidRPr="00D32276" w:rsidDel="00D32276">
          <w:rPr>
            <w:rFonts w:ascii="Times New Roman" w:hAnsi="Times New Roman" w:cs="Times New Roman"/>
            <w:sz w:val="24"/>
            <w:rPrChange w:id="537" w:author="JTT" w:date="2015-02-16T10:54:00Z">
              <w:rPr/>
            </w:rPrChange>
          </w:rPr>
          <w:delText xml:space="preserve"> Fisheries for Global Welfare and Environment. </w:delText>
        </w:r>
        <w:r w:rsidRPr="00D32276" w:rsidDel="00D32276">
          <w:rPr>
            <w:rFonts w:ascii="Times New Roman" w:hAnsi="Times New Roman" w:cs="Times New Roman"/>
            <w:i/>
            <w:iCs/>
            <w:sz w:val="24"/>
            <w:rPrChange w:id="538" w:author="JTT" w:date="2015-02-16T10:54:00Z">
              <w:rPr>
                <w:i/>
                <w:iCs/>
              </w:rPr>
            </w:rPrChange>
          </w:rPr>
          <w:delText>Edited by</w:delText>
        </w:r>
        <w:r w:rsidRPr="00D32276" w:rsidDel="00D32276">
          <w:rPr>
            <w:rFonts w:ascii="Times New Roman" w:hAnsi="Times New Roman" w:cs="Times New Roman"/>
            <w:sz w:val="24"/>
            <w:rPrChange w:id="539" w:author="JTT" w:date="2015-02-16T10:54:00Z">
              <w:rPr/>
            </w:rPrChange>
          </w:rPr>
          <w:delText xml:space="preserve"> K. Tsukamoto, T. Kawamura, T. Takeuchi, T.D. Beard, and M.J. Kaiser. TerraPub, Tokyo. pp. 139–152.</w:delText>
        </w:r>
      </w:del>
    </w:p>
    <w:p w14:paraId="24B8530C" w14:textId="3A4C9117" w:rsidR="009334DD" w:rsidRPr="00D32276" w:rsidDel="00D32276" w:rsidRDefault="009334DD" w:rsidP="00D32276">
      <w:pPr>
        <w:pStyle w:val="Bibliography"/>
        <w:rPr>
          <w:del w:id="540" w:author="JTT" w:date="2015-02-16T10:54:00Z"/>
          <w:rFonts w:ascii="Times New Roman" w:hAnsi="Times New Roman" w:cs="Times New Roman"/>
          <w:sz w:val="24"/>
          <w:rPrChange w:id="541" w:author="JTT" w:date="2015-02-16T10:54:00Z">
            <w:rPr>
              <w:del w:id="542" w:author="JTT" w:date="2015-02-16T10:54:00Z"/>
            </w:rPr>
          </w:rPrChange>
        </w:rPr>
      </w:pPr>
      <w:del w:id="543" w:author="JTT" w:date="2015-02-16T10:54:00Z">
        <w:r w:rsidRPr="00D32276" w:rsidDel="00D32276">
          <w:rPr>
            <w:rFonts w:ascii="Times New Roman" w:hAnsi="Times New Roman" w:cs="Times New Roman"/>
            <w:sz w:val="24"/>
            <w:rPrChange w:id="544" w:author="JTT" w:date="2015-02-16T10:54:00Z">
              <w:rPr/>
            </w:rPrChange>
          </w:rPr>
          <w:delText>Punt, A.E., Haddon, M., and McGarvey, R. In review. Estimating Growth within size-structured fishery stock assessments: What is the state of the art and what does the future look like?</w:delText>
        </w:r>
      </w:del>
    </w:p>
    <w:p w14:paraId="4E56BD77" w14:textId="558FDA90" w:rsidR="009334DD" w:rsidRPr="00D32276" w:rsidDel="00D32276" w:rsidRDefault="009334DD" w:rsidP="00D32276">
      <w:pPr>
        <w:pStyle w:val="Bibliography"/>
        <w:rPr>
          <w:del w:id="545" w:author="JTT" w:date="2015-02-16T10:54:00Z"/>
          <w:rFonts w:ascii="Times New Roman" w:hAnsi="Times New Roman" w:cs="Times New Roman"/>
          <w:sz w:val="24"/>
          <w:rPrChange w:id="546" w:author="JTT" w:date="2015-02-16T10:54:00Z">
            <w:rPr>
              <w:del w:id="547" w:author="JTT" w:date="2015-02-16T10:54:00Z"/>
            </w:rPr>
          </w:rPrChange>
        </w:rPr>
      </w:pPr>
      <w:del w:id="548" w:author="JTT" w:date="2015-02-16T10:54:00Z">
        <w:r w:rsidRPr="00D32276" w:rsidDel="00D32276">
          <w:rPr>
            <w:rFonts w:ascii="Times New Roman" w:hAnsi="Times New Roman" w:cs="Times New Roman"/>
            <w:sz w:val="24"/>
            <w:rPrChange w:id="549" w:author="JTT" w:date="2015-02-16T10:54:00Z">
              <w:rPr/>
            </w:rPrChange>
          </w:rPr>
          <w:delText>R Core Development Team. 2013. R: A Language and Environment for Statistical Computing. R Foundation for Statistical Computing, Vienna, Austria. Available from http://www.R-project.org/.</w:delText>
        </w:r>
      </w:del>
    </w:p>
    <w:p w14:paraId="70AF4A5B" w14:textId="7E5B8886" w:rsidR="009334DD" w:rsidRPr="00D32276" w:rsidDel="00D32276" w:rsidRDefault="009334DD" w:rsidP="00D32276">
      <w:pPr>
        <w:pStyle w:val="Bibliography"/>
        <w:rPr>
          <w:del w:id="550" w:author="JTT" w:date="2015-02-16T10:54:00Z"/>
          <w:rFonts w:ascii="Times New Roman" w:hAnsi="Times New Roman" w:cs="Times New Roman"/>
          <w:sz w:val="24"/>
          <w:rPrChange w:id="551" w:author="JTT" w:date="2015-02-16T10:54:00Z">
            <w:rPr>
              <w:del w:id="552" w:author="JTT" w:date="2015-02-16T10:54:00Z"/>
            </w:rPr>
          </w:rPrChange>
        </w:rPr>
      </w:pPr>
      <w:del w:id="553" w:author="JTT" w:date="2015-02-16T10:54:00Z">
        <w:r w:rsidRPr="00D32276" w:rsidDel="00D32276">
          <w:rPr>
            <w:rFonts w:ascii="Times New Roman" w:hAnsi="Times New Roman" w:cs="Times New Roman"/>
            <w:sz w:val="24"/>
            <w:rPrChange w:id="554" w:author="JTT" w:date="2015-02-16T10:54:00Z">
              <w:rPr/>
            </w:rPrChange>
          </w:rPr>
          <w:delText xml:space="preserve">Sainsbury, K.J. 1980. Effect of individual variability on the von Bertalanffy growth equation. Can. J. Fish. Aquat. Sci. </w:delText>
        </w:r>
        <w:r w:rsidRPr="00D32276" w:rsidDel="00D32276">
          <w:rPr>
            <w:rFonts w:ascii="Times New Roman" w:hAnsi="Times New Roman" w:cs="Times New Roman"/>
            <w:b/>
            <w:bCs/>
            <w:sz w:val="24"/>
            <w:rPrChange w:id="555" w:author="JTT" w:date="2015-02-16T10:54:00Z">
              <w:rPr>
                <w:b/>
                <w:bCs/>
              </w:rPr>
            </w:rPrChange>
          </w:rPr>
          <w:delText>37</w:delText>
        </w:r>
        <w:r w:rsidRPr="00D32276" w:rsidDel="00D32276">
          <w:rPr>
            <w:rFonts w:ascii="Times New Roman" w:hAnsi="Times New Roman" w:cs="Times New Roman"/>
            <w:sz w:val="24"/>
            <w:rPrChange w:id="556" w:author="JTT" w:date="2015-02-16T10:54:00Z">
              <w:rPr/>
            </w:rPrChange>
          </w:rPr>
          <w:delText>(2): 241–247. [accessed 19 December 2014].</w:delText>
        </w:r>
      </w:del>
    </w:p>
    <w:p w14:paraId="0FC473E1" w14:textId="2005512B" w:rsidR="009334DD" w:rsidRPr="00D32276" w:rsidDel="00D32276" w:rsidRDefault="009334DD" w:rsidP="00D32276">
      <w:pPr>
        <w:pStyle w:val="Bibliography"/>
        <w:rPr>
          <w:del w:id="557" w:author="JTT" w:date="2015-02-16T10:54:00Z"/>
          <w:rFonts w:ascii="Times New Roman" w:hAnsi="Times New Roman" w:cs="Times New Roman"/>
          <w:sz w:val="24"/>
          <w:rPrChange w:id="558" w:author="JTT" w:date="2015-02-16T10:54:00Z">
            <w:rPr>
              <w:del w:id="559" w:author="JTT" w:date="2015-02-16T10:54:00Z"/>
            </w:rPr>
          </w:rPrChange>
        </w:rPr>
      </w:pPr>
      <w:del w:id="560" w:author="JTT" w:date="2015-02-16T10:54:00Z">
        <w:r w:rsidRPr="00D32276" w:rsidDel="00D32276">
          <w:rPr>
            <w:rFonts w:ascii="Times New Roman" w:hAnsi="Times New Roman" w:cs="Times New Roman"/>
            <w:sz w:val="24"/>
            <w:rPrChange w:id="561" w:author="JTT" w:date="2015-02-16T10:54:00Z">
              <w:rPr/>
            </w:rPrChange>
          </w:rPr>
          <w:delText xml:space="preserve">Sainsbury, K.J., Punt, A.E., and Smith, A.D.. 2000. Design of operational management strategies for achieving fishery ecosystem objectives. ICES J. Mar. Sci. J. Cons. </w:delText>
        </w:r>
        <w:r w:rsidRPr="00D32276" w:rsidDel="00D32276">
          <w:rPr>
            <w:rFonts w:ascii="Times New Roman" w:hAnsi="Times New Roman" w:cs="Times New Roman"/>
            <w:b/>
            <w:bCs/>
            <w:sz w:val="24"/>
            <w:rPrChange w:id="562" w:author="JTT" w:date="2015-02-16T10:54:00Z">
              <w:rPr>
                <w:b/>
                <w:bCs/>
              </w:rPr>
            </w:rPrChange>
          </w:rPr>
          <w:delText>57</w:delText>
        </w:r>
        <w:r w:rsidRPr="00D32276" w:rsidDel="00D32276">
          <w:rPr>
            <w:rFonts w:ascii="Times New Roman" w:hAnsi="Times New Roman" w:cs="Times New Roman"/>
            <w:sz w:val="24"/>
            <w:rPrChange w:id="563" w:author="JTT" w:date="2015-02-16T10:54:00Z">
              <w:rPr/>
            </w:rPrChange>
          </w:rPr>
          <w:delText>(3): 731–741.</w:delText>
        </w:r>
      </w:del>
    </w:p>
    <w:p w14:paraId="7E9E4B16" w14:textId="11719618" w:rsidR="009334DD" w:rsidRPr="00D32276" w:rsidDel="00D32276" w:rsidRDefault="009334DD" w:rsidP="00D32276">
      <w:pPr>
        <w:pStyle w:val="Bibliography"/>
        <w:rPr>
          <w:del w:id="564" w:author="JTT" w:date="2015-02-16T10:54:00Z"/>
          <w:rFonts w:ascii="Times New Roman" w:hAnsi="Times New Roman" w:cs="Times New Roman"/>
          <w:sz w:val="24"/>
          <w:rPrChange w:id="565" w:author="JTT" w:date="2015-02-16T10:54:00Z">
            <w:rPr>
              <w:del w:id="566" w:author="JTT" w:date="2015-02-16T10:54:00Z"/>
            </w:rPr>
          </w:rPrChange>
        </w:rPr>
      </w:pPr>
      <w:del w:id="567" w:author="JTT" w:date="2015-02-16T10:54:00Z">
        <w:r w:rsidRPr="00D32276" w:rsidDel="00D32276">
          <w:rPr>
            <w:rFonts w:ascii="Times New Roman" w:hAnsi="Times New Roman" w:cs="Times New Roman"/>
            <w:sz w:val="24"/>
            <w:rPrChange w:id="568" w:author="JTT" w:date="2015-02-16T10:54:00Z">
              <w:rPr/>
            </w:rPrChange>
          </w:rPr>
          <w:delText xml:space="preserve">Shelton, A.O., Satterthwaite, W.H., Beakes, M.P., Munch, S.B., Sogard, S.M., and Mangel, M. 2013. Separating intrinsic and environmental contributions to growth and their population consequences. Am. Nat. </w:delText>
        </w:r>
        <w:r w:rsidRPr="00D32276" w:rsidDel="00D32276">
          <w:rPr>
            <w:rFonts w:ascii="Times New Roman" w:hAnsi="Times New Roman" w:cs="Times New Roman"/>
            <w:b/>
            <w:bCs/>
            <w:sz w:val="24"/>
            <w:rPrChange w:id="569" w:author="JTT" w:date="2015-02-16T10:54:00Z">
              <w:rPr>
                <w:b/>
                <w:bCs/>
              </w:rPr>
            </w:rPrChange>
          </w:rPr>
          <w:delText>181</w:delText>
        </w:r>
        <w:r w:rsidRPr="00D32276" w:rsidDel="00D32276">
          <w:rPr>
            <w:rFonts w:ascii="Times New Roman" w:hAnsi="Times New Roman" w:cs="Times New Roman"/>
            <w:sz w:val="24"/>
            <w:rPrChange w:id="570" w:author="JTT" w:date="2015-02-16T10:54:00Z">
              <w:rPr/>
            </w:rPrChange>
          </w:rPr>
          <w:delText>(6): 799–814. [accessed 8 October 2013].</w:delText>
        </w:r>
      </w:del>
    </w:p>
    <w:p w14:paraId="19B38EB8" w14:textId="11B80916" w:rsidR="009334DD" w:rsidRPr="00D32276" w:rsidDel="00D32276" w:rsidRDefault="009334DD" w:rsidP="00D32276">
      <w:pPr>
        <w:pStyle w:val="Bibliography"/>
        <w:rPr>
          <w:del w:id="571" w:author="JTT" w:date="2015-02-16T10:54:00Z"/>
          <w:rFonts w:ascii="Times New Roman" w:hAnsi="Times New Roman" w:cs="Times New Roman"/>
          <w:sz w:val="24"/>
          <w:rPrChange w:id="572" w:author="JTT" w:date="2015-02-16T10:54:00Z">
            <w:rPr>
              <w:del w:id="573" w:author="JTT" w:date="2015-02-16T10:54:00Z"/>
            </w:rPr>
          </w:rPrChange>
        </w:rPr>
      </w:pPr>
      <w:del w:id="574" w:author="JTT" w:date="2015-02-16T10:54:00Z">
        <w:r w:rsidRPr="00D32276" w:rsidDel="00D32276">
          <w:rPr>
            <w:rFonts w:ascii="Times New Roman" w:hAnsi="Times New Roman" w:cs="Times New Roman"/>
            <w:sz w:val="24"/>
            <w:rPrChange w:id="575" w:author="JTT" w:date="2015-02-16T10:54:00Z">
              <w:rPr/>
            </w:rPrChange>
          </w:rPr>
          <w:lastRenderedPageBreak/>
          <w:delText xml:space="preserve">Shelton, A.O., Thorson, J.T., Ward, E.J., and Feist, B.E. 2014. Spatial semiparametric models improve estimates of species abundance and distribution. Can. J. Fish. Aquat. Sci. </w:delText>
        </w:r>
        <w:r w:rsidRPr="00D32276" w:rsidDel="00D32276">
          <w:rPr>
            <w:rFonts w:ascii="Times New Roman" w:hAnsi="Times New Roman" w:cs="Times New Roman"/>
            <w:b/>
            <w:bCs/>
            <w:sz w:val="24"/>
            <w:rPrChange w:id="576" w:author="JTT" w:date="2015-02-16T10:54:00Z">
              <w:rPr>
                <w:b/>
                <w:bCs/>
              </w:rPr>
            </w:rPrChange>
          </w:rPr>
          <w:delText>71</w:delText>
        </w:r>
        <w:r w:rsidRPr="00D32276" w:rsidDel="00D32276">
          <w:rPr>
            <w:rFonts w:ascii="Times New Roman" w:hAnsi="Times New Roman" w:cs="Times New Roman"/>
            <w:sz w:val="24"/>
            <w:rPrChange w:id="577" w:author="JTT" w:date="2015-02-16T10:54:00Z">
              <w:rPr/>
            </w:rPrChange>
          </w:rPr>
          <w:delText>(11): 1655–1666. doi: 10.1139/cjfas-2013-050</w:delText>
        </w:r>
        <w:bookmarkStart w:id="578" w:name="_GoBack"/>
        <w:bookmarkEnd w:id="578"/>
        <w:r w:rsidRPr="00D32276" w:rsidDel="00D32276">
          <w:rPr>
            <w:rFonts w:ascii="Times New Roman" w:hAnsi="Times New Roman" w:cs="Times New Roman"/>
            <w:sz w:val="24"/>
            <w:rPrChange w:id="579" w:author="JTT" w:date="2015-02-16T10:54:00Z">
              <w:rPr/>
            </w:rPrChange>
          </w:rPr>
          <w:delText>8.</w:delText>
        </w:r>
      </w:del>
    </w:p>
    <w:p w14:paraId="1876E8E9" w14:textId="5108E8F4" w:rsidR="009334DD" w:rsidRPr="00D32276" w:rsidDel="00D32276" w:rsidRDefault="009334DD" w:rsidP="00D32276">
      <w:pPr>
        <w:pStyle w:val="Bibliography"/>
        <w:rPr>
          <w:del w:id="580" w:author="JTT" w:date="2015-02-16T10:54:00Z"/>
          <w:rFonts w:ascii="Times New Roman" w:hAnsi="Times New Roman" w:cs="Times New Roman"/>
          <w:sz w:val="24"/>
          <w:rPrChange w:id="581" w:author="JTT" w:date="2015-02-16T10:54:00Z">
            <w:rPr>
              <w:del w:id="582" w:author="JTT" w:date="2015-02-16T10:54:00Z"/>
            </w:rPr>
          </w:rPrChange>
        </w:rPr>
      </w:pPr>
      <w:del w:id="583" w:author="JTT" w:date="2015-02-16T10:54:00Z">
        <w:r w:rsidRPr="00D32276" w:rsidDel="00D32276">
          <w:rPr>
            <w:rFonts w:ascii="Times New Roman" w:hAnsi="Times New Roman" w:cs="Times New Roman"/>
            <w:sz w:val="24"/>
            <w:rPrChange w:id="584" w:author="JTT" w:date="2015-02-16T10:54:00Z">
              <w:rPr/>
            </w:rPrChange>
          </w:rPr>
          <w:delText>Stawitz, C.C., Essington, T.E., Branch, T.A., Haltuch, M.A., Hollowed, A.B., and Spencer, P.D. In review. A state-space approach for measuring growth variation and application to North Pacific groundfish.</w:delText>
        </w:r>
      </w:del>
    </w:p>
    <w:p w14:paraId="24D1F1BC" w14:textId="60B99A82" w:rsidR="009334DD" w:rsidRPr="00D32276" w:rsidDel="00D32276" w:rsidRDefault="009334DD" w:rsidP="00D32276">
      <w:pPr>
        <w:pStyle w:val="Bibliography"/>
        <w:rPr>
          <w:del w:id="585" w:author="JTT" w:date="2015-02-16T10:54:00Z"/>
          <w:rFonts w:ascii="Times New Roman" w:hAnsi="Times New Roman" w:cs="Times New Roman"/>
          <w:sz w:val="24"/>
          <w:rPrChange w:id="586" w:author="JTT" w:date="2015-02-16T10:54:00Z">
            <w:rPr>
              <w:del w:id="587" w:author="JTT" w:date="2015-02-16T10:54:00Z"/>
            </w:rPr>
          </w:rPrChange>
        </w:rPr>
      </w:pPr>
      <w:del w:id="588" w:author="JTT" w:date="2015-02-16T10:54:00Z">
        <w:r w:rsidRPr="00D32276" w:rsidDel="00D32276">
          <w:rPr>
            <w:rFonts w:ascii="Times New Roman" w:hAnsi="Times New Roman" w:cs="Times New Roman"/>
            <w:sz w:val="24"/>
            <w:rPrChange w:id="589" w:author="JTT" w:date="2015-02-16T10:54:00Z">
              <w:rPr/>
            </w:rPrChange>
          </w:rPr>
          <w:delText xml:space="preserve">Taylor, I.G., and Methot, R.D. 2013. Hiding or dead? A computationally efficient model of selective fisheries mortality. Fish. Res. </w:delText>
        </w:r>
        <w:r w:rsidRPr="00D32276" w:rsidDel="00D32276">
          <w:rPr>
            <w:rFonts w:ascii="Times New Roman" w:hAnsi="Times New Roman" w:cs="Times New Roman"/>
            <w:b/>
            <w:bCs/>
            <w:sz w:val="24"/>
            <w:rPrChange w:id="590" w:author="JTT" w:date="2015-02-16T10:54:00Z">
              <w:rPr>
                <w:b/>
                <w:bCs/>
              </w:rPr>
            </w:rPrChange>
          </w:rPr>
          <w:delText>142</w:delText>
        </w:r>
        <w:r w:rsidRPr="00D32276" w:rsidDel="00D32276">
          <w:rPr>
            <w:rFonts w:ascii="Times New Roman" w:hAnsi="Times New Roman" w:cs="Times New Roman"/>
            <w:sz w:val="24"/>
            <w:rPrChange w:id="591" w:author="JTT" w:date="2015-02-16T10:54:00Z">
              <w:rPr/>
            </w:rPrChange>
          </w:rPr>
          <w:delText>: 75–85. [accessed 20 April 2013].</w:delText>
        </w:r>
      </w:del>
    </w:p>
    <w:p w14:paraId="253390E4" w14:textId="4B695500" w:rsidR="009334DD" w:rsidRPr="00D32276" w:rsidDel="00D32276" w:rsidRDefault="009334DD" w:rsidP="00D32276">
      <w:pPr>
        <w:pStyle w:val="Bibliography"/>
        <w:rPr>
          <w:del w:id="592" w:author="JTT" w:date="2015-02-16T10:54:00Z"/>
          <w:rFonts w:ascii="Times New Roman" w:hAnsi="Times New Roman" w:cs="Times New Roman"/>
          <w:sz w:val="24"/>
          <w:rPrChange w:id="593" w:author="JTT" w:date="2015-02-16T10:54:00Z">
            <w:rPr>
              <w:del w:id="594" w:author="JTT" w:date="2015-02-16T10:54:00Z"/>
            </w:rPr>
          </w:rPrChange>
        </w:rPr>
      </w:pPr>
      <w:del w:id="595" w:author="JTT" w:date="2015-02-16T10:54:00Z">
        <w:r w:rsidRPr="00D32276" w:rsidDel="00D32276">
          <w:rPr>
            <w:rFonts w:ascii="Times New Roman" w:hAnsi="Times New Roman" w:cs="Times New Roman"/>
            <w:sz w:val="24"/>
            <w:rPrChange w:id="596" w:author="JTT" w:date="2015-02-16T10:54:00Z">
              <w:rPr/>
            </w:rPrChange>
          </w:rPr>
          <w:delText>Thorson, J.T. In press. Spatio-temporal variation in fish condition is not consistently explained by density, temperature, or season for Northeast Pacific groundfishes.</w:delText>
        </w:r>
      </w:del>
    </w:p>
    <w:p w14:paraId="464A3B44" w14:textId="3ECCD5E3" w:rsidR="009334DD" w:rsidRPr="00D32276" w:rsidDel="00D32276" w:rsidRDefault="009334DD" w:rsidP="00D32276">
      <w:pPr>
        <w:pStyle w:val="Bibliography"/>
        <w:rPr>
          <w:del w:id="597" w:author="JTT" w:date="2015-02-16T10:54:00Z"/>
          <w:rFonts w:ascii="Times New Roman" w:hAnsi="Times New Roman" w:cs="Times New Roman"/>
          <w:sz w:val="24"/>
          <w:rPrChange w:id="598" w:author="JTT" w:date="2015-02-16T10:54:00Z">
            <w:rPr>
              <w:del w:id="599" w:author="JTT" w:date="2015-02-16T10:54:00Z"/>
            </w:rPr>
          </w:rPrChange>
        </w:rPr>
      </w:pPr>
      <w:del w:id="600" w:author="JTT" w:date="2015-02-16T10:54:00Z">
        <w:r w:rsidRPr="00D32276" w:rsidDel="00D32276">
          <w:rPr>
            <w:rFonts w:ascii="Times New Roman" w:hAnsi="Times New Roman" w:cs="Times New Roman"/>
            <w:sz w:val="24"/>
            <w:rPrChange w:id="601" w:author="JTT" w:date="2015-02-16T10:54:00Z">
              <w:rPr/>
            </w:rPrChange>
          </w:rPr>
          <w:delText>Thorson, J.T., and Minte-Vera, C. In press. Relative magnitude of cohort, age, and year effects on size at age of exploited marine fishes. Fish. Res.</w:delText>
        </w:r>
      </w:del>
    </w:p>
    <w:p w14:paraId="28D081A3" w14:textId="53362CA5" w:rsidR="009334DD" w:rsidRPr="00D32276" w:rsidDel="00D32276" w:rsidRDefault="009334DD" w:rsidP="00D32276">
      <w:pPr>
        <w:pStyle w:val="Bibliography"/>
        <w:rPr>
          <w:del w:id="602" w:author="JTT" w:date="2015-02-16T10:54:00Z"/>
          <w:rFonts w:ascii="Times New Roman" w:hAnsi="Times New Roman" w:cs="Times New Roman"/>
          <w:sz w:val="24"/>
          <w:rPrChange w:id="603" w:author="JTT" w:date="2015-02-16T10:54:00Z">
            <w:rPr>
              <w:del w:id="604" w:author="JTT" w:date="2015-02-16T10:54:00Z"/>
            </w:rPr>
          </w:rPrChange>
        </w:rPr>
      </w:pPr>
      <w:del w:id="605" w:author="JTT" w:date="2015-02-16T10:54:00Z">
        <w:r w:rsidRPr="00D32276" w:rsidDel="00D32276">
          <w:rPr>
            <w:rFonts w:ascii="Times New Roman" w:hAnsi="Times New Roman" w:cs="Times New Roman"/>
            <w:sz w:val="24"/>
            <w:rPrChange w:id="606" w:author="JTT" w:date="2015-02-16T10:54:00Z">
              <w:rPr/>
            </w:rPrChange>
          </w:rPr>
          <w:delText>Thorson, J.T., and Minto, C. In press. Mixed effects: a unifying framework for modelling in aquatic ecology. ICES J. Mar. Sci.</w:delText>
        </w:r>
      </w:del>
    </w:p>
    <w:p w14:paraId="620A0D33" w14:textId="36DDD857" w:rsidR="009334DD" w:rsidRPr="00D32276" w:rsidDel="00D32276" w:rsidRDefault="009334DD" w:rsidP="00D32276">
      <w:pPr>
        <w:pStyle w:val="Bibliography"/>
        <w:rPr>
          <w:del w:id="607" w:author="JTT" w:date="2015-02-16T10:54:00Z"/>
          <w:rFonts w:ascii="Times New Roman" w:hAnsi="Times New Roman" w:cs="Times New Roman"/>
          <w:sz w:val="24"/>
          <w:rPrChange w:id="608" w:author="JTT" w:date="2015-02-16T10:54:00Z">
            <w:rPr>
              <w:del w:id="609" w:author="JTT" w:date="2015-02-16T10:54:00Z"/>
            </w:rPr>
          </w:rPrChange>
        </w:rPr>
      </w:pPr>
      <w:del w:id="610" w:author="JTT" w:date="2015-02-16T10:54:00Z">
        <w:r w:rsidRPr="00D32276" w:rsidDel="00D32276">
          <w:rPr>
            <w:rFonts w:ascii="Times New Roman" w:hAnsi="Times New Roman" w:cs="Times New Roman"/>
            <w:sz w:val="24"/>
            <w:rPrChange w:id="611" w:author="JTT" w:date="2015-02-16T10:54:00Z">
              <w:rPr/>
            </w:rPrChange>
          </w:rPr>
          <w:delText>Thorson, J.T., Skaug, H., Kristensen, K., Shelton, A.O., Ward, E.J., Harms, J., and Benante, J. In press. The importance of spatial models for estimating the strength of density dependence. Ecology. doi: http://dx.doi.org/10.1890/14-0739.1.</w:delText>
        </w:r>
      </w:del>
    </w:p>
    <w:p w14:paraId="36A94634" w14:textId="33EB7025" w:rsidR="009334DD" w:rsidRPr="00D32276" w:rsidDel="00D32276" w:rsidRDefault="009334DD" w:rsidP="00D32276">
      <w:pPr>
        <w:pStyle w:val="Bibliography"/>
        <w:rPr>
          <w:del w:id="612" w:author="JTT" w:date="2015-02-16T10:54:00Z"/>
          <w:rFonts w:ascii="Times New Roman" w:hAnsi="Times New Roman" w:cs="Times New Roman"/>
          <w:sz w:val="24"/>
          <w:rPrChange w:id="613" w:author="JTT" w:date="2015-02-16T10:54:00Z">
            <w:rPr>
              <w:del w:id="614" w:author="JTT" w:date="2015-02-16T10:54:00Z"/>
            </w:rPr>
          </w:rPrChange>
        </w:rPr>
      </w:pPr>
      <w:del w:id="615" w:author="JTT" w:date="2015-02-16T10:54:00Z">
        <w:r w:rsidRPr="00D32276" w:rsidDel="00D32276">
          <w:rPr>
            <w:rFonts w:ascii="Times New Roman" w:hAnsi="Times New Roman" w:cs="Times New Roman"/>
            <w:sz w:val="24"/>
            <w:rPrChange w:id="616" w:author="JTT" w:date="2015-02-16T10:54:00Z">
              <w:rPr/>
            </w:rPrChange>
          </w:rPr>
          <w:delText xml:space="preserve">Vincenzi, S., Mangel, M., Crivelli, A.J., Munch, S., and Skaug, H.J. 2014. Determining Individual Variation in Growth and Its Implication for Life-History and Population Processes Using the Empirical Bayes Method. PLoS Comput Biol </w:delText>
        </w:r>
        <w:r w:rsidRPr="00D32276" w:rsidDel="00D32276">
          <w:rPr>
            <w:rFonts w:ascii="Times New Roman" w:hAnsi="Times New Roman" w:cs="Times New Roman"/>
            <w:b/>
            <w:bCs/>
            <w:sz w:val="24"/>
            <w:rPrChange w:id="617" w:author="JTT" w:date="2015-02-16T10:54:00Z">
              <w:rPr>
                <w:b/>
                <w:bCs/>
              </w:rPr>
            </w:rPrChange>
          </w:rPr>
          <w:delText>10</w:delText>
        </w:r>
        <w:r w:rsidRPr="00D32276" w:rsidDel="00D32276">
          <w:rPr>
            <w:rFonts w:ascii="Times New Roman" w:hAnsi="Times New Roman" w:cs="Times New Roman"/>
            <w:sz w:val="24"/>
            <w:rPrChange w:id="618" w:author="JTT" w:date="2015-02-16T10:54:00Z">
              <w:rPr/>
            </w:rPrChange>
          </w:rPr>
          <w:delText>(9): e1003828. doi: 10.1371/journal.pcbi.1003828.</w:delText>
        </w:r>
      </w:del>
    </w:p>
    <w:p w14:paraId="28966ECE" w14:textId="4D45E78A" w:rsidR="00A94EC6" w:rsidRPr="0089043B" w:rsidRDefault="00AB2A7D" w:rsidP="00D32276">
      <w:pPr>
        <w:pStyle w:val="Bibliography"/>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Change w:id="619" w:author="JTT" w:date="2015-02-16T10:54:00Z">
          <w:pPr>
            <w:tabs>
              <w:tab w:val="left" w:pos="360"/>
              <w:tab w:val="left" w:pos="720"/>
              <w:tab w:val="left" w:pos="8640"/>
            </w:tabs>
            <w:spacing w:after="0" w:line="480" w:lineRule="auto"/>
          </w:pPr>
        </w:pPrChange>
      </w:pPr>
      <w:r w:rsidRPr="009C37AB">
        <w:fldChar w:fldCharType="end"/>
      </w:r>
    </w:p>
    <w:p w14:paraId="274A2D50" w14:textId="1A9A3F90" w:rsidR="00883C74" w:rsidRPr="00883C74" w:rsidRDefault="00883C74" w:rsidP="00883C74">
      <w:pPr>
        <w:pStyle w:val="Caption"/>
        <w:keepNext/>
        <w:rPr>
          <w:i w:val="0"/>
          <w:color w:val="auto"/>
          <w:sz w:val="24"/>
          <w:szCs w:val="24"/>
        </w:rPr>
      </w:pPr>
      <w:bookmarkStart w:id="620"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620"/>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710EB7"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621"/>
            <w:r w:rsidRPr="00B17755">
              <w:rPr>
                <w:rFonts w:ascii="Times New Roman" w:hAnsi="Times New Roman" w:cs="Times New Roman"/>
                <w:sz w:val="24"/>
                <w:szCs w:val="24"/>
                <w:highlight w:val="yellow"/>
              </w:rPr>
              <w:t>?</w:t>
            </w:r>
            <w:commentRangeEnd w:id="621"/>
            <w:r>
              <w:rPr>
                <w:rStyle w:val="CommentReference"/>
              </w:rPr>
              <w:commentReference w:id="621"/>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710EB7"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710EB7"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710EB7"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201A5D3F" w14:textId="6526DB36" w:rsidR="00923703" w:rsidRPr="00DB6525" w:rsidRDefault="00923703" w:rsidP="00923703">
      <w:pPr>
        <w:pStyle w:val="Caption"/>
        <w:keepNext/>
        <w:rPr>
          <w:i w:val="0"/>
          <w:color w:val="auto"/>
          <w:sz w:val="24"/>
          <w:szCs w:val="24"/>
        </w:rPr>
      </w:pPr>
      <w:bookmarkStart w:id="622" w:name="_Ref410907158"/>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Pr>
          <w:i w:val="0"/>
          <w:noProof/>
          <w:color w:val="auto"/>
          <w:sz w:val="24"/>
          <w:szCs w:val="24"/>
        </w:rPr>
        <w:t>4</w:t>
      </w:r>
      <w:r w:rsidRPr="00DB6525">
        <w:rPr>
          <w:i w:val="0"/>
          <w:color w:val="auto"/>
          <w:sz w:val="24"/>
          <w:szCs w:val="24"/>
        </w:rPr>
        <w:fldChar w:fldCharType="end"/>
      </w:r>
      <w:r>
        <w:rPr>
          <w:i w:val="0"/>
          <w:color w:val="auto"/>
          <w:sz w:val="24"/>
          <w:szCs w:val="24"/>
        </w:rPr>
        <w:t>: Estimated parameter values in each of the four case study models by sex</w:t>
      </w:r>
      <w:r w:rsidR="00D5011F">
        <w:rPr>
          <w:i w:val="0"/>
          <w:color w:val="auto"/>
          <w:sz w:val="24"/>
          <w:szCs w:val="24"/>
        </w:rPr>
        <w:t xml:space="preserve"> (</w:t>
      </w:r>
      <w:r w:rsidR="00D5011F" w:rsidRPr="00D5011F">
        <w:rPr>
          <w:color w:val="auto"/>
          <w:sz w:val="24"/>
          <w:szCs w:val="24"/>
        </w:rPr>
        <w:t>s</w:t>
      </w:r>
      <w:r w:rsidR="00D5011F">
        <w:rPr>
          <w:i w:val="0"/>
          <w:color w:val="auto"/>
          <w:sz w:val="24"/>
          <w:szCs w:val="24"/>
        </w:rPr>
        <w:t>)</w:t>
      </w:r>
      <w:r>
        <w:rPr>
          <w:i w:val="0"/>
          <w:color w:val="auto"/>
          <w:sz w:val="24"/>
          <w:szCs w:val="24"/>
        </w:rPr>
        <w:t>.  AIC is the Akaike Information Criterion.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923703" w:rsidRPr="009250DC" w14:paraId="68159FD0" w14:textId="77777777" w:rsidTr="00710EB7">
        <w:tc>
          <w:tcPr>
            <w:tcW w:w="2262" w:type="dxa"/>
            <w:tcBorders>
              <w:top w:val="single" w:sz="4" w:space="0" w:color="auto"/>
              <w:bottom w:val="single" w:sz="4" w:space="0" w:color="auto"/>
            </w:tcBorders>
          </w:tcPr>
          <w:p w14:paraId="2E77F9BA" w14:textId="77777777" w:rsidR="00923703" w:rsidRPr="009250DC"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del w:id="623" w:author="Darcy Webber" w:date="2015-02-11T12:57:00Z">
              <w:r w:rsidRPr="009250DC" w:rsidDel="00A414D1">
                <w:rPr>
                  <w:rFonts w:ascii="Times New Roman" w:hAnsi="Times New Roman" w:cs="Times New Roman"/>
                  <w:b/>
                  <w:sz w:val="24"/>
                  <w:szCs w:val="24"/>
                </w:rPr>
                <w:delText>Scenario</w:delText>
              </w:r>
            </w:del>
            <w:ins w:id="624" w:author="Darcy Webber" w:date="2015-02-11T12:57:00Z">
              <w:r>
                <w:rPr>
                  <w:rFonts w:ascii="Times New Roman" w:hAnsi="Times New Roman" w:cs="Times New Roman"/>
                  <w:b/>
                  <w:sz w:val="24"/>
                  <w:szCs w:val="24"/>
                </w:rPr>
                <w:t>Model</w:t>
              </w:r>
            </w:ins>
          </w:p>
        </w:tc>
        <w:tc>
          <w:tcPr>
            <w:tcW w:w="1242" w:type="dxa"/>
            <w:tcBorders>
              <w:top w:val="single" w:sz="4" w:space="0" w:color="auto"/>
              <w:bottom w:val="single" w:sz="4" w:space="0" w:color="auto"/>
            </w:tcBorders>
          </w:tcPr>
          <w:p w14:paraId="4BB4251E" w14:textId="77777777" w:rsidR="00923703" w:rsidRPr="007F441A"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commentRangeStart w:id="625"/>
            <w:r w:rsidRPr="007F441A">
              <w:rPr>
                <w:rFonts w:ascii="Times New Roman" w:hAnsi="Times New Roman" w:cs="Times New Roman"/>
                <w:b/>
                <w:sz w:val="24"/>
                <w:szCs w:val="24"/>
              </w:rPr>
              <w:t>AIC</w:t>
            </w:r>
            <w:commentRangeEnd w:id="625"/>
            <w:r w:rsidR="003D502A">
              <w:rPr>
                <w:rStyle w:val="CommentReference"/>
              </w:rPr>
              <w:commentReference w:id="625"/>
            </w:r>
          </w:p>
        </w:tc>
        <w:tc>
          <w:tcPr>
            <w:tcW w:w="1532" w:type="dxa"/>
            <w:tcBorders>
              <w:top w:val="single" w:sz="4" w:space="0" w:color="auto"/>
              <w:bottom w:val="single" w:sz="4" w:space="0" w:color="auto"/>
            </w:tcBorders>
          </w:tcPr>
          <w:p w14:paraId="5900D3DA" w14:textId="77777777" w:rsidR="00923703" w:rsidRPr="009250DC"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0FCC37E0" w14:textId="77777777" w:rsidR="00923703" w:rsidRPr="009250DC"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8885282" w14:textId="77777777" w:rsidR="00923703" w:rsidRPr="009250DC"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0D21FAB" w14:textId="77777777" w:rsidR="00923703" w:rsidRPr="009250DC" w:rsidRDefault="00923703" w:rsidP="00710EB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23703" w:rsidRPr="003A28BE" w14:paraId="6B39B45E" w14:textId="77777777" w:rsidTr="00710EB7">
        <w:tc>
          <w:tcPr>
            <w:tcW w:w="2262" w:type="dxa"/>
            <w:tcBorders>
              <w:top w:val="single" w:sz="4" w:space="0" w:color="auto"/>
              <w:bottom w:val="nil"/>
            </w:tcBorders>
          </w:tcPr>
          <w:p w14:paraId="20A0CD59"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53F2A08E"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1E063D88"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70734AFE"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210E225"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CC06043"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23703" w:rsidRPr="003A28BE" w14:paraId="58B2334F" w14:textId="77777777" w:rsidTr="00710EB7">
        <w:tc>
          <w:tcPr>
            <w:tcW w:w="2262" w:type="dxa"/>
            <w:tcBorders>
              <w:top w:val="nil"/>
              <w:bottom w:val="nil"/>
            </w:tcBorders>
          </w:tcPr>
          <w:p w14:paraId="1FC965AC"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C4E4424"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198C596"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4CE0E149"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A2F8688"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3C490784"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07344EE9" w14:textId="77777777" w:rsidTr="00710EB7">
        <w:tc>
          <w:tcPr>
            <w:tcW w:w="2262" w:type="dxa"/>
            <w:tcBorders>
              <w:top w:val="nil"/>
              <w:bottom w:val="nil"/>
            </w:tcBorders>
          </w:tcPr>
          <w:p w14:paraId="47674E2B"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2E93BF"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2E6F534"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159BE89"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AEF3DCC"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7722A581"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923703" w:rsidRPr="003A28BE" w14:paraId="68AA80C0" w14:textId="77777777" w:rsidTr="00710EB7">
        <w:tc>
          <w:tcPr>
            <w:tcW w:w="2262" w:type="dxa"/>
            <w:tcBorders>
              <w:top w:val="nil"/>
              <w:bottom w:val="nil"/>
            </w:tcBorders>
          </w:tcPr>
          <w:p w14:paraId="7CC3FCA9"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5C0CC32"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06643C0"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E41EF51" w14:textId="77777777" w:rsidR="00923703" w:rsidRPr="008F681F"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286FD12"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FA7851D"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4521727E" w14:textId="77777777" w:rsidTr="00710EB7">
        <w:tc>
          <w:tcPr>
            <w:tcW w:w="2262" w:type="dxa"/>
            <w:vMerge w:val="restart"/>
            <w:tcBorders>
              <w:top w:val="dotted" w:sz="4" w:space="0" w:color="auto"/>
              <w:left w:val="nil"/>
              <w:bottom w:val="nil"/>
            </w:tcBorders>
          </w:tcPr>
          <w:p w14:paraId="701A3012"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37B31914"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6CD5D587"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26D7DE6"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1D83C316"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62DFF75C"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23703" w:rsidRPr="003A28BE" w14:paraId="58CBF723" w14:textId="77777777" w:rsidTr="00710EB7">
        <w:tc>
          <w:tcPr>
            <w:tcW w:w="2262" w:type="dxa"/>
            <w:vMerge/>
            <w:tcBorders>
              <w:top w:val="nil"/>
              <w:left w:val="nil"/>
              <w:bottom w:val="nil"/>
            </w:tcBorders>
          </w:tcPr>
          <w:p w14:paraId="2F321F18"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DFB4F6"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12E01A9"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2D025E07"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EDDFDC5"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355D567E"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923703" w:rsidRPr="003A28BE" w14:paraId="5B2DCFD2" w14:textId="77777777" w:rsidTr="00710EB7">
        <w:tc>
          <w:tcPr>
            <w:tcW w:w="2262" w:type="dxa"/>
            <w:tcBorders>
              <w:top w:val="nil"/>
              <w:left w:val="nil"/>
              <w:bottom w:val="nil"/>
            </w:tcBorders>
          </w:tcPr>
          <w:p w14:paraId="23D4F1FA"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B53CBC1"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8BC6CFA"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FAD7FB3"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E08B771" w14:textId="672591B4" w:rsidR="00923703"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7F72337A" w14:textId="2753A0C0" w:rsidR="00923703"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923703" w:rsidRPr="003A28BE" w14:paraId="5B5C5172" w14:textId="77777777" w:rsidTr="00710EB7">
        <w:tc>
          <w:tcPr>
            <w:tcW w:w="2262" w:type="dxa"/>
            <w:tcBorders>
              <w:top w:val="nil"/>
              <w:left w:val="nil"/>
              <w:bottom w:val="nil"/>
            </w:tcBorders>
          </w:tcPr>
          <w:p w14:paraId="078A98EA"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18F284"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71CA3EC"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60C952D9" w14:textId="77777777" w:rsidR="00923703" w:rsidRPr="008F681F"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267C3EED"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0786D9C0"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33D55DA4" w14:textId="77777777" w:rsidTr="00710EB7">
        <w:tc>
          <w:tcPr>
            <w:tcW w:w="2262" w:type="dxa"/>
            <w:tcBorders>
              <w:top w:val="nil"/>
              <w:left w:val="nil"/>
              <w:bottom w:val="dotted" w:sz="4" w:space="0" w:color="auto"/>
            </w:tcBorders>
          </w:tcPr>
          <w:p w14:paraId="7FAD732D"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C2893B6"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BB78B73"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4B6DAEEA"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9DC35D4"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009D24B"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923703" w:rsidRPr="003A28BE" w14:paraId="0B08540C" w14:textId="77777777" w:rsidTr="00710EB7">
        <w:tc>
          <w:tcPr>
            <w:tcW w:w="2262" w:type="dxa"/>
            <w:vMerge w:val="restart"/>
            <w:tcBorders>
              <w:top w:val="dotted" w:sz="4" w:space="0" w:color="auto"/>
              <w:bottom w:val="nil"/>
            </w:tcBorders>
          </w:tcPr>
          <w:p w14:paraId="1B76209E" w14:textId="77777777" w:rsidR="00923703" w:rsidRPr="004A3333"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DCDFE2E"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029CE7B5"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5871B8AF"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1DC6F8AE"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53EF34A"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23703" w:rsidRPr="003A28BE" w14:paraId="1888EBAC" w14:textId="77777777" w:rsidTr="00710EB7">
        <w:tc>
          <w:tcPr>
            <w:tcW w:w="2262" w:type="dxa"/>
            <w:vMerge/>
            <w:tcBorders>
              <w:top w:val="nil"/>
              <w:bottom w:val="nil"/>
            </w:tcBorders>
          </w:tcPr>
          <w:p w14:paraId="598D1511"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6E1CAC"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F4EB0C0"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8DF8D6A"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3410947"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10DC69A"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577E2F68" w14:textId="77777777" w:rsidTr="00710EB7">
        <w:tc>
          <w:tcPr>
            <w:tcW w:w="2262" w:type="dxa"/>
            <w:tcBorders>
              <w:top w:val="nil"/>
              <w:bottom w:val="nil"/>
            </w:tcBorders>
          </w:tcPr>
          <w:p w14:paraId="57C5E446"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DD33382"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A6BF984"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6B4FF705"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5C47240" w14:textId="4E4ABC71" w:rsidR="00923703" w:rsidRPr="003A28BE"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0C5FEFC6" w14:textId="242C1AF6" w:rsidR="00923703" w:rsidRPr="003A28BE"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923703" w:rsidRPr="003A28BE" w14:paraId="1A656304" w14:textId="77777777" w:rsidTr="00710EB7">
        <w:tc>
          <w:tcPr>
            <w:tcW w:w="2262" w:type="dxa"/>
            <w:tcBorders>
              <w:top w:val="nil"/>
              <w:bottom w:val="nil"/>
            </w:tcBorders>
          </w:tcPr>
          <w:p w14:paraId="1EED96A1"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BB85CE8"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AD0EF86"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81A6D9" w14:textId="77777777" w:rsidR="00923703" w:rsidRPr="00C730F9"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64EA8B07"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14E46E3A"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1F1D2334" w14:textId="77777777" w:rsidTr="00710EB7">
        <w:tc>
          <w:tcPr>
            <w:tcW w:w="2262" w:type="dxa"/>
            <w:tcBorders>
              <w:top w:val="nil"/>
              <w:bottom w:val="dotted" w:sz="4" w:space="0" w:color="auto"/>
            </w:tcBorders>
          </w:tcPr>
          <w:p w14:paraId="3E944FEB"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CABE70"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EF8C740"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19009FB2" w14:textId="77777777" w:rsidR="00923703" w:rsidRPr="00C730F9"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47FB210B"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082F7160"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661D7FF1" w14:textId="77777777" w:rsidTr="00710EB7">
        <w:tc>
          <w:tcPr>
            <w:tcW w:w="2262" w:type="dxa"/>
            <w:vMerge w:val="restart"/>
            <w:tcBorders>
              <w:top w:val="dotted" w:sz="4" w:space="0" w:color="auto"/>
            </w:tcBorders>
          </w:tcPr>
          <w:p w14:paraId="3BDC45A0" w14:textId="77777777" w:rsidR="00923703" w:rsidRPr="004A3333"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0C67ECC3"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09F29BF5"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3B55B270"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61AB4183"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01FD1BBB"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23703" w:rsidRPr="003A28BE" w14:paraId="14444D78" w14:textId="77777777" w:rsidTr="00710EB7">
        <w:tc>
          <w:tcPr>
            <w:tcW w:w="2262" w:type="dxa"/>
            <w:vMerge/>
          </w:tcPr>
          <w:p w14:paraId="14C2246F"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6FC85AC"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0A0FF09"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4B64D74F"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6A4BFC6"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295DF31C"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6320ED57" w14:textId="77777777" w:rsidTr="00710EB7">
        <w:tc>
          <w:tcPr>
            <w:tcW w:w="2262" w:type="dxa"/>
            <w:vMerge/>
          </w:tcPr>
          <w:p w14:paraId="1B5CB556"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EA55552"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7C703A8"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68E407D7" w14:textId="77777777" w:rsidR="00923703"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0F0DABB5" w14:textId="4B131606" w:rsidR="00923703" w:rsidRPr="003A28BE"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1A81081C" w14:textId="3640C909" w:rsidR="00923703" w:rsidRPr="003A28BE" w:rsidRDefault="007E3C1E"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923703" w:rsidRPr="003A28BE" w14:paraId="0399EF86" w14:textId="77777777" w:rsidTr="00710EB7">
        <w:tc>
          <w:tcPr>
            <w:tcW w:w="2262" w:type="dxa"/>
          </w:tcPr>
          <w:p w14:paraId="013E1447"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59C89F6"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2165759E"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DE5C5" w14:textId="77777777" w:rsidR="00923703" w:rsidRPr="00812CDB"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49449952"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67BAC810"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7FFAA407" w14:textId="77777777" w:rsidTr="00710EB7">
        <w:tc>
          <w:tcPr>
            <w:tcW w:w="2262" w:type="dxa"/>
          </w:tcPr>
          <w:p w14:paraId="438695C3"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1D2C2884"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421B1F27"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586F4C9" w14:textId="77777777" w:rsidR="00923703" w:rsidRPr="00812CDB" w:rsidRDefault="00923703" w:rsidP="00710EB7">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5697FC9" w14:textId="77777777" w:rsidR="00923703" w:rsidRPr="00812CDB" w:rsidRDefault="00923703" w:rsidP="00710EB7">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7B5827C5"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923703" w:rsidRPr="003A28BE" w14:paraId="10A56672" w14:textId="77777777" w:rsidTr="00710EB7">
        <w:tc>
          <w:tcPr>
            <w:tcW w:w="2262" w:type="dxa"/>
          </w:tcPr>
          <w:p w14:paraId="4D739D4C" w14:textId="77777777" w:rsidR="00923703"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665715" w14:textId="77777777" w:rsidR="00923703" w:rsidRPr="007F441A" w:rsidRDefault="00923703" w:rsidP="00710EB7">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279EBD" w14:textId="77777777" w:rsidR="00923703" w:rsidRPr="00DA0674" w:rsidRDefault="00923703" w:rsidP="00710EB7">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770197E4" w14:textId="77777777" w:rsidR="00923703" w:rsidRPr="00812CDB"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132D00DD"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4086DBA7" w14:textId="77777777" w:rsidR="00923703" w:rsidRPr="003A28BE" w:rsidRDefault="00923703" w:rsidP="00710EB7">
            <w:pPr>
              <w:tabs>
                <w:tab w:val="left" w:pos="360"/>
                <w:tab w:val="left" w:pos="720"/>
                <w:tab w:val="left" w:pos="8640"/>
              </w:tabs>
              <w:spacing w:line="480" w:lineRule="auto"/>
              <w:jc w:val="right"/>
              <w:rPr>
                <w:rFonts w:ascii="Times New Roman" w:hAnsi="Times New Roman" w:cs="Times New Roman"/>
                <w:sz w:val="24"/>
                <w:szCs w:val="24"/>
              </w:rPr>
            </w:pPr>
          </w:p>
        </w:tc>
      </w:tr>
    </w:tbl>
    <w:p w14:paraId="76239A89" w14:textId="0C285D1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622"/>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70855819"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626" w:name="_Ref410371769"/>
      <w:r>
        <w:rPr>
          <w:i/>
          <w:sz w:val="24"/>
          <w:szCs w:val="24"/>
        </w:rPr>
        <w:br w:type="page"/>
      </w:r>
    </w:p>
    <w:bookmarkEnd w:id="626"/>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627" w:name="_Ref410371170"/>
      <w:bookmarkStart w:id="628"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627"/>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628"/>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2EFD0928" w:rsidR="00EC55AF" w:rsidRPr="00AC4738" w:rsidRDefault="00A44DD6" w:rsidP="00AC4738">
      <w:pPr>
        <w:spacing w:line="480" w:lineRule="auto"/>
        <w:rPr>
          <w:rFonts w:ascii="Times New Roman" w:hAnsi="Times New Roman" w:cs="Times New Roman"/>
          <w:sz w:val="24"/>
          <w:szCs w:val="24"/>
        </w:rPr>
      </w:pPr>
      <w:commentRangeStart w:id="629"/>
      <w:del w:id="630" w:author="Darcy Webber" w:date="2015-02-16T14:45:00Z">
        <w:r w:rsidDel="00AA0C14">
          <w:rPr>
            <w:rFonts w:ascii="Times New Roman" w:hAnsi="Times New Roman" w:cs="Times New Roman"/>
            <w:noProof/>
            <w:sz w:val="24"/>
            <w:szCs w:val="24"/>
          </w:rPr>
          <w:drawing>
            <wp:inline distT="0" distB="0" distL="0" distR="0" wp14:anchorId="07A2E4D6" wp14:editId="3C54FF8D">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del>
      <w:commentRangeEnd w:id="629"/>
      <w:r w:rsidR="00AE340A">
        <w:rPr>
          <w:rStyle w:val="CommentReference"/>
        </w:rPr>
        <w:commentReference w:id="629"/>
      </w:r>
    </w:p>
    <w:p w14:paraId="2D49F065" w14:textId="081E86F3" w:rsidR="00EC55AF" w:rsidRDefault="00EC55AF" w:rsidP="00EC55AF">
      <w:pPr>
        <w:pStyle w:val="Caption"/>
        <w:rPr>
          <w:i w:val="0"/>
          <w:color w:val="auto"/>
          <w:sz w:val="24"/>
          <w:szCs w:val="24"/>
        </w:rPr>
      </w:pPr>
      <w:bookmarkStart w:id="631"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631"/>
      <w:r w:rsidRPr="00EC55AF">
        <w:rPr>
          <w:i w:val="0"/>
          <w:color w:val="auto"/>
          <w:sz w:val="24"/>
          <w:szCs w:val="24"/>
        </w:rPr>
        <w:t xml:space="preserve">: </w:t>
      </w:r>
      <w:r w:rsidR="00541045">
        <w:rPr>
          <w:i w:val="0"/>
          <w:color w:val="auto"/>
          <w:sz w:val="24"/>
          <w:szCs w:val="24"/>
        </w:rPr>
        <w:t>Residual in length at tagging vs. the residual in length at recapture (cm) for individual female and male Antarctic toothfish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632"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632"/>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female and male Antarctic toothfish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18805807" w:rsidR="004F4F4E" w:rsidRDefault="004F4F4E" w:rsidP="00B04686">
      <w:pPr>
        <w:spacing w:line="480" w:lineRule="auto"/>
        <w:rPr>
          <w:rFonts w:ascii="Times New Roman" w:hAnsi="Times New Roman" w:cs="Times New Roman"/>
          <w:sz w:val="24"/>
          <w:szCs w:val="24"/>
        </w:rPr>
      </w:pPr>
      <w:del w:id="633" w:author="Darcy Webber" w:date="2015-02-16T14:45:00Z">
        <w:r w:rsidDel="00AA0C14">
          <w:rPr>
            <w:rFonts w:ascii="Times New Roman" w:hAnsi="Times New Roman" w:cs="Times New Roman"/>
            <w:noProof/>
            <w:sz w:val="24"/>
            <w:szCs w:val="24"/>
          </w:rPr>
          <w:drawing>
            <wp:inline distT="0" distB="0" distL="0" distR="0" wp14:anchorId="753FBC68" wp14:editId="0EBDD41F">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del>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634"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634"/>
      <w:r w:rsidRPr="00995B95">
        <w:rPr>
          <w:i w:val="0"/>
          <w:color w:val="auto"/>
          <w:sz w:val="24"/>
          <w:szCs w:val="24"/>
        </w:rPr>
        <w:t xml:space="preserve">: </w:t>
      </w:r>
      <w:r w:rsidR="009D492F">
        <w:rPr>
          <w:i w:val="0"/>
          <w:color w:val="auto"/>
          <w:sz w:val="24"/>
          <w:szCs w:val="24"/>
        </w:rPr>
        <w:t>Observed vs. expected length (cm) at tagging and at recapture for individual female and male Antarctic toothfish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635"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635"/>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toothfish</w:t>
      </w:r>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636" w:name="_Ref410630945"/>
      <w:commentRangeStart w:id="637"/>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636"/>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pdH fits are given in the top right of each panel.</w:t>
      </w:r>
      <w:commentRangeEnd w:id="637"/>
      <w:r w:rsidR="00437753">
        <w:rPr>
          <w:rStyle w:val="CommentReference"/>
          <w:i w:val="0"/>
          <w:iCs w:val="0"/>
          <w:color w:val="auto"/>
        </w:rPr>
        <w:commentReference w:id="637"/>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638"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638"/>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sims</w:t>
      </w:r>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6B93B235" w:rsidR="007034F9" w:rsidRPr="00A03423" w:rsidRDefault="001169CD" w:rsidP="001169CD">
      <w:pPr>
        <w:pStyle w:val="Caption"/>
        <w:rPr>
          <w:rFonts w:ascii="Times New Roman" w:hAnsi="Times New Roman" w:cs="Times New Roman"/>
          <w:i w:val="0"/>
          <w:color w:val="000000" w:themeColor="text1"/>
          <w:sz w:val="36"/>
          <w:szCs w:val="24"/>
        </w:rPr>
      </w:pPr>
      <w:bookmarkStart w:id="639" w:name="_Ref409962306"/>
      <w:commentRangeStart w:id="640"/>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639"/>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sims</w:t>
      </w:r>
      <w:r w:rsidRPr="00A03423">
        <w:rPr>
          <w:i w:val="0"/>
          <w:color w:val="000000" w:themeColor="text1"/>
          <w:sz w:val="24"/>
        </w:rPr>
        <w:t>.</w:t>
      </w:r>
      <w:commentRangeEnd w:id="640"/>
      <w:r w:rsidR="003D502A">
        <w:rPr>
          <w:rStyle w:val="CommentReference"/>
          <w:i w:val="0"/>
          <w:iCs w:val="0"/>
          <w:color w:val="auto"/>
        </w:rPr>
        <w:commentReference w:id="640"/>
      </w:r>
    </w:p>
    <w:p w14:paraId="4E4DA4AD" w14:textId="1C288F18" w:rsidR="006F4244" w:rsidDel="00437753" w:rsidRDefault="006F4244">
      <w:pPr>
        <w:rPr>
          <w:del w:id="641" w:author="JTT" w:date="2015-02-16T10:12:00Z"/>
          <w:rFonts w:ascii="Times New Roman" w:hAnsi="Times New Roman" w:cs="Times New Roman"/>
          <w:sz w:val="24"/>
          <w:szCs w:val="24"/>
        </w:rPr>
      </w:pPr>
    </w:p>
    <w:p w14:paraId="1FFC1146" w14:textId="1E6A7C85" w:rsidR="00A03423" w:rsidDel="00437753" w:rsidRDefault="00FE0EF2" w:rsidP="00A03423">
      <w:pPr>
        <w:keepNext/>
        <w:spacing w:line="480" w:lineRule="auto"/>
        <w:rPr>
          <w:del w:id="642" w:author="JTT" w:date="2015-02-16T10:12:00Z"/>
        </w:rPr>
      </w:pPr>
      <w:del w:id="643" w:author="JTT" w:date="2015-02-16T10:12:00Z">
        <w:r w:rsidDel="00437753">
          <w:rPr>
            <w:rFonts w:ascii="Times New Roman" w:hAnsi="Times New Roman" w:cs="Times New Roman"/>
            <w:noProof/>
            <w:sz w:val="24"/>
            <w:szCs w:val="24"/>
            <w:rPrChange w:id="644" w:author="Unknown">
              <w:rPr>
                <w:noProof/>
              </w:rPr>
            </w:rPrChange>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6564BC28" w:rsidR="00FE0EF2" w:rsidRPr="00A03423" w:rsidDel="00437753" w:rsidRDefault="00A03423" w:rsidP="00A03423">
      <w:pPr>
        <w:pStyle w:val="Caption"/>
        <w:rPr>
          <w:del w:id="645" w:author="JTT" w:date="2015-02-16T10:12:00Z"/>
          <w:rFonts w:ascii="Times New Roman" w:hAnsi="Times New Roman" w:cs="Times New Roman"/>
          <w:i w:val="0"/>
          <w:color w:val="000000" w:themeColor="text1"/>
          <w:sz w:val="24"/>
          <w:szCs w:val="24"/>
        </w:rPr>
      </w:pPr>
      <w:bookmarkStart w:id="646" w:name="_Ref410630972"/>
      <w:del w:id="647" w:author="JTT" w:date="2015-02-16T10:12:00Z">
        <w:r w:rsidRPr="00A03423" w:rsidDel="00437753">
          <w:rPr>
            <w:i w:val="0"/>
            <w:color w:val="000000" w:themeColor="text1"/>
            <w:sz w:val="24"/>
            <w:szCs w:val="24"/>
          </w:rPr>
          <w:delText xml:space="preserve">Figure </w:delText>
        </w:r>
        <w:r w:rsidRPr="00A03423" w:rsidDel="00437753">
          <w:rPr>
            <w:i w:val="0"/>
            <w:color w:val="000000" w:themeColor="text1"/>
            <w:sz w:val="24"/>
            <w:szCs w:val="24"/>
          </w:rPr>
          <w:fldChar w:fldCharType="begin"/>
        </w:r>
        <w:r w:rsidRPr="00A03423" w:rsidDel="00437753">
          <w:rPr>
            <w:i w:val="0"/>
            <w:color w:val="000000" w:themeColor="text1"/>
            <w:sz w:val="24"/>
            <w:szCs w:val="24"/>
          </w:rPr>
          <w:delInstrText xml:space="preserve"> SEQ Figure \* ARABIC </w:delInstrText>
        </w:r>
        <w:r w:rsidRPr="00A03423" w:rsidDel="00437753">
          <w:rPr>
            <w:i w:val="0"/>
            <w:color w:val="000000" w:themeColor="text1"/>
            <w:sz w:val="24"/>
            <w:szCs w:val="24"/>
          </w:rPr>
          <w:fldChar w:fldCharType="separate"/>
        </w:r>
        <w:r w:rsidR="00F05E6C" w:rsidDel="00437753">
          <w:rPr>
            <w:i w:val="0"/>
            <w:noProof/>
            <w:color w:val="000000" w:themeColor="text1"/>
            <w:sz w:val="24"/>
            <w:szCs w:val="24"/>
          </w:rPr>
          <w:delText>8</w:delText>
        </w:r>
        <w:r w:rsidRPr="00A03423" w:rsidDel="00437753">
          <w:rPr>
            <w:i w:val="0"/>
            <w:color w:val="000000" w:themeColor="text1"/>
            <w:sz w:val="24"/>
            <w:szCs w:val="24"/>
          </w:rPr>
          <w:fldChar w:fldCharType="end"/>
        </w:r>
        <w:bookmarkEnd w:id="646"/>
        <w:r w:rsidRPr="00A03423" w:rsidDel="00437753">
          <w:rPr>
            <w:i w:val="0"/>
            <w:color w:val="000000" w:themeColor="text1"/>
            <w:sz w:val="24"/>
            <w:szCs w:val="24"/>
          </w:rPr>
          <w:delText xml:space="preserve">: Estimated value </w:delText>
        </w:r>
        <w:r w:rsidRPr="00A03423" w:rsidDel="00437753">
          <w:rPr>
            <w:rFonts w:ascii="Times New Roman" w:hAnsi="Times New Roman" w:cs="Times New Roman"/>
            <w:i w:val="0"/>
            <w:color w:val="000000" w:themeColor="text1"/>
            <w:sz w:val="24"/>
            <w:szCs w:val="24"/>
          </w:rPr>
          <w:delText xml:space="preserve">of </w:delText>
        </w:r>
        <w:r w:rsidRPr="00A03423" w:rsidDel="00437753">
          <w:rPr>
            <w:rFonts w:ascii="Times New Roman" w:hAnsi="Times New Roman" w:cs="Times New Roman"/>
            <w:color w:val="000000" w:themeColor="text1"/>
            <w:sz w:val="24"/>
            <w:szCs w:val="24"/>
          </w:rPr>
          <w:delText>c</w:delText>
        </w:r>
        <w:r w:rsidRPr="00A03423" w:rsidDel="00437753">
          <w:rPr>
            <w:rFonts w:ascii="Times New Roman" w:hAnsi="Times New Roman" w:cs="Times New Roman"/>
            <w:color w:val="000000" w:themeColor="text1"/>
            <w:sz w:val="24"/>
            <w:szCs w:val="24"/>
            <w:vertAlign w:val="subscript"/>
          </w:rPr>
          <w:delText>obs</w:delText>
        </w:r>
        <w:r w:rsidRPr="00A03423" w:rsidDel="00437753">
          <w:rPr>
            <w:rFonts w:ascii="Times New Roman" w:hAnsi="Times New Roman" w:cs="Times New Roman"/>
            <w:i w:val="0"/>
            <w:color w:val="000000" w:themeColor="text1"/>
            <w:sz w:val="24"/>
            <w:szCs w:val="24"/>
          </w:rPr>
          <w:delText xml:space="preserve"> sims</w:delText>
        </w:r>
        <w:r w:rsidRPr="00A03423" w:rsidDel="00437753">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648"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648"/>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649"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649"/>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rcy" w:date="2015-02-16T10:52:00Z" w:initials="d">
    <w:p w14:paraId="3BE230B5" w14:textId="78B7F954" w:rsidR="00710EB7" w:rsidRDefault="00710EB7">
      <w:pPr>
        <w:pStyle w:val="CommentText"/>
      </w:pPr>
      <w:r>
        <w:rPr>
          <w:rStyle w:val="CommentReference"/>
        </w:rPr>
        <w:annotationRef/>
      </w:r>
      <w:r>
        <w:t>I prefer this title… or something like this</w:t>
      </w:r>
    </w:p>
    <w:p w14:paraId="3D7DCC29" w14:textId="77777777" w:rsidR="00710EB7" w:rsidRDefault="00710EB7">
      <w:pPr>
        <w:pStyle w:val="CommentText"/>
      </w:pPr>
    </w:p>
    <w:p w14:paraId="1F3F55FA" w14:textId="4C46F568" w:rsidR="00710EB7" w:rsidRDefault="00710EB7">
      <w:pPr>
        <w:pStyle w:val="CommentText"/>
      </w:pPr>
      <w:r>
        <w:t>Change away!  I think we’ll want to mention the package in the abstract then.</w:t>
      </w:r>
    </w:p>
  </w:comment>
  <w:comment w:id="1" w:author="JTT" w:date="2015-02-16T10:52:00Z" w:initials="JT">
    <w:p w14:paraId="3FB8A3BF" w14:textId="50FCB7EE" w:rsidR="00710EB7" w:rsidRDefault="00710EB7">
      <w:pPr>
        <w:pStyle w:val="CommentText"/>
      </w:pPr>
      <w:r>
        <w:rPr>
          <w:rStyle w:val="CommentReference"/>
        </w:rPr>
        <w:annotationRef/>
      </w:r>
      <w:r>
        <w:t>I generally use present tense for abstract</w:t>
      </w:r>
    </w:p>
  </w:comment>
  <w:comment w:id="39" w:author="JTT" w:date="2015-02-16T10:52:00Z" w:initials="JT">
    <w:p w14:paraId="0A0A8E28" w14:textId="797A4B95" w:rsidR="00EB28FA" w:rsidRDefault="00EB28FA">
      <w:pPr>
        <w:pStyle w:val="CommentText"/>
      </w:pPr>
      <w:r>
        <w:rPr>
          <w:rStyle w:val="CommentReference"/>
        </w:rPr>
        <w:annotationRef/>
      </w:r>
      <w:r>
        <w:t>Andre routinely has highlights longer than 85 characters, I think  we can stretch the limits a bit.</w:t>
      </w:r>
    </w:p>
  </w:comment>
  <w:comment w:id="43" w:author="JTT" w:date="2015-02-16T10:52:00Z" w:initials="JT">
    <w:p w14:paraId="507459C1" w14:textId="2B60BAAE" w:rsidR="00EB28FA" w:rsidRDefault="00EB28FA">
      <w:pPr>
        <w:pStyle w:val="CommentText"/>
      </w:pPr>
      <w:r>
        <w:rPr>
          <w:rStyle w:val="CommentReference"/>
        </w:rPr>
        <w:annotationRef/>
      </w:r>
      <w:r>
        <w:t>This is the American Naturalist ref you already have</w:t>
      </w:r>
    </w:p>
  </w:comment>
  <w:comment w:id="48" w:author="JTT" w:date="2015-02-16T10:52:00Z" w:initials="JT">
    <w:p w14:paraId="4BB1DBEC" w14:textId="240E16CB" w:rsidR="00EB28FA" w:rsidRDefault="00EB28FA">
      <w:pPr>
        <w:pStyle w:val="CommentText"/>
      </w:pPr>
      <w:r>
        <w:rPr>
          <w:rStyle w:val="CommentReference"/>
        </w:rPr>
        <w:annotationRef/>
      </w:r>
      <w:r>
        <w:t>As you see, I think we should switch to persistent vs. transient (rather than saying residual, which sounds lame.)</w:t>
      </w:r>
    </w:p>
  </w:comment>
  <w:comment w:id="78" w:author="JTT" w:date="2015-02-16T10:52:00Z" w:initials="JT">
    <w:p w14:paraId="640EADA2" w14:textId="77777777" w:rsidR="00603447" w:rsidRPr="00603447" w:rsidRDefault="00603447" w:rsidP="00603447">
      <w:pPr>
        <w:pStyle w:val="Bibliography"/>
        <w:rPr>
          <w:rFonts w:ascii="Times New Roman" w:eastAsia="Calibri" w:hAnsi="Times New Roman" w:cs="Times New Roman"/>
          <w:sz w:val="24"/>
        </w:rPr>
      </w:pPr>
      <w:r>
        <w:rPr>
          <w:rStyle w:val="CommentReference"/>
        </w:rPr>
        <w:annotationRef/>
      </w:r>
      <w:r w:rsidRPr="00603447">
        <w:rPr>
          <w:rFonts w:ascii="Times New Roman" w:eastAsia="Calibri" w:hAnsi="Times New Roman" w:cs="Times New Roman"/>
          <w:sz w:val="24"/>
        </w:rPr>
        <w:fldChar w:fldCharType="begin"/>
      </w:r>
      <w:r w:rsidRPr="00603447">
        <w:rPr>
          <w:rFonts w:ascii="Times New Roman" w:eastAsia="Calibri" w:hAnsi="Times New Roman" w:cs="Times New Roman"/>
          <w:sz w:val="24"/>
        </w:rPr>
        <w:instrText xml:space="preserve"> ADDIN ZOTERO_BIBL {"custom":[]} CSL_BIBLIOGRAPHY </w:instrText>
      </w:r>
      <w:r w:rsidRPr="00603447">
        <w:rPr>
          <w:rFonts w:ascii="Times New Roman" w:eastAsia="Calibri" w:hAnsi="Times New Roman" w:cs="Times New Roman"/>
          <w:sz w:val="24"/>
        </w:rPr>
        <w:fldChar w:fldCharType="separate"/>
      </w:r>
      <w:r w:rsidRPr="00603447">
        <w:rPr>
          <w:rFonts w:ascii="Times New Roman" w:eastAsia="Calibri" w:hAnsi="Times New Roman" w:cs="Times New Roman"/>
          <w:sz w:val="24"/>
        </w:rPr>
        <w:t>Kristensen, K., Nielsen, A., Berg, C.W., Skaug, H., In press. Template Model Builder TMB. J. Stat. Softw.</w:t>
      </w:r>
    </w:p>
    <w:p w14:paraId="4242364D" w14:textId="2227FDE4" w:rsidR="00603447" w:rsidRDefault="00603447" w:rsidP="00603447">
      <w:pPr>
        <w:pStyle w:val="CommentText"/>
      </w:pPr>
      <w:r w:rsidRPr="00603447">
        <w:rPr>
          <w:rFonts w:ascii="Times New Roman" w:eastAsia="Calibri" w:hAnsi="Times New Roman" w:cs="Times New Roman"/>
          <w:sz w:val="24"/>
          <w:szCs w:val="22"/>
        </w:rPr>
        <w:fldChar w:fldCharType="end"/>
      </w:r>
    </w:p>
  </w:comment>
  <w:comment w:id="79" w:author="JTT" w:date="2015-02-16T10:52:00Z" w:initials="JT">
    <w:p w14:paraId="083E52EE" w14:textId="682DBDF6" w:rsidR="00603447" w:rsidRDefault="00603447">
      <w:pPr>
        <w:pStyle w:val="CommentText"/>
      </w:pPr>
      <w:r>
        <w:rPr>
          <w:rStyle w:val="CommentReference"/>
        </w:rPr>
        <w:annotationRef/>
      </w:r>
      <w:r>
        <w:t>This is obviously made up.  but could you add a half-sentence regarding the design for when and how often to tag individuals?  Sounds like an awesome program.</w:t>
      </w:r>
    </w:p>
  </w:comment>
  <w:comment w:id="135" w:author="JTT" w:date="2015-02-16T10:52:00Z" w:initials="JT">
    <w:p w14:paraId="523EC9D7" w14:textId="14647EC4" w:rsidR="00B57608" w:rsidRDefault="00B57608">
      <w:pPr>
        <w:pStyle w:val="CommentText"/>
      </w:pPr>
      <w:r>
        <w:rPr>
          <w:rStyle w:val="CommentReference"/>
        </w:rPr>
        <w:annotationRef/>
      </w:r>
      <w:r>
        <w:t>You deal with CV below</w:t>
      </w:r>
    </w:p>
  </w:comment>
  <w:comment w:id="145" w:author="JTT" w:date="2015-02-16T10:52:00Z" w:initials="JT">
    <w:p w14:paraId="0DAB9BA5" w14:textId="4067C975" w:rsidR="00B57608" w:rsidRDefault="00B57608">
      <w:pPr>
        <w:pStyle w:val="CommentText"/>
      </w:pPr>
      <w:r>
        <w:rPr>
          <w:rStyle w:val="CommentReference"/>
        </w:rPr>
        <w:annotationRef/>
      </w:r>
      <w:r>
        <w:t>Add plain-english and symbol in parentheses</w:t>
      </w:r>
    </w:p>
  </w:comment>
  <w:comment w:id="148" w:author="JTT" w:date="2015-02-16T10:52:00Z" w:initials="JT">
    <w:p w14:paraId="4AAA1C5C" w14:textId="00954D03" w:rsidR="00B57608" w:rsidRDefault="00B57608">
      <w:pPr>
        <w:pStyle w:val="CommentText"/>
      </w:pPr>
      <w:r>
        <w:rPr>
          <w:rStyle w:val="CommentReference"/>
        </w:rPr>
        <w:annotationRef/>
      </w:r>
      <w:r>
        <w:t>Please describe which two you specifically sample.  I imagine age at tagging, and time at liberty.  no need to be more confusing than necessary</w:t>
      </w:r>
    </w:p>
  </w:comment>
  <w:comment w:id="164" w:author="JTT" w:date="2015-02-16T10:52:00Z" w:initials="JT">
    <w:p w14:paraId="31BCD37E" w14:textId="03964F6E" w:rsidR="00B57608" w:rsidRDefault="00B57608">
      <w:pPr>
        <w:pStyle w:val="CommentText"/>
      </w:pPr>
      <w:r>
        <w:rPr>
          <w:rStyle w:val="CommentReference"/>
        </w:rPr>
        <w:annotationRef/>
      </w:r>
      <w:r>
        <w:t xml:space="preserve">Not included in paper.  </w:t>
      </w:r>
    </w:p>
  </w:comment>
  <w:comment w:id="180" w:author="Darcy Webber" w:date="2015-02-16T10:52:00Z" w:initials="DW">
    <w:p w14:paraId="4A83EF3E" w14:textId="03C60C39" w:rsidR="00710EB7" w:rsidRDefault="00710EB7">
      <w:pPr>
        <w:pStyle w:val="CommentText"/>
      </w:pPr>
      <w:r>
        <w:rPr>
          <w:rStyle w:val="CommentReference"/>
        </w:rPr>
        <w:annotationRef/>
      </w:r>
      <w:r w:rsidR="00086280">
        <w:t>logSD refers to the SD in log-space (i.e., the random effect is technically lognormal).  Anyway, we list sigma_z to clarify what we mean with the plain-english description.</w:t>
      </w:r>
    </w:p>
  </w:comment>
  <w:comment w:id="183" w:author="Darcy Webber" w:date="2015-02-16T10:52:00Z" w:initials="DW">
    <w:p w14:paraId="1CD9F6BE" w14:textId="323E0852" w:rsidR="00710EB7" w:rsidRDefault="00710EB7">
      <w:pPr>
        <w:pStyle w:val="CommentText"/>
      </w:pPr>
      <w:r>
        <w:rPr>
          <w:rStyle w:val="CommentReference"/>
        </w:rPr>
        <w:annotationRef/>
      </w:r>
      <w:r w:rsidR="00086280">
        <w:t xml:space="preserve">CV of a lognormal  = </w:t>
      </w:r>
    </w:p>
    <w:p w14:paraId="494F8673" w14:textId="2D66F52C" w:rsidR="00086280" w:rsidRDefault="00086280">
      <w:pPr>
        <w:pStyle w:val="CommentText"/>
      </w:pPr>
      <w:r>
        <w:t>sqrt( exp(logSD</w:t>
      </w:r>
      <w:r w:rsidRPr="00086280">
        <w:t>^2)-1 )</w:t>
      </w:r>
      <w:r>
        <w:t xml:space="preserve"> = 0.700 = 70% given logSD = 0.632</w:t>
      </w:r>
    </w:p>
    <w:p w14:paraId="201C6066" w14:textId="77777777" w:rsidR="00086280" w:rsidRDefault="00086280">
      <w:pPr>
        <w:pStyle w:val="CommentText"/>
      </w:pPr>
    </w:p>
  </w:comment>
  <w:comment w:id="186" w:author="JTT" w:date="2015-02-16T10:52:00Z" w:initials="JT">
    <w:p w14:paraId="7A3911E4" w14:textId="3D25B776" w:rsidR="00086280" w:rsidRDefault="00086280">
      <w:pPr>
        <w:pStyle w:val="CommentText"/>
      </w:pPr>
      <w:r>
        <w:rPr>
          <w:rStyle w:val="CommentReference"/>
        </w:rPr>
        <w:annotationRef/>
      </w:r>
      <w:r>
        <w:t>Please tell me if I’m wrong here, but I believe this is defined on the timescale of delta-S</w:t>
      </w:r>
    </w:p>
  </w:comment>
  <w:comment w:id="192" w:author="JTT" w:date="2015-02-16T10:52:00Z" w:initials="JT">
    <w:p w14:paraId="1A1F2963" w14:textId="31E910C9" w:rsidR="00086280" w:rsidRDefault="00086280">
      <w:pPr>
        <w:pStyle w:val="CommentText"/>
      </w:pPr>
      <w:r>
        <w:rPr>
          <w:rStyle w:val="CommentReference"/>
        </w:rPr>
        <w:annotationRef/>
      </w:r>
      <w:r>
        <w:t xml:space="preserve">I don’t think these links are working.  anyway, its Fig. 4 </w:t>
      </w:r>
    </w:p>
  </w:comment>
  <w:comment w:id="196" w:author="JTT" w:date="2015-02-16T10:52:00Z" w:initials="JT">
    <w:p w14:paraId="285929E5" w14:textId="6DAD7DFF" w:rsidR="00086280" w:rsidRDefault="00086280">
      <w:pPr>
        <w:pStyle w:val="CommentText"/>
      </w:pPr>
      <w:r>
        <w:rPr>
          <w:rStyle w:val="CommentReference"/>
        </w:rPr>
        <w:annotationRef/>
      </w:r>
      <w:r>
        <w:t>Table 3</w:t>
      </w:r>
    </w:p>
  </w:comment>
  <w:comment w:id="201" w:author="JTT" w:date="2015-02-16T10:52:00Z" w:initials="JT">
    <w:p w14:paraId="05CC0270" w14:textId="4CEF7CE4" w:rsidR="00437753" w:rsidRDefault="00437753">
      <w:pPr>
        <w:pStyle w:val="CommentText"/>
      </w:pPr>
      <w:r>
        <w:rPr>
          <w:rStyle w:val="CommentReference"/>
        </w:rPr>
        <w:annotationRef/>
      </w:r>
      <w:r>
        <w:t>Again, please change to plain-english with parameters in parentheses throughout.</w:t>
      </w:r>
    </w:p>
  </w:comment>
  <w:comment w:id="207" w:author="JTT" w:date="2015-02-16T10:52:00Z" w:initials="JT">
    <w:p w14:paraId="3518DF00" w14:textId="0A4AF45F" w:rsidR="00437753" w:rsidRDefault="00437753">
      <w:pPr>
        <w:pStyle w:val="CommentText"/>
      </w:pPr>
      <w:r>
        <w:rPr>
          <w:rStyle w:val="CommentReference"/>
        </w:rPr>
        <w:annotationRef/>
      </w:r>
      <w:r>
        <w:t>I’m confused.  I think you mean estimation model?  There’s only one scenario (with parameter values based on the case study) right?  And then there’s four different models applied to this scenario which generate different parameter estimates.</w:t>
      </w:r>
    </w:p>
  </w:comment>
  <w:comment w:id="211" w:author="JTT" w:date="2015-02-16T10:52:00Z" w:initials="JT">
    <w:p w14:paraId="3E813A78" w14:textId="4E6976ED" w:rsidR="00437753" w:rsidRDefault="00437753">
      <w:pPr>
        <w:pStyle w:val="CommentText"/>
      </w:pPr>
      <w:r>
        <w:rPr>
          <w:rStyle w:val="CommentReference"/>
        </w:rPr>
        <w:annotationRef/>
      </w:r>
      <w:r>
        <w:t>Please renumber figures in order of references in text.  So these should be fig. 5 and 6.</w:t>
      </w:r>
    </w:p>
  </w:comment>
  <w:comment w:id="212" w:author="darcy" w:date="2015-02-16T10:52:00Z" w:initials="d">
    <w:p w14:paraId="6D30B8EB" w14:textId="5292E921" w:rsidR="00710EB7" w:rsidRDefault="00710EB7">
      <w:pPr>
        <w:pStyle w:val="CommentText"/>
      </w:pPr>
      <w:r>
        <w:rPr>
          <w:rStyle w:val="CommentReference"/>
        </w:rPr>
        <w:annotationRef/>
      </w:r>
      <w:r>
        <w:t>For which scenario?</w:t>
      </w:r>
    </w:p>
  </w:comment>
  <w:comment w:id="214" w:author="darcy" w:date="2015-02-16T10:52:00Z" w:initials="d">
    <w:p w14:paraId="1DF5F9A7" w14:textId="09CAF4DE" w:rsidR="00710EB7" w:rsidRDefault="00710EB7">
      <w:pPr>
        <w:pStyle w:val="CommentText"/>
      </w:pPr>
      <w:r>
        <w:rPr>
          <w:rStyle w:val="CommentReference"/>
        </w:rPr>
        <w:annotationRef/>
      </w:r>
      <w:r>
        <w:t>Which scenario?</w:t>
      </w:r>
    </w:p>
  </w:comment>
  <w:comment w:id="217" w:author="JTT" w:date="2015-02-16T10:52:00Z" w:initials="JT">
    <w:p w14:paraId="5ED5809D" w14:textId="483E285A" w:rsidR="00710EB7" w:rsidRDefault="00710EB7">
      <w:pPr>
        <w:pStyle w:val="CommentText"/>
      </w:pPr>
      <w:r>
        <w:rPr>
          <w:rStyle w:val="CommentReference"/>
        </w:rPr>
        <w:annotationRef/>
      </w:r>
      <w:r>
        <w:t>If you are jonesing for some extra work, you could decide on a cut-off for defining precision (i.e., CV among simulation replicates &gt;0.25 is “imprecise”, 0.1&lt;CV&lt;0.25 relatively precise, etc, and standardize our terminology.  not a big deal if uninterested.</w:t>
      </w:r>
    </w:p>
  </w:comment>
  <w:comment w:id="219" w:author="JTT" w:date="2015-02-16T10:52:00Z" w:initials="JT">
    <w:p w14:paraId="10217032" w14:textId="7444A9FC" w:rsidR="00401AC2" w:rsidRDefault="00401AC2">
      <w:pPr>
        <w:pStyle w:val="CommentText"/>
      </w:pPr>
      <w:r>
        <w:rPr>
          <w:rStyle w:val="CommentReference"/>
        </w:rPr>
        <w:annotationRef/>
      </w:r>
      <w:r>
        <w:t>moved to methods section</w:t>
      </w:r>
    </w:p>
  </w:comment>
  <w:comment w:id="262" w:author="JTT" w:date="2015-02-16T10:57:00Z" w:initials="JT">
    <w:p w14:paraId="422EE9B5" w14:textId="3D65E7AA" w:rsidR="00D32276" w:rsidRPr="00D32276" w:rsidRDefault="00D32276" w:rsidP="00D32276">
      <w:pPr>
        <w:pStyle w:val="Bibliography"/>
        <w:rPr>
          <w:rFonts w:ascii="Times New Roman" w:eastAsia="Calibri" w:hAnsi="Times New Roman" w:cs="Times New Roman"/>
          <w:sz w:val="24"/>
        </w:rPr>
      </w:pPr>
      <w:r>
        <w:rPr>
          <w:rStyle w:val="CommentReference"/>
        </w:rPr>
        <w:annotationRef/>
      </w:r>
      <w:r w:rsidRPr="00D32276">
        <w:rPr>
          <w:rFonts w:ascii="Times New Roman" w:eastAsia="Calibri" w:hAnsi="Times New Roman" w:cs="Times New Roman"/>
          <w:sz w:val="24"/>
        </w:rPr>
        <w:t>Hordyk, A.R., Lo</w:t>
      </w:r>
      <w:r>
        <w:rPr>
          <w:rFonts w:ascii="Times New Roman" w:eastAsia="Calibri" w:hAnsi="Times New Roman" w:cs="Times New Roman"/>
          <w:sz w:val="24"/>
        </w:rPr>
        <w:t>neragan, N.R., Prince, J.D., In press</w:t>
      </w:r>
      <w:r w:rsidRPr="00D32276">
        <w:rPr>
          <w:rFonts w:ascii="Times New Roman" w:eastAsia="Calibri" w:hAnsi="Times New Roman" w:cs="Times New Roman"/>
          <w:sz w:val="24"/>
        </w:rPr>
        <w:t>. An evaluation of an iterative harvest strategy for data-poor fisheries using the length-based spawning potential ratio assessment methodology. Fish. Res. doi:10.1016/j.fishres.2014.12.018</w:t>
      </w:r>
    </w:p>
    <w:p w14:paraId="6EA11AB4" w14:textId="358A6BF8" w:rsidR="00D32276" w:rsidRDefault="00D32276">
      <w:pPr>
        <w:pStyle w:val="CommentText"/>
      </w:pPr>
    </w:p>
  </w:comment>
  <w:comment w:id="266" w:author="JTT" w:date="2015-02-16T10:52:00Z" w:initials="JT">
    <w:p w14:paraId="106DEE2E" w14:textId="77777777" w:rsidR="00A63F03" w:rsidRDefault="00A63F03" w:rsidP="00A63F03">
      <w:pPr>
        <w:pStyle w:val="CommentText"/>
      </w:pPr>
      <w:r>
        <w:rPr>
          <w:rStyle w:val="CommentReference"/>
        </w:rPr>
        <w:annotationRef/>
      </w:r>
      <w:r>
        <w:t>Any good references for tag shock?</w:t>
      </w:r>
    </w:p>
  </w:comment>
  <w:comment w:id="267" w:author="JTT" w:date="2015-02-16T10:52:00Z" w:initials="JT">
    <w:p w14:paraId="64571CDF" w14:textId="77777777" w:rsidR="00A63F03" w:rsidRPr="00FE736B" w:rsidRDefault="00A63F03" w:rsidP="00A63F03">
      <w:pPr>
        <w:pStyle w:val="Bibliography"/>
        <w:rPr>
          <w:rFonts w:ascii="Times New Roman" w:hAnsi="Times New Roman" w:cs="Times New Roman"/>
          <w:sz w:val="24"/>
        </w:rPr>
      </w:pPr>
      <w:r>
        <w:rPr>
          <w:rStyle w:val="CommentReference"/>
        </w:rPr>
        <w:annotationRef/>
      </w:r>
      <w:r w:rsidRPr="00980472">
        <w:rPr>
          <w:rFonts w:ascii="Times New Roman" w:hAnsi="Times New Roman" w:cs="Times New Roman"/>
          <w:sz w:val="24"/>
        </w:rPr>
        <w:t xml:space="preserve"> </w:t>
      </w:r>
      <w:r w:rsidRPr="00FE736B">
        <w:rPr>
          <w:rFonts w:ascii="Times New Roman" w:hAnsi="Times New Roman" w:cs="Times New Roman"/>
          <w:sz w:val="24"/>
        </w:rPr>
        <w:t>Eveson, J.P., Laslett, G.M., Polacheck, T., 2004. An integrated model for growth incorporating tag recapture, length frequency, and direct aging data. Can. J. Fish. Aquat. Sci. 61, 292–306.</w:t>
      </w:r>
    </w:p>
    <w:p w14:paraId="7CFB7FC2" w14:textId="77777777" w:rsidR="00A63F03" w:rsidRDefault="00A63F03" w:rsidP="00A63F03">
      <w:pPr>
        <w:pStyle w:val="CommentText"/>
      </w:pPr>
    </w:p>
  </w:comment>
  <w:comment w:id="323" w:author="Darcy Webber" w:date="2015-02-16T10:52:00Z" w:initials="DW">
    <w:p w14:paraId="36BE0F08" w14:textId="10B2AE8C" w:rsidR="00980472" w:rsidRDefault="000248F4">
      <w:pPr>
        <w:pStyle w:val="CommentText"/>
      </w:pPr>
      <w:r>
        <w:rPr>
          <w:rStyle w:val="CommentReference"/>
        </w:rPr>
        <w:annotationRef/>
      </w:r>
      <w:r>
        <w:t>I’ll do this soon</w:t>
      </w:r>
    </w:p>
  </w:comment>
  <w:comment w:id="621" w:author="darcy" w:date="2015-02-16T10:52:00Z" w:initials="d">
    <w:p w14:paraId="64062209" w14:textId="11A3E023" w:rsidR="00980472" w:rsidRDefault="000248F4">
      <w:pPr>
        <w:pStyle w:val="CommentText"/>
      </w:pPr>
      <w:r>
        <w:rPr>
          <w:rStyle w:val="CommentReference"/>
        </w:rPr>
        <w:annotationRef/>
      </w:r>
      <w:r>
        <w:t>What are the units for these highlighted cells? Could you just double check these for me please Jim?</w:t>
      </w:r>
    </w:p>
  </w:comment>
  <w:comment w:id="625" w:author="JTT" w:date="2015-02-16T10:58:00Z" w:initials="JT">
    <w:p w14:paraId="08112968" w14:textId="7EFA4604" w:rsidR="003D502A" w:rsidRDefault="003D502A">
      <w:pPr>
        <w:pStyle w:val="CommentText"/>
      </w:pPr>
      <w:r>
        <w:rPr>
          <w:rStyle w:val="CommentReference"/>
        </w:rPr>
        <w:annotationRef/>
      </w:r>
      <w:r>
        <w:t>Please change to delta-AIC here and throughout</w:t>
      </w:r>
    </w:p>
  </w:comment>
  <w:comment w:id="629" w:author="Darcy Webber" w:date="2015-02-16T10:52:00Z" w:initials="DW">
    <w:p w14:paraId="3C50A202" w14:textId="4B9EF415" w:rsidR="00710EB7" w:rsidRDefault="000248F4">
      <w:pPr>
        <w:pStyle w:val="CommentText"/>
      </w:pPr>
      <w:r>
        <w:rPr>
          <w:rStyle w:val="CommentReference"/>
        </w:rPr>
        <w:annotationRef/>
      </w:r>
      <w:r>
        <w:t>I think the standardized p</w:t>
      </w:r>
      <w:r>
        <w:t>lots are better. If you agree I’ll cut th</w:t>
      </w:r>
      <w:r w:rsidR="00710EB7">
        <w:t>e old ones.</w:t>
      </w:r>
    </w:p>
  </w:comment>
  <w:comment w:id="637" w:author="JTT" w:date="2015-02-16T10:52:00Z" w:initials="JT">
    <w:p w14:paraId="2AE68623" w14:textId="2D0E41B4" w:rsidR="00437753" w:rsidRDefault="00437753">
      <w:pPr>
        <w:pStyle w:val="CommentText"/>
      </w:pPr>
      <w:r>
        <w:rPr>
          <w:rStyle w:val="CommentReference"/>
        </w:rPr>
        <w:annotationRef/>
      </w:r>
      <w:r>
        <w:t>These will need captions on the outer left-hand side (“Sample size”) and outer top-side (“Estimation model”)</w:t>
      </w:r>
    </w:p>
  </w:comment>
  <w:comment w:id="640" w:author="JTT" w:date="2015-02-16T11:00:00Z" w:initials="JT">
    <w:p w14:paraId="0AD86FE3" w14:textId="2C491EA6" w:rsidR="003D502A" w:rsidRDefault="003D502A">
      <w:pPr>
        <w:pStyle w:val="CommentText"/>
      </w:pPr>
      <w:r>
        <w:rPr>
          <w:rStyle w:val="CommentReference"/>
        </w:rPr>
        <w:annotationRef/>
      </w:r>
      <w:r w:rsidR="000248F4">
        <w:t>Please improve captions Fig. 8-10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6D30B8EB" w15:done="0"/>
  <w15:commentEx w15:paraId="1DF5F9A7" w15:done="0"/>
  <w15:commentEx w15:paraId="5ED5809D" w15:done="0"/>
  <w15:commentEx w15:paraId="36BE0F08" w15:done="0"/>
  <w15:commentEx w15:paraId="64062209" w15:done="0"/>
  <w15:commentEx w15:paraId="3C50A2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A1567B" w14:textId="77777777" w:rsidR="000248F4" w:rsidRDefault="000248F4" w:rsidP="00D21621">
      <w:pPr>
        <w:spacing w:after="0" w:line="240" w:lineRule="auto"/>
      </w:pPr>
      <w:r>
        <w:separator/>
      </w:r>
    </w:p>
  </w:endnote>
  <w:endnote w:type="continuationSeparator" w:id="0">
    <w:p w14:paraId="6BFA0FA3" w14:textId="77777777" w:rsidR="000248F4" w:rsidRDefault="000248F4"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701183"/>
      <w:docPartObj>
        <w:docPartGallery w:val="Page Numbers (Bottom of Page)"/>
        <w:docPartUnique/>
      </w:docPartObj>
    </w:sdtPr>
    <w:sdtContent>
      <w:p w14:paraId="4A4BC7A2" w14:textId="77777777" w:rsidR="00710EB7" w:rsidRDefault="00710EB7">
        <w:pPr>
          <w:pStyle w:val="Footer"/>
          <w:jc w:val="center"/>
        </w:pPr>
        <w:r>
          <w:fldChar w:fldCharType="begin"/>
        </w:r>
        <w:r>
          <w:instrText xml:space="preserve"> PAGE   \* MERGEFORMAT </w:instrText>
        </w:r>
        <w:r>
          <w:fldChar w:fldCharType="separate"/>
        </w:r>
        <w:r w:rsidR="003D502A">
          <w:rPr>
            <w:noProof/>
          </w:rPr>
          <w:t>21</w:t>
        </w:r>
        <w:r>
          <w:rPr>
            <w:noProof/>
          </w:rPr>
          <w:fldChar w:fldCharType="end"/>
        </w:r>
      </w:p>
    </w:sdtContent>
  </w:sdt>
  <w:p w14:paraId="5836647F" w14:textId="77777777" w:rsidR="00710EB7" w:rsidRDefault="00710E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F9A29" w14:textId="77777777" w:rsidR="000248F4" w:rsidRDefault="000248F4" w:rsidP="00D21621">
      <w:pPr>
        <w:spacing w:after="0" w:line="240" w:lineRule="auto"/>
      </w:pPr>
      <w:r>
        <w:separator/>
      </w:r>
    </w:p>
  </w:footnote>
  <w:footnote w:type="continuationSeparator" w:id="0">
    <w:p w14:paraId="049D3C67" w14:textId="77777777" w:rsidR="000248F4" w:rsidRDefault="000248F4"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8"/>
  </w:num>
  <w:num w:numId="5">
    <w:abstractNumId w:val="7"/>
  </w:num>
  <w:num w:numId="6">
    <w:abstractNumId w:val="6"/>
  </w:num>
  <w:num w:numId="7">
    <w:abstractNumId w:val="4"/>
  </w:num>
  <w:num w:numId="8">
    <w:abstractNumId w:val="2"/>
  </w:num>
  <w:num w:numId="9">
    <w:abstractNumId w:val="9"/>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7EFD"/>
    <w:rsid w:val="000162BC"/>
    <w:rsid w:val="0002251C"/>
    <w:rsid w:val="00022847"/>
    <w:rsid w:val="00023DDB"/>
    <w:rsid w:val="000248F4"/>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71160"/>
    <w:rsid w:val="00274E32"/>
    <w:rsid w:val="00276006"/>
    <w:rsid w:val="0027649E"/>
    <w:rsid w:val="002804A5"/>
    <w:rsid w:val="00281EFE"/>
    <w:rsid w:val="002820F4"/>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D137D"/>
    <w:rsid w:val="002E0656"/>
    <w:rsid w:val="002E4768"/>
    <w:rsid w:val="002E7AC8"/>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67975"/>
    <w:rsid w:val="00371EC9"/>
    <w:rsid w:val="00374476"/>
    <w:rsid w:val="0037498F"/>
    <w:rsid w:val="00374F6C"/>
    <w:rsid w:val="00375014"/>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617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A48"/>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473"/>
    <w:rsid w:val="00477ACC"/>
    <w:rsid w:val="004823D8"/>
    <w:rsid w:val="00484C5B"/>
    <w:rsid w:val="004850C6"/>
    <w:rsid w:val="004871D1"/>
    <w:rsid w:val="004908BD"/>
    <w:rsid w:val="00491851"/>
    <w:rsid w:val="00491E8E"/>
    <w:rsid w:val="004922C2"/>
    <w:rsid w:val="0049618E"/>
    <w:rsid w:val="004966B2"/>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594F"/>
    <w:rsid w:val="0052636B"/>
    <w:rsid w:val="005329C2"/>
    <w:rsid w:val="0053450D"/>
    <w:rsid w:val="00541045"/>
    <w:rsid w:val="005457E2"/>
    <w:rsid w:val="00546EC1"/>
    <w:rsid w:val="00547C69"/>
    <w:rsid w:val="005503EB"/>
    <w:rsid w:val="00550A9A"/>
    <w:rsid w:val="00551295"/>
    <w:rsid w:val="00552BF7"/>
    <w:rsid w:val="00557AA1"/>
    <w:rsid w:val="005602ED"/>
    <w:rsid w:val="00563244"/>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4504"/>
    <w:rsid w:val="005A47AA"/>
    <w:rsid w:val="005A5B5F"/>
    <w:rsid w:val="005A6B6E"/>
    <w:rsid w:val="005B5EB8"/>
    <w:rsid w:val="005B705A"/>
    <w:rsid w:val="005C081F"/>
    <w:rsid w:val="005C15FC"/>
    <w:rsid w:val="005C2C25"/>
    <w:rsid w:val="005C518B"/>
    <w:rsid w:val="005C6FB0"/>
    <w:rsid w:val="005E3599"/>
    <w:rsid w:val="005F4D7C"/>
    <w:rsid w:val="005F533B"/>
    <w:rsid w:val="005F5898"/>
    <w:rsid w:val="0060060B"/>
    <w:rsid w:val="006020A2"/>
    <w:rsid w:val="006024D6"/>
    <w:rsid w:val="00602B4F"/>
    <w:rsid w:val="0060336D"/>
    <w:rsid w:val="00603447"/>
    <w:rsid w:val="00605588"/>
    <w:rsid w:val="00606B2E"/>
    <w:rsid w:val="0060754B"/>
    <w:rsid w:val="00611502"/>
    <w:rsid w:val="00611A3B"/>
    <w:rsid w:val="00613C92"/>
    <w:rsid w:val="006170A6"/>
    <w:rsid w:val="00620775"/>
    <w:rsid w:val="00626350"/>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2EE4"/>
    <w:rsid w:val="006815FB"/>
    <w:rsid w:val="00683C7E"/>
    <w:rsid w:val="006845B6"/>
    <w:rsid w:val="00684E7C"/>
    <w:rsid w:val="006866C0"/>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5665D"/>
    <w:rsid w:val="00760DB1"/>
    <w:rsid w:val="00772D9F"/>
    <w:rsid w:val="00772E4B"/>
    <w:rsid w:val="0077377F"/>
    <w:rsid w:val="007773A0"/>
    <w:rsid w:val="007910B0"/>
    <w:rsid w:val="00793365"/>
    <w:rsid w:val="00795ABC"/>
    <w:rsid w:val="00795CB0"/>
    <w:rsid w:val="00797ECF"/>
    <w:rsid w:val="007A06A1"/>
    <w:rsid w:val="007A0F09"/>
    <w:rsid w:val="007A13BB"/>
    <w:rsid w:val="007A2E69"/>
    <w:rsid w:val="007A2F00"/>
    <w:rsid w:val="007A5137"/>
    <w:rsid w:val="007A7191"/>
    <w:rsid w:val="007B0D66"/>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4608"/>
    <w:rsid w:val="008357CD"/>
    <w:rsid w:val="008374FC"/>
    <w:rsid w:val="00840BBD"/>
    <w:rsid w:val="008411C1"/>
    <w:rsid w:val="00841322"/>
    <w:rsid w:val="00842DDE"/>
    <w:rsid w:val="00843FF9"/>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4AE9"/>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35C6"/>
    <w:rsid w:val="00995B95"/>
    <w:rsid w:val="00996A1F"/>
    <w:rsid w:val="00997A6C"/>
    <w:rsid w:val="009A00DD"/>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4DD6"/>
    <w:rsid w:val="00A51456"/>
    <w:rsid w:val="00A5207A"/>
    <w:rsid w:val="00A54DCC"/>
    <w:rsid w:val="00A55D1F"/>
    <w:rsid w:val="00A56083"/>
    <w:rsid w:val="00A5683C"/>
    <w:rsid w:val="00A60FF5"/>
    <w:rsid w:val="00A6264B"/>
    <w:rsid w:val="00A6397F"/>
    <w:rsid w:val="00A63F03"/>
    <w:rsid w:val="00A65BD1"/>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270A4"/>
    <w:rsid w:val="00B32CC1"/>
    <w:rsid w:val="00B341F3"/>
    <w:rsid w:val="00B344A8"/>
    <w:rsid w:val="00B35058"/>
    <w:rsid w:val="00B3704B"/>
    <w:rsid w:val="00B4376C"/>
    <w:rsid w:val="00B45861"/>
    <w:rsid w:val="00B466AE"/>
    <w:rsid w:val="00B5009E"/>
    <w:rsid w:val="00B53FD0"/>
    <w:rsid w:val="00B54B63"/>
    <w:rsid w:val="00B55267"/>
    <w:rsid w:val="00B57608"/>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02D7"/>
    <w:rsid w:val="00C24727"/>
    <w:rsid w:val="00C27530"/>
    <w:rsid w:val="00C33135"/>
    <w:rsid w:val="00C33DE1"/>
    <w:rsid w:val="00C34730"/>
    <w:rsid w:val="00C3502D"/>
    <w:rsid w:val="00C40FF2"/>
    <w:rsid w:val="00C41D0B"/>
    <w:rsid w:val="00C535A9"/>
    <w:rsid w:val="00C54E6E"/>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0472"/>
    <w:rsid w:val="00D32276"/>
    <w:rsid w:val="00D32788"/>
    <w:rsid w:val="00D34870"/>
    <w:rsid w:val="00D34BEE"/>
    <w:rsid w:val="00D34D60"/>
    <w:rsid w:val="00D36A7B"/>
    <w:rsid w:val="00D41E76"/>
    <w:rsid w:val="00D43B8A"/>
    <w:rsid w:val="00D45026"/>
    <w:rsid w:val="00D5011F"/>
    <w:rsid w:val="00D5340D"/>
    <w:rsid w:val="00D53FFE"/>
    <w:rsid w:val="00D62F7E"/>
    <w:rsid w:val="00D6330A"/>
    <w:rsid w:val="00D63C20"/>
    <w:rsid w:val="00D66CB2"/>
    <w:rsid w:val="00D66CFF"/>
    <w:rsid w:val="00D67E45"/>
    <w:rsid w:val="00D71F44"/>
    <w:rsid w:val="00D77D56"/>
    <w:rsid w:val="00D81DE4"/>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70F9"/>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557CD"/>
    <w:rsid w:val="00E64885"/>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28FA"/>
    <w:rsid w:val="00EB4096"/>
    <w:rsid w:val="00EB46D1"/>
    <w:rsid w:val="00EC021A"/>
    <w:rsid w:val="00EC1911"/>
    <w:rsid w:val="00EC1BDC"/>
    <w:rsid w:val="00EC1D64"/>
    <w:rsid w:val="00EC3EAC"/>
    <w:rsid w:val="00EC4558"/>
    <w:rsid w:val="00EC55AF"/>
    <w:rsid w:val="00ED1059"/>
    <w:rsid w:val="00ED2BEC"/>
    <w:rsid w:val="00ED7CD2"/>
    <w:rsid w:val="00EE1BC2"/>
    <w:rsid w:val="00EE26BF"/>
    <w:rsid w:val="00EE483D"/>
    <w:rsid w:val="00EF2360"/>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quantifish/TagGrowt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askr/adcomp"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www.elsevier.com/journals/fisheries-research/0165-7836/guide-for-authors"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D579C5-FC29-4340-971D-0B0CC7ED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4875</TotalTime>
  <Pages>38</Pages>
  <Words>11342</Words>
  <Characters>64654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461</cp:revision>
  <cp:lastPrinted>2015-02-04T23:55:00Z</cp:lastPrinted>
  <dcterms:created xsi:type="dcterms:W3CDTF">2015-01-23T23:16:00Z</dcterms:created>
  <dcterms:modified xsi:type="dcterms:W3CDTF">2015-02-16T19:00:00Z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id="Qtc99jn0"/&gt;&lt;style id="http://www.zotero.org/styles/canadian-journal-of-fisheries-and-aquatic-sciences" hasBibliography="1" bibliographyStyleHasBeenSet="1"/&gt;&lt;prefs&gt;&lt;pref name="fieldType" value="Fi</vt:lpwstr>
  </property>
  <property fmtid="{D5CDD505-2E9C-101B-9397-08002B2CF9AE}" pid="4" name="ZOTERO_PREF_2">
    <vt:lpwstr>eld"/&gt;&lt;pref name="storeReferences" value="true"/&gt;&lt;pref name="automaticJournalAbbreviations" value="true"/&gt;&lt;pref name="noteType" value="0"/&gt;&lt;/prefs&gt;&lt;/data&gt;</vt:lpwstr>
  </property>
</Properties>
</file>