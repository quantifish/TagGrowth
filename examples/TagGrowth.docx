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1B29ECDF" w:rsidR="00C54E6E" w:rsidRDefault="0052594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this study, we </w:t>
      </w:r>
      <w:r w:rsidR="00C54E6E">
        <w:rPr>
          <w:rFonts w:ascii="Times New Roman" w:hAnsi="Times New Roman" w:cs="Times New Roman"/>
          <w:sz w:val="24"/>
          <w:szCs w:val="24"/>
        </w:rPr>
        <w:t>have explicitly modeled multiple sources of variability in growth rates</w:t>
      </w:r>
      <w:r w:rsidR="00DB1D55">
        <w:rPr>
          <w:rFonts w:ascii="Times New Roman" w:hAnsi="Times New Roman" w:cs="Times New Roman"/>
          <w:sz w:val="24"/>
          <w:szCs w:val="24"/>
        </w:rPr>
        <w:t xml:space="preserve"> in a wild marine population</w:t>
      </w:r>
      <w:r w:rsidR="00C54E6E">
        <w:rPr>
          <w:rFonts w:ascii="Times New Roman" w:hAnsi="Times New Roman" w:cs="Times New Roman"/>
          <w:sz w:val="24"/>
          <w:szCs w:val="24"/>
        </w:rPr>
        <w:t xml:space="preserve">.  Our model </w:t>
      </w:r>
      <w:r>
        <w:rPr>
          <w:rFonts w:ascii="Times New Roman" w:hAnsi="Times New Roman" w:cs="Times New Roman"/>
          <w:sz w:val="24"/>
          <w:szCs w:val="24"/>
        </w:rPr>
        <w:t>incorporate</w:t>
      </w:r>
      <w:r w:rsidR="00C54E6E">
        <w:rPr>
          <w:rFonts w:ascii="Times New Roman" w:hAnsi="Times New Roman" w:cs="Times New Roman"/>
          <w:sz w:val="24"/>
          <w:szCs w:val="24"/>
        </w:rPr>
        <w:t>s</w:t>
      </w:r>
      <w:r>
        <w:rPr>
          <w:rFonts w:ascii="Times New Roman" w:hAnsi="Times New Roman" w:cs="Times New Roman"/>
          <w:sz w:val="24"/>
          <w:szCs w:val="24"/>
        </w:rPr>
        <w:t xml:space="preserve"> sex-specific differences in growth rates, </w:t>
      </w:r>
      <w:r w:rsidR="00BD25B3">
        <w:rPr>
          <w:rFonts w:ascii="Times New Roman" w:hAnsi="Times New Roman" w:cs="Times New Roman"/>
          <w:sz w:val="24"/>
          <w:szCs w:val="24"/>
        </w:rPr>
        <w:t>along with</w:t>
      </w:r>
      <w:r w:rsidR="00C54E6E">
        <w:rPr>
          <w:rFonts w:ascii="Times New Roman" w:hAnsi="Times New Roman" w:cs="Times New Roman"/>
          <w:sz w:val="24"/>
          <w:szCs w:val="24"/>
        </w:rPr>
        <w:t xml:space="preserve"> persistent, temporal, and residual variation</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  The code is distributed as a publicly available package in the R statistical environment, and is illustrated using CMR data for Antarctic </w:t>
      </w:r>
      <w:proofErr w:type="spellStart"/>
      <w:r w:rsidR="00BD25B3">
        <w:rPr>
          <w:rFonts w:ascii="Times New Roman" w:hAnsi="Times New Roman" w:cs="Times New Roman"/>
          <w:sz w:val="24"/>
          <w:szCs w:val="24"/>
        </w:rPr>
        <w:t>toothfish</w:t>
      </w:r>
      <w:proofErr w:type="spellEnd"/>
      <w:r w:rsidR="00BD25B3">
        <w:rPr>
          <w:rFonts w:ascii="Times New Roman" w:hAnsi="Times New Roman" w:cs="Times New Roman"/>
          <w:sz w:val="24"/>
          <w:szCs w:val="24"/>
        </w:rPr>
        <w:t xml:space="preserve"> </w:t>
      </w:r>
      <w:r w:rsidR="00BD25B3" w:rsidRPr="009C37AB">
        <w:rPr>
          <w:rFonts w:ascii="Times New Roman" w:hAnsi="Times New Roman" w:cs="Times New Roman"/>
          <w:sz w:val="24"/>
          <w:szCs w:val="24"/>
        </w:rPr>
        <w:t>(</w:t>
      </w:r>
      <w:proofErr w:type="spellStart"/>
      <w:r w:rsidR="00BD25B3">
        <w:rPr>
          <w:rFonts w:ascii="Times New Roman" w:hAnsi="Times New Roman" w:cs="Times New Roman"/>
          <w:i/>
          <w:sz w:val="24"/>
          <w:szCs w:val="24"/>
        </w:rPr>
        <w:t>Dissostichus</w:t>
      </w:r>
      <w:proofErr w:type="spellEnd"/>
      <w:r w:rsidR="00BD25B3">
        <w:rPr>
          <w:rFonts w:ascii="Times New Roman" w:hAnsi="Times New Roman" w:cs="Times New Roman"/>
          <w:i/>
          <w:sz w:val="24"/>
          <w:szCs w:val="24"/>
        </w:rPr>
        <w:t xml:space="preserve"> </w:t>
      </w:r>
      <w:proofErr w:type="spellStart"/>
      <w:r w:rsidR="00BD25B3">
        <w:rPr>
          <w:rFonts w:ascii="Times New Roman" w:hAnsi="Times New Roman" w:cs="Times New Roman"/>
          <w:i/>
          <w:sz w:val="24"/>
          <w:szCs w:val="24"/>
        </w:rPr>
        <w:t>mawsoni</w:t>
      </w:r>
      <w:proofErr w:type="spellEnd"/>
      <w:r w:rsidR="00BD25B3" w:rsidRPr="009C37AB">
        <w:rPr>
          <w:rFonts w:ascii="Times New Roman" w:hAnsi="Times New Roman" w:cs="Times New Roman"/>
          <w:sz w:val="24"/>
          <w:szCs w:val="24"/>
        </w:rPr>
        <w:t>)</w:t>
      </w:r>
      <w:r w:rsidR="00BD25B3">
        <w:rPr>
          <w:rFonts w:ascii="Times New Roman" w:hAnsi="Times New Roman" w:cs="Times New Roman"/>
          <w:sz w:val="24"/>
          <w:szCs w:val="24"/>
        </w:rPr>
        <w:t>.</w:t>
      </w:r>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633F3A">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633F3A">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085FA166" w:rsidR="00D269B9" w:rsidRPr="009738B0" w:rsidRDefault="00633F3A">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r w:rsidR="004871D1">
        <w:rPr>
          <w:rFonts w:ascii="Times New Roman" w:hAnsi="Times New Roman" w:cs="Times New Roman"/>
          <w:sz w:val="24"/>
          <w:szCs w:val="24"/>
        </w:rPr>
        <w:t xml:space="preserve"> (see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proofErr w:type="gramStart"/>
      <w:r w:rsidR="00DF3C5E">
        <w:rPr>
          <w:rFonts w:ascii="Times New Roman" w:hAnsi="Times New Roman" w:cs="Times New Roman"/>
          <w:i/>
          <w:sz w:val="24"/>
          <w:szCs w:val="24"/>
        </w:rPr>
        <w:t>L(</w:t>
      </w:r>
      <w:proofErr w:type="gramEnd"/>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633F3A">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6CD25CD8"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proofErr w:type="spellEnd"/>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633F3A">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C7A9638"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46B9B" w:rsidRPr="00883C74">
        <w:rPr>
          <w:i/>
          <w:sz w:val="24"/>
          <w:szCs w:val="24"/>
        </w:rPr>
        <w:t xml:space="preserve">Table </w:t>
      </w:r>
      <w:r w:rsidR="00F46B9B">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418FC9A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55EAC30B"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proofErr w:type="gramStart"/>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w:t>
      </w:r>
      <w:proofErr w:type="gramEnd"/>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upkeep costs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by sex </w:t>
      </w:r>
      <w:r w:rsidR="00BB5C24" w:rsidRPr="00BF2698">
        <w:rPr>
          <w:rFonts w:ascii="Times New Roman" w:hAnsi="Times New Roman" w:cs="Times New Roman"/>
          <w:i/>
          <w:sz w:val="24"/>
          <w:szCs w:val="24"/>
        </w:rPr>
        <w:t>s</w:t>
      </w:r>
      <w:r w:rsidR="00BB5C24">
        <w:rPr>
          <w:rFonts w:ascii="Times New Roman" w:hAnsi="Times New Roman" w:cs="Times New Roman"/>
          <w:sz w:val="24"/>
          <w:szCs w:val="24"/>
        </w:rPr>
        <w:t xml:space="preserve"> only, time varying 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 and random-effects for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735766">
        <w:rPr>
          <w:rFonts w:ascii="Times New Roman" w:hAnsi="Times New Roman" w:cs="Times New Roman"/>
          <w:sz w:val="24"/>
          <w:szCs w:val="24"/>
        </w:rPr>
        <w:t>.</w:t>
      </w:r>
    </w:p>
    <w:p w14:paraId="395A83E0" w14:textId="65B00E5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93192">
        <w:rPr>
          <w:rFonts w:ascii="Times New Roman" w:hAnsi="Times New Roman" w:cs="Times New Roman"/>
          <w:sz w:val="24"/>
          <w:szCs w:val="24"/>
        </w:rPr>
        <w:t xml:space="preserve">The parameters </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proofErr w:type="gramStart"/>
      <w:r w:rsidR="00093192">
        <w:rPr>
          <w:rFonts w:ascii="Times New Roman" w:hAnsi="Times New Roman" w:cs="Times New Roman"/>
          <w:i/>
          <w:sz w:val="24"/>
          <w:szCs w:val="24"/>
          <w:vertAlign w:val="subscript"/>
        </w:rPr>
        <w:t>,s</w:t>
      </w:r>
      <w:proofErr w:type="gramEnd"/>
      <w:r w:rsidR="00093192">
        <w:rPr>
          <w:rFonts w:ascii="Times New Roman" w:hAnsi="Times New Roman" w:cs="Times New Roman"/>
          <w:sz w:val="24"/>
          <w:szCs w:val="24"/>
        </w:rPr>
        <w:t xml:space="preserve">, </w:t>
      </w:r>
      <w:proofErr w:type="spellStart"/>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proofErr w:type="spellEnd"/>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proofErr w:type="spellStart"/>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and </w:t>
      </w:r>
      <w:proofErr w:type="spellStart"/>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w:t>
      </w:r>
      <w:r w:rsidR="00093192">
        <w:rPr>
          <w:rFonts w:ascii="Times New Roman" w:hAnsi="Times New Roman" w:cs="Times New Roman"/>
          <w:sz w:val="24"/>
          <w:szCs w:val="24"/>
        </w:rPr>
        <w:t xml:space="preserve">were all assumed to be sex-specific in the application of this model, </w:t>
      </w:r>
      <w:r w:rsidR="00093192">
        <w:rPr>
          <w:rFonts w:ascii="Times New Roman" w:hAnsi="Times New Roman" w:cs="Times New Roman"/>
          <w:i/>
          <w:sz w:val="24"/>
          <w:szCs w:val="24"/>
        </w:rPr>
        <w:t>c</w:t>
      </w:r>
      <w:r w:rsidR="00093192" w:rsidRPr="009D73B8">
        <w:rPr>
          <w:rFonts w:ascii="Times New Roman" w:hAnsi="Times New Roman" w:cs="Times New Roman"/>
          <w:sz w:val="24"/>
          <w:szCs w:val="24"/>
          <w:vertAlign w:val="subscript"/>
        </w:rPr>
        <w:t>obs</w:t>
      </w:r>
      <w:r w:rsidR="00093192">
        <w:rPr>
          <w:rFonts w:ascii="Times New Roman" w:hAnsi="Times New Roman" w:cs="Times New Roman"/>
          <w:sz w:val="24"/>
          <w:szCs w:val="24"/>
        </w:rPr>
        <w:t xml:space="preserve"> and </w:t>
      </w:r>
      <w:proofErr w:type="spellStart"/>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proofErr w:type="spellEnd"/>
      <w:r w:rsidR="00093192">
        <w:rPr>
          <w:rFonts w:ascii="Times New Roman" w:hAnsi="Times New Roman" w:cs="Times New Roman"/>
          <w:sz w:val="24"/>
          <w:szCs w:val="24"/>
        </w:rPr>
        <w:t xml:space="preserve"> were not.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ins w:id="2" w:author="Darcy Webber" w:date="2015-02-05T14:57:00Z">
        <w:r w:rsidR="00443B46">
          <w:rPr>
            <w:rFonts w:ascii="Times New Roman" w:hAnsi="Times New Roman" w:cs="Times New Roman"/>
            <w:sz w:val="24"/>
            <w:szCs w:val="24"/>
          </w:rPr>
          <w:t xml:space="preserve">tagging and </w:t>
        </w:r>
      </w:ins>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3"/>
      <w:commentRangeStart w:id="4"/>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3"/>
      <w:r w:rsidR="004471DE">
        <w:rPr>
          <w:rStyle w:val="CommentReference"/>
        </w:rPr>
        <w:commentReference w:id="3"/>
      </w:r>
      <w:commentRangeEnd w:id="4"/>
      <w:r w:rsidR="006D0BF6">
        <w:rPr>
          <w:rStyle w:val="CommentReference"/>
        </w:rPr>
        <w:commentReference w:id="4"/>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r w:rsidR="000855AF" w:rsidRPr="00AC4738">
        <w:rPr>
          <w:rFonts w:ascii="Times New Roman" w:hAnsi="Times New Roman" w:cs="Times New Roman"/>
          <w:sz w:val="24"/>
          <w:szCs w:val="24"/>
          <w:highlight w:val="yellow"/>
        </w:rPr>
        <w:t>Dunn et al. (2006)</w:t>
      </w:r>
      <w:r w:rsidR="000855AF">
        <w:rPr>
          <w:rFonts w:ascii="Times New Roman" w:hAnsi="Times New Roman" w:cs="Times New Roman"/>
          <w:sz w:val="24"/>
          <w:szCs w:val="24"/>
        </w:rPr>
        <w:t xml:space="preserve"> 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633F3A">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02773511" w:rsidR="002E4768" w:rsidRDefault="000931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parameters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proofErr w:type="gramStart"/>
      <w:r w:rsidR="008E2EE7">
        <w:rPr>
          <w:rFonts w:ascii="Times New Roman" w:hAnsi="Times New Roman" w:cs="Times New Roman"/>
          <w:i/>
          <w:sz w:val="24"/>
          <w:szCs w:val="24"/>
          <w:vertAlign w:val="subscript"/>
        </w:rPr>
        <w:t>,s</w:t>
      </w:r>
      <w:proofErr w:type="gramEnd"/>
      <w:r w:rsidR="00AC73C3">
        <w:rPr>
          <w:rFonts w:ascii="Times New Roman" w:hAnsi="Times New Roman" w:cs="Times New Roman"/>
          <w:sz w:val="24"/>
          <w:szCs w:val="24"/>
        </w:rPr>
        <w:t xml:space="preserve">, </w:t>
      </w:r>
      <w:proofErr w:type="spellStart"/>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proofErr w:type="spellEnd"/>
      <w:r w:rsidR="006B5332">
        <w:rPr>
          <w:rFonts w:ascii="Times New Roman" w:hAnsi="Times New Roman" w:cs="Times New Roman"/>
          <w:sz w:val="24"/>
          <w:szCs w:val="24"/>
        </w:rPr>
        <w:t>,</w:t>
      </w:r>
      <w:r w:rsidR="00AC73C3">
        <w:rPr>
          <w:rFonts w:ascii="Times New Roman" w:hAnsi="Times New Roman" w:cs="Times New Roman"/>
          <w:sz w:val="24"/>
          <w:szCs w:val="24"/>
        </w:rPr>
        <w:t xml:space="preserve"> </w:t>
      </w:r>
      <w:proofErr w:type="spellStart"/>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proofErr w:type="spellEnd"/>
      <w:r w:rsidR="00ED2BEC">
        <w:rPr>
          <w:rFonts w:ascii="Times New Roman" w:hAnsi="Times New Roman" w:cs="Times New Roman"/>
          <w:sz w:val="24"/>
          <w:szCs w:val="24"/>
        </w:rPr>
        <w:t xml:space="preserve"> and </w:t>
      </w:r>
      <w:proofErr w:type="spellStart"/>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sidR="00AC73C3">
        <w:rPr>
          <w:rFonts w:ascii="Times New Roman" w:hAnsi="Times New Roman" w:cs="Times New Roman"/>
          <w:sz w:val="24"/>
          <w:szCs w:val="24"/>
        </w:rPr>
        <w:t xml:space="preserve"> 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_Ref410371769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B6525">
        <w:rPr>
          <w:i/>
          <w:sz w:val="24"/>
          <w:szCs w:val="24"/>
        </w:rPr>
        <w:t xml:space="preserve">Table </w:t>
      </w:r>
      <w:r w:rsidR="00F911F1">
        <w:rPr>
          <w:i/>
          <w:noProof/>
          <w:sz w:val="24"/>
          <w:szCs w:val="24"/>
        </w:rPr>
        <w:t>2</w:t>
      </w:r>
      <w:r w:rsidR="00F911F1">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gramStart"/>
      <w:r w:rsidR="006020A2">
        <w:rPr>
          <w:rFonts w:ascii="Times New Roman" w:hAnsi="Times New Roman" w:cs="Times New Roman"/>
          <w:i/>
          <w:sz w:val="24"/>
          <w:szCs w:val="24"/>
          <w:vertAlign w:val="subscript"/>
        </w:rPr>
        <w:t>,s</w:t>
      </w:r>
      <w:proofErr w:type="spellEnd"/>
      <w:proofErr w:type="gram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_Ref410907158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01717">
        <w:rPr>
          <w:i/>
          <w:color w:val="000000" w:themeColor="text1"/>
          <w:sz w:val="24"/>
          <w:szCs w:val="24"/>
        </w:rPr>
        <w:t xml:space="preserve">Table </w:t>
      </w:r>
      <w:r w:rsidR="00F911F1">
        <w:rPr>
          <w:i/>
          <w:noProof/>
          <w:color w:val="000000" w:themeColor="text1"/>
          <w:sz w:val="24"/>
          <w:szCs w:val="24"/>
        </w:rPr>
        <w:t>3</w:t>
      </w:r>
      <w:r w:rsidR="00F911F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166624">
        <w:rPr>
          <w:rFonts w:ascii="Times New Roman" w:hAnsi="Times New Roman" w:cs="Times New Roman"/>
          <w:sz w:val="24"/>
          <w:szCs w:val="24"/>
        </w:rPr>
        <w:t xml:space="preserve"> we present the derived value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730B66F1" w:rsidR="001E733D" w:rsidRDefault="006B2716"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F05E6C" w:rsidRPr="00843FF9">
        <w:rPr>
          <w:i/>
          <w:sz w:val="24"/>
          <w:szCs w:val="24"/>
        </w:rPr>
        <w:t xml:space="preserve">Figure </w:t>
      </w:r>
      <w:r w:rsidR="00F05E6C">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05E6C" w:rsidRPr="00EC55AF">
        <w:rPr>
          <w:i/>
          <w:sz w:val="24"/>
          <w:szCs w:val="24"/>
        </w:rPr>
        <w:t xml:space="preserve">Figure </w:t>
      </w:r>
      <w:r w:rsidR="00F05E6C">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 xml:space="preserve">This was 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proofErr w:type="spellStart"/>
      <w:r w:rsidR="00940000" w:rsidRPr="00AC4738">
        <w:rPr>
          <w:rFonts w:ascii="Times New Roman" w:hAnsi="Times New Roman" w:cs="Times New Roman"/>
          <w:sz w:val="24"/>
          <w:szCs w:val="24"/>
          <w:highlight w:val="yellow"/>
        </w:rPr>
        <w:t>Akaike</w:t>
      </w:r>
      <w:proofErr w:type="spellEnd"/>
      <w:r w:rsidR="00940000" w:rsidRPr="00AC4738">
        <w:rPr>
          <w:rFonts w:ascii="Times New Roman" w:hAnsi="Times New Roman" w:cs="Times New Roman"/>
          <w:sz w:val="24"/>
          <w:szCs w:val="24"/>
          <w:highlight w:val="yellow"/>
        </w:rPr>
        <w:t xml:space="preserve"> 1973</w:t>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CD4BA4" w:rsidRPr="00DB6525">
        <w:rPr>
          <w:i/>
          <w:noProof/>
          <w:sz w:val="24"/>
          <w:szCs w:val="24"/>
        </w:rPr>
        <w:t>Table</w:t>
      </w:r>
      <w:r w:rsidR="00CD4BA4" w:rsidRPr="00DB6525">
        <w:rPr>
          <w:i/>
          <w:sz w:val="24"/>
          <w:szCs w:val="24"/>
        </w:rPr>
        <w:t xml:space="preserve"> </w:t>
      </w:r>
      <w:r w:rsidR="00CD4BA4">
        <w:rPr>
          <w:i/>
          <w:noProof/>
          <w:sz w:val="24"/>
          <w:szCs w:val="24"/>
        </w:rPr>
        <w:t>4</w:t>
      </w:r>
      <w:r w:rsidR="00940000">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232722" w:rsidRPr="00DB6525">
        <w:rPr>
          <w:i/>
          <w:sz w:val="24"/>
          <w:szCs w:val="24"/>
        </w:rPr>
        <w:t xml:space="preserve">Table </w:t>
      </w:r>
      <w:r w:rsidR="00232722">
        <w:rPr>
          <w:i/>
          <w:noProof/>
          <w:sz w:val="24"/>
          <w:szCs w:val="24"/>
        </w:rPr>
        <w:t>4</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w:t>
      </w:r>
      <w:proofErr w:type="gramStart"/>
      <w:r w:rsidR="008F7DF3">
        <w:rPr>
          <w:rFonts w:ascii="Times New Roman" w:hAnsi="Times New Roman" w:cs="Times New Roman"/>
          <w:sz w:val="24"/>
          <w:szCs w:val="24"/>
        </w:rPr>
        <w:t>c.v</w:t>
      </w:r>
      <w:proofErr w:type="gramEnd"/>
      <w:r w:rsidR="008F7DF3">
        <w:rPr>
          <w:rFonts w:ascii="Times New Roman" w:hAnsi="Times New Roman" w:cs="Times New Roman"/>
          <w:sz w:val="24"/>
          <w:szCs w:val="24"/>
        </w:rPr>
        <w:t>.</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24DA6132" w14:textId="4ECD0B2B" w:rsidR="00DB3AA7" w:rsidRDefault="00DB3AA7"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In this model, the log-standard deviation of residual variation in growth rates</w:t>
      </w:r>
      <w:ins w:id="5" w:author="darcy" w:date="2015-02-11T09:23:00Z">
        <w:r w:rsidR="00402E5D">
          <w:rPr>
            <w:rFonts w:ascii="Times New Roman" w:hAnsi="Times New Roman" w:cs="Times New Roman"/>
            <w:sz w:val="24"/>
            <w:szCs w:val="24"/>
          </w:rPr>
          <w:t xml:space="preserve"> (</w:t>
        </w:r>
        <w:proofErr w:type="gramStart"/>
        <w:r w:rsidR="00402E5D" w:rsidRPr="00402E5D">
          <w:rPr>
            <w:rFonts w:ascii="Times New Roman" w:hAnsi="Times New Roman" w:cs="Times New Roman"/>
            <w:i/>
            <w:sz w:val="24"/>
            <w:szCs w:val="24"/>
            <w:rPrChange w:id="6" w:author="darcy" w:date="2015-02-11T09:23:00Z">
              <w:rPr>
                <w:rFonts w:ascii="Times New Roman" w:hAnsi="Times New Roman" w:cs="Times New Roman"/>
                <w:sz w:val="24"/>
                <w:szCs w:val="24"/>
              </w:rPr>
            </w:rPrChange>
          </w:rPr>
          <w:t>log(</w:t>
        </w:r>
        <w:proofErr w:type="spellStart"/>
        <w:proofErr w:type="gramEnd"/>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proofErr w:type="spellEnd"/>
        <w:r w:rsidR="00402E5D" w:rsidRPr="00402E5D">
          <w:rPr>
            <w:rFonts w:ascii="Times New Roman" w:hAnsi="Times New Roman" w:cs="Times New Roman"/>
            <w:i/>
            <w:sz w:val="24"/>
            <w:szCs w:val="24"/>
            <w:rPrChange w:id="7" w:author="darcy" w:date="2015-02-11T09:23:00Z">
              <w:rPr>
                <w:rFonts w:ascii="Times New Roman" w:hAnsi="Times New Roman" w:cs="Times New Roman"/>
                <w:sz w:val="24"/>
                <w:szCs w:val="24"/>
              </w:rPr>
            </w:rPrChange>
          </w:rPr>
          <w:t>)</w:t>
        </w:r>
        <w:r w:rsidR="00402E5D">
          <w:rPr>
            <w:rFonts w:ascii="Times New Roman" w:hAnsi="Times New Roman" w:cs="Times New Roman"/>
            <w:sz w:val="24"/>
            <w:szCs w:val="24"/>
          </w:rPr>
          <w:t>)</w:t>
        </w:r>
      </w:ins>
      <w:r w:rsidR="004F51AC">
        <w:rPr>
          <w:rFonts w:ascii="Times New Roman" w:hAnsi="Times New Roman" w:cs="Times New Roman"/>
          <w:sz w:val="24"/>
          <w:szCs w:val="24"/>
        </w:rPr>
        <w:t xml:space="preserve"> was </w:t>
      </w:r>
      <w:ins w:id="8" w:author="darcy" w:date="2015-02-11T09:22:00Z">
        <w:r w:rsidR="00402E5D">
          <w:rPr>
            <w:rFonts w:ascii="Times New Roman" w:hAnsi="Times New Roman" w:cs="Times New Roman"/>
            <w:sz w:val="24"/>
            <w:szCs w:val="24"/>
          </w:rPr>
          <w:t>-0.459</w:t>
        </w:r>
      </w:ins>
      <w:del w:id="9" w:author="darcy" w:date="2015-02-11T09:23:00Z">
        <w:r w:rsidR="004F51AC" w:rsidRPr="00AC4738" w:rsidDel="00B270A4">
          <w:rPr>
            <w:rFonts w:ascii="Times New Roman" w:hAnsi="Times New Roman" w:cs="Times New Roman"/>
            <w:sz w:val="24"/>
            <w:szCs w:val="24"/>
            <w:highlight w:val="yellow"/>
          </w:rPr>
          <w:delText>0.</w:delText>
        </w:r>
        <w:commentRangeStart w:id="10"/>
        <w:r w:rsidR="004F51AC" w:rsidRPr="00AC4738" w:rsidDel="00B270A4">
          <w:rPr>
            <w:rFonts w:ascii="Times New Roman" w:hAnsi="Times New Roman" w:cs="Times New Roman"/>
            <w:sz w:val="24"/>
            <w:szCs w:val="24"/>
            <w:highlight w:val="yellow"/>
          </w:rPr>
          <w:delText>XX</w:delText>
        </w:r>
        <w:commentRangeEnd w:id="10"/>
        <w:r w:rsidR="00152E1A" w:rsidDel="00B270A4">
          <w:rPr>
            <w:rStyle w:val="CommentReference"/>
          </w:rPr>
          <w:commentReference w:id="10"/>
        </w:r>
        <w:r w:rsidR="004F51AC" w:rsidDel="00B270A4">
          <w:rPr>
            <w:rFonts w:ascii="Times New Roman" w:hAnsi="Times New Roman" w:cs="Times New Roman"/>
            <w:sz w:val="24"/>
            <w:szCs w:val="24"/>
          </w:rPr>
          <w:delText>,</w:delText>
        </w:r>
      </w:del>
      <w:r w:rsidR="004F51AC">
        <w:rPr>
          <w:rFonts w:ascii="Times New Roman" w:hAnsi="Times New Roman" w:cs="Times New Roman"/>
          <w:sz w:val="24"/>
          <w:szCs w:val="24"/>
        </w:rPr>
        <w:t xml:space="preserve"> representing a </w:t>
      </w:r>
      <w:r w:rsidR="00B8366B">
        <w:rPr>
          <w:rFonts w:ascii="Times New Roman" w:hAnsi="Times New Roman" w:cs="Times New Roman"/>
          <w:sz w:val="24"/>
          <w:szCs w:val="24"/>
        </w:rPr>
        <w:t>c.v.</w:t>
      </w:r>
      <w:r w:rsidR="004F51AC">
        <w:rPr>
          <w:rFonts w:ascii="Times New Roman" w:hAnsi="Times New Roman" w:cs="Times New Roman"/>
          <w:sz w:val="24"/>
          <w:szCs w:val="24"/>
        </w:rPr>
        <w:t xml:space="preserve"> of </w:t>
      </w:r>
      <w:r w:rsidR="004F51AC" w:rsidRPr="00AC4738">
        <w:rPr>
          <w:rFonts w:ascii="Times New Roman" w:hAnsi="Times New Roman" w:cs="Times New Roman"/>
          <w:sz w:val="24"/>
          <w:szCs w:val="24"/>
          <w:highlight w:val="yellow"/>
        </w:rPr>
        <w:t>0.</w:t>
      </w:r>
      <w:commentRangeStart w:id="11"/>
      <w:r w:rsidR="004F51AC" w:rsidRPr="00AC4738">
        <w:rPr>
          <w:rFonts w:ascii="Times New Roman" w:hAnsi="Times New Roman" w:cs="Times New Roman"/>
          <w:sz w:val="24"/>
          <w:szCs w:val="24"/>
          <w:highlight w:val="yellow"/>
        </w:rPr>
        <w:t>YY</w:t>
      </w:r>
      <w:r w:rsidR="004F51AC">
        <w:rPr>
          <w:rFonts w:ascii="Times New Roman" w:hAnsi="Times New Roman" w:cs="Times New Roman"/>
          <w:sz w:val="24"/>
          <w:szCs w:val="24"/>
        </w:rPr>
        <w:t xml:space="preserve"> </w:t>
      </w:r>
      <w:commentRangeEnd w:id="11"/>
      <w:r w:rsidR="00152E1A">
        <w:rPr>
          <w:rStyle w:val="CommentReference"/>
        </w:rPr>
        <w:commentReference w:id="11"/>
      </w:r>
      <w:r w:rsidR="004F51AC">
        <w:rPr>
          <w:rFonts w:ascii="Times New Roman" w:hAnsi="Times New Roman" w:cs="Times New Roman"/>
          <w:sz w:val="24"/>
          <w:szCs w:val="24"/>
        </w:rPr>
        <w:t xml:space="preserve">in growth rates for each individual in each year.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is lower as some 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r w:rsidR="00E81544">
        <w:rPr>
          <w:rFonts w:ascii="Times New Roman" w:hAnsi="Times New Roman" w:cs="Times New Roman"/>
          <w:sz w:val="24"/>
          <w:szCs w:val="24"/>
        </w:rPr>
        <w:t xml:space="preserve">  The model that included variation in indiv</w:t>
      </w:r>
      <w:r w:rsidR="00C05804">
        <w:rPr>
          <w:rFonts w:ascii="Times New Roman" w:hAnsi="Times New Roman" w:cs="Times New Roman"/>
          <w:sz w:val="24"/>
          <w:szCs w:val="24"/>
        </w:rPr>
        <w:t>id</w:t>
      </w:r>
      <w:r w:rsidR="00E81544">
        <w:rPr>
          <w:rFonts w:ascii="Times New Roman" w:hAnsi="Times New Roman" w:cs="Times New Roman"/>
          <w:sz w:val="24"/>
          <w:szCs w:val="24"/>
        </w:rPr>
        <w:t>ual growth rates in addition to time-varying individual growth rates (</w:t>
      </w:r>
      <w:proofErr w:type="spellStart"/>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w:t>
      </w:r>
      <w:proofErr w:type="gramStart"/>
      <w:r w:rsidR="004966B2" w:rsidRPr="004966B2">
        <w:rPr>
          <w:rFonts w:ascii="Times New Roman" w:hAnsi="Times New Roman" w:cs="Times New Roman"/>
          <w:i/>
          <w:sz w:val="24"/>
          <w:szCs w:val="24"/>
          <w:vertAlign w:val="subscript"/>
        </w:rPr>
        <w:t>,i</w:t>
      </w:r>
      <w:proofErr w:type="spellEnd"/>
      <w:proofErr w:type="gramEnd"/>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E81544">
        <w:rPr>
          <w:rFonts w:ascii="Times New Roman" w:hAnsi="Times New Roman" w:cs="Times New Roman"/>
          <w:sz w:val="24"/>
          <w:szCs w:val="24"/>
        </w:rPr>
        <w:t>) resulted in no decrease in marginal likelihood, and hence was deemed to not be parsimonious by AIC.</w:t>
      </w:r>
    </w:p>
    <w:p w14:paraId="6D2C6834" w14:textId="77777777" w:rsidR="003B460F" w:rsidRPr="00E81544" w:rsidRDefault="003B460F">
      <w:pPr>
        <w:tabs>
          <w:tab w:val="left" w:pos="360"/>
          <w:tab w:val="left" w:pos="720"/>
          <w:tab w:val="left" w:pos="8640"/>
        </w:tabs>
        <w:spacing w:after="0" w:line="480" w:lineRule="auto"/>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16CF1E5D"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the </w:t>
      </w:r>
      <w:r>
        <w:rPr>
          <w:rFonts w:ascii="Times New Roman" w:hAnsi="Times New Roman" w:cs="Times New Roman"/>
          <w:sz w:val="24"/>
          <w:szCs w:val="24"/>
        </w:rPr>
        <w:t xml:space="preserve">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in each of the four scenarios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del w:id="12" w:author="darcy" w:date="2015-02-08T13:21:00Z">
        <w:r w:rsidR="00E81544" w:rsidDel="005A1EE7">
          <w:rPr>
            <w:rFonts w:ascii="Times New Roman" w:hAnsi="Times New Roman" w:cs="Times New Roman"/>
            <w:sz w:val="24"/>
            <w:szCs w:val="24"/>
          </w:rPr>
          <w:delText xml:space="preserve">average </w:delText>
        </w:r>
      </w:del>
      <w:ins w:id="13" w:author="darcy" w:date="2015-02-08T13:21:00Z">
        <w:r w:rsidR="005A1EE7">
          <w:rPr>
            <w:rFonts w:ascii="Times New Roman" w:hAnsi="Times New Roman" w:cs="Times New Roman"/>
            <w:sz w:val="24"/>
            <w:szCs w:val="24"/>
          </w:rPr>
          <w:t xml:space="preserve">true </w:t>
        </w:r>
      </w:ins>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190689">
        <w:rPr>
          <w:i/>
          <w:sz w:val="24"/>
          <w:szCs w:val="24"/>
        </w:rPr>
        <w:t xml:space="preserve">Figure </w:t>
      </w:r>
      <w:r w:rsidR="001C30F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D66CFF">
        <w:rPr>
          <w:i/>
          <w:color w:val="000000" w:themeColor="text1"/>
          <w:sz w:val="24"/>
          <w:szCs w:val="24"/>
        </w:rPr>
        <w:t xml:space="preserve">Figure </w:t>
      </w:r>
      <w:r w:rsidR="001C30F9">
        <w:rPr>
          <w:i/>
          <w:noProof/>
          <w:color w:val="000000" w:themeColor="text1"/>
          <w:sz w:val="24"/>
          <w:szCs w:val="24"/>
        </w:rPr>
        <w:t>7</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proofErr w:type="gramStart"/>
      <w:r w:rsidR="00251183">
        <w:rPr>
          <w:rFonts w:ascii="Times New Roman" w:hAnsi="Times New Roman" w:cs="Times New Roman"/>
          <w:i/>
          <w:sz w:val="24"/>
          <w:szCs w:val="24"/>
          <w:vertAlign w:val="subscript"/>
        </w:rPr>
        <w:t>,s</w:t>
      </w:r>
      <w:proofErr w:type="gramEnd"/>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14"/>
      <w:r w:rsidR="00E81544" w:rsidRPr="00AC4738">
        <w:rPr>
          <w:rFonts w:ascii="Times New Roman" w:hAnsi="Times New Roman" w:cs="Times New Roman"/>
          <w:sz w:val="24"/>
          <w:szCs w:val="24"/>
          <w:highlight w:val="yellow"/>
        </w:rPr>
        <w:t>XXX</w:t>
      </w:r>
      <w:commentRangeEnd w:id="14"/>
      <w:r w:rsidR="00633F3A">
        <w:rPr>
          <w:rStyle w:val="CommentReference"/>
        </w:rPr>
        <w:commentReference w:id="14"/>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A03423">
        <w:rPr>
          <w:i/>
          <w:color w:val="000000" w:themeColor="text1"/>
          <w:sz w:val="24"/>
        </w:rPr>
        <w:t xml:space="preserve">Figure </w:t>
      </w:r>
      <w:r w:rsidR="001C30F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w:t>
      </w:r>
      <w:bookmarkStart w:id="15" w:name="_GoBack"/>
      <w:bookmarkEnd w:id="15"/>
      <w:r w:rsidR="00E81544">
        <w:rPr>
          <w:rFonts w:ascii="Times New Roman" w:hAnsi="Times New Roman" w:cs="Times New Roman"/>
          <w:sz w:val="24"/>
          <w:szCs w:val="24"/>
        </w:rPr>
        <w:t xml:space="preserve">an SD of </w:t>
      </w:r>
      <w:commentRangeStart w:id="16"/>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16"/>
      <w:r w:rsidR="00633F3A">
        <w:rPr>
          <w:rStyle w:val="CommentReference"/>
        </w:rPr>
        <w:commentReference w:id="16"/>
      </w:r>
      <w:r w:rsidR="00E81544">
        <w:rPr>
          <w:rFonts w:ascii="Times New Roman" w:hAnsi="Times New Roman" w:cs="Times New Roman"/>
          <w:sz w:val="24"/>
          <w:szCs w:val="24"/>
        </w:rPr>
        <w:t>for large sample sizes (</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4F3939D7" w:rsidR="008327ED" w:rsidRDefault="0025118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c</w:t>
      </w:r>
      <w:r w:rsidR="00E81544">
        <w:rPr>
          <w:rFonts w:ascii="Times New Roman" w:hAnsi="Times New Roman" w:cs="Times New Roman"/>
          <w:sz w:val="24"/>
          <w:szCs w:val="24"/>
        </w:rPr>
        <w:t>oefficient of v</w:t>
      </w:r>
      <w:r w:rsidR="009D0571">
        <w:rPr>
          <w:rFonts w:ascii="Times New Roman" w:hAnsi="Times New Roman" w:cs="Times New Roman"/>
          <w:sz w:val="24"/>
          <w:szCs w:val="24"/>
        </w:rPr>
        <w:t>ariation for measurement errors</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 xml:space="preserve">was also well estimated at higher sample sizes but </w:t>
      </w:r>
      <w:r w:rsidR="00E81544">
        <w:rPr>
          <w:rFonts w:ascii="Times New Roman" w:hAnsi="Times New Roman" w:cs="Times New Roman"/>
          <w:sz w:val="24"/>
          <w:szCs w:val="24"/>
        </w:rPr>
        <w:t>was negatively biased</w:t>
      </w:r>
      <w:r>
        <w:rPr>
          <w:rFonts w:ascii="Times New Roman" w:hAnsi="Times New Roman" w:cs="Times New Roman"/>
          <w:sz w:val="24"/>
          <w:szCs w:val="24"/>
        </w:rPr>
        <w:t xml:space="preserve">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commentRangeStart w:id="17"/>
      <w:r w:rsidR="00E81544">
        <w:rPr>
          <w:rFonts w:ascii="Times New Roman" w:hAnsi="Times New Roman" w:cs="Times New Roman"/>
          <w:sz w:val="24"/>
          <w:szCs w:val="24"/>
        </w:rPr>
        <w:t xml:space="preserve">approximately unbiased for all sample sizes, and relatively </w:t>
      </w:r>
      <w:del w:id="18" w:author="Darcy Webber" w:date="2015-02-05T15:15:00Z">
        <w:r w:rsidR="00E81544" w:rsidDel="00C60C38">
          <w:rPr>
            <w:rFonts w:ascii="Times New Roman" w:hAnsi="Times New Roman" w:cs="Times New Roman"/>
            <w:sz w:val="24"/>
            <w:szCs w:val="24"/>
          </w:rPr>
          <w:delText xml:space="preserve">precision </w:delText>
        </w:r>
      </w:del>
      <w:ins w:id="19" w:author="Darcy Webber" w:date="2015-02-05T15:15:00Z">
        <w:r w:rsidR="00C60C38">
          <w:rPr>
            <w:rFonts w:ascii="Times New Roman" w:hAnsi="Times New Roman" w:cs="Times New Roman"/>
            <w:sz w:val="24"/>
            <w:szCs w:val="24"/>
          </w:rPr>
          <w:t xml:space="preserve">precise </w:t>
        </w:r>
      </w:ins>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17"/>
      <w:r w:rsidR="00E81544">
        <w:rPr>
          <w:rStyle w:val="CommentReference"/>
        </w:rPr>
        <w:commentReference w:id="17"/>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del w:id="20" w:author="Darcy Webber" w:date="2015-02-05T15:02:00Z">
        <w:r w:rsidR="00BF1180" w:rsidDel="00154457">
          <w:rPr>
            <w:rFonts w:ascii="Times New Roman" w:hAnsi="Times New Roman" w:cs="Times New Roman"/>
            <w:sz w:val="24"/>
            <w:szCs w:val="24"/>
          </w:rPr>
          <w:delText xml:space="preserve">where </w:delText>
        </w:r>
      </w:del>
      <w:ins w:id="21" w:author="Darcy Webber" w:date="2015-02-05T15:02:00Z">
        <w:r w:rsidR="00154457">
          <w:rPr>
            <w:rFonts w:ascii="Times New Roman" w:hAnsi="Times New Roman" w:cs="Times New Roman"/>
            <w:sz w:val="24"/>
            <w:szCs w:val="24"/>
          </w:rPr>
          <w:t xml:space="preserve">were </w:t>
        </w:r>
      </w:ins>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r w:rsidR="00050DB0">
        <w:rPr>
          <w:rFonts w:ascii="Times New Roman" w:hAnsi="Times New Roman" w:cs="Times New Roman"/>
          <w:sz w:val="24"/>
          <w:szCs w:val="24"/>
        </w:rPr>
        <w:t>individuals</w:t>
      </w:r>
      <w:r w:rsidR="00D41E76">
        <w:rPr>
          <w:rFonts w:ascii="Times New Roman" w:hAnsi="Times New Roman" w:cs="Times New Roman"/>
          <w:sz w:val="24"/>
          <w:szCs w:val="24"/>
        </w:rPr>
        <w:t xml:space="preserve"> and over time (estimating variation in </w:t>
      </w:r>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10</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0E0A4AA4"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w:t>
      </w:r>
      <w:r w:rsidR="00B22FD1">
        <w:rPr>
          <w:rFonts w:ascii="Times New Roman" w:hAnsi="Times New Roman" w:cs="Times New Roman"/>
          <w:sz w:val="24"/>
          <w:szCs w:val="24"/>
        </w:rPr>
        <w:t xml:space="preserve"> positive definite Hessian (</w:t>
      </w:r>
      <w:proofErr w:type="spellStart"/>
      <w:r w:rsidR="00B22FD1">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w:t>
      </w:r>
      <w:proofErr w:type="gramStart"/>
      <w:r w:rsidRPr="00747FF6">
        <w:rPr>
          <w:rFonts w:ascii="Times New Roman" w:hAnsi="Times New Roman" w:cs="Times New Roman"/>
          <w:i/>
          <w:sz w:val="24"/>
          <w:szCs w:val="24"/>
          <w:vertAlign w:val="subscript"/>
        </w:rPr>
        <w:t>,s</w:t>
      </w:r>
      <w:proofErr w:type="spellEnd"/>
      <w:proofErr w:type="gram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r w:rsidR="00E81544">
        <w:rPr>
          <w:rFonts w:ascii="Times New Roman" w:hAnsi="Times New Roman" w:cs="Times New Roman"/>
          <w:sz w:val="24"/>
          <w:szCs w:val="24"/>
        </w:rPr>
        <w:t xml:space="preserve">  However, we conclude that most models were positive definite for sample sizes above </w:t>
      </w:r>
      <w:del w:id="22" w:author="Darcy Webber" w:date="2015-02-05T15:14:00Z">
        <w:r w:rsidR="00E81544" w:rsidRPr="00AC4738" w:rsidDel="00C60C38">
          <w:rPr>
            <w:rFonts w:ascii="Times New Roman" w:hAnsi="Times New Roman" w:cs="Times New Roman"/>
            <w:sz w:val="24"/>
            <w:szCs w:val="24"/>
            <w:highlight w:val="yellow"/>
          </w:rPr>
          <w:delText>XXX</w:delText>
        </w:r>
      </w:del>
      <w:ins w:id="23" w:author="Darcy Webber" w:date="2015-02-05T15:14:00Z">
        <w:r w:rsidR="00C60C38">
          <w:rPr>
            <w:rFonts w:ascii="Times New Roman" w:hAnsi="Times New Roman" w:cs="Times New Roman"/>
            <w:sz w:val="24"/>
            <w:szCs w:val="24"/>
          </w:rPr>
          <w:t>250 individuals</w:t>
        </w:r>
      </w:ins>
      <w:r w:rsidR="00E81544">
        <w:rPr>
          <w:rFonts w:ascii="Times New Roman" w:hAnsi="Times New Roman" w:cs="Times New Roman"/>
          <w:sz w:val="24"/>
          <w:szCs w:val="24"/>
        </w:rPr>
        <w:t xml:space="preserve">, and 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6FFECDE"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w:t>
      </w:r>
      <w:del w:id="24"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Pr="003C710C">
        <w:rPr>
          <w:rFonts w:ascii="Times New Roman" w:hAnsi="Times New Roman" w:cs="Times New Roman"/>
          <w:sz w:val="24"/>
          <w:szCs w:val="24"/>
          <w:highlight w:val="yellow"/>
        </w:rPr>
        <w:t>…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085790B1"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t>
      </w:r>
      <w:del w:id="25" w:author="Darcy Webber" w:date="2015-02-05T13:55:00Z">
        <w:r w:rsidR="00840BBD" w:rsidDel="00BB2DB0">
          <w:rPr>
            <w:rFonts w:ascii="Times New Roman" w:hAnsi="Times New Roman" w:cs="Times New Roman"/>
            <w:sz w:val="24"/>
            <w:szCs w:val="24"/>
          </w:rPr>
          <w:delText xml:space="preserve">when </w:delText>
        </w:r>
      </w:del>
      <w:r w:rsidR="00840BBD">
        <w:rPr>
          <w:rFonts w:ascii="Times New Roman" w:hAnsi="Times New Roman" w:cs="Times New Roman"/>
          <w:sz w:val="24"/>
          <w:szCs w:val="24"/>
        </w:rPr>
        <w:t xml:space="preserve">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08F6B16D" w14:textId="77777777" w:rsidR="00BB2DB0" w:rsidRDefault="00BB2DB0">
      <w:pPr>
        <w:rPr>
          <w:rFonts w:ascii="Times New Roman" w:hAnsi="Times New Roman" w:cs="Times New Roman"/>
          <w:b/>
          <w:sz w:val="24"/>
          <w:szCs w:val="24"/>
        </w:rPr>
      </w:pPr>
      <w:r>
        <w:rPr>
          <w:rFonts w:ascii="Times New Roman" w:hAnsi="Times New Roman" w:cs="Times New Roman"/>
          <w:b/>
          <w:sz w:val="24"/>
          <w:szCs w:val="24"/>
        </w:rPr>
        <w:br w:type="page"/>
      </w:r>
    </w:p>
    <w:p w14:paraId="68BEF472" w14:textId="6DA5B3FC"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6D36D4DC"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Peter Horn and Collin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bookmarkStart w:id="26" w:name="_Ref410906913"/>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D01717">
        <w:rPr>
          <w:i w:val="0"/>
          <w:noProof/>
          <w:color w:val="auto"/>
          <w:sz w:val="24"/>
          <w:szCs w:val="24"/>
        </w:rPr>
        <w:t>1</w:t>
      </w:r>
      <w:r w:rsidRPr="00883C74">
        <w:rPr>
          <w:i w:val="0"/>
          <w:color w:val="auto"/>
          <w:sz w:val="24"/>
          <w:szCs w:val="24"/>
        </w:rPr>
        <w:fldChar w:fldCharType="end"/>
      </w:r>
      <w:bookmarkEnd w:id="26"/>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633F3A"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27"/>
            <w:r w:rsidRPr="00B17755">
              <w:rPr>
                <w:rFonts w:ascii="Times New Roman" w:hAnsi="Times New Roman" w:cs="Times New Roman"/>
                <w:sz w:val="24"/>
                <w:szCs w:val="24"/>
                <w:highlight w:val="yellow"/>
              </w:rPr>
              <w:t>?</w:t>
            </w:r>
            <w:commentRangeEnd w:id="27"/>
            <w:r>
              <w:rPr>
                <w:rStyle w:val="CommentReference"/>
              </w:rPr>
              <w:commentReference w:id="27"/>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633F3A"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633F3A"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633F3A"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56B2F66B" w:rsidR="00D01717" w:rsidRPr="00D01717" w:rsidRDefault="00D01717" w:rsidP="00D01717">
      <w:pPr>
        <w:pStyle w:val="Caption"/>
        <w:keepNext/>
        <w:rPr>
          <w:i w:val="0"/>
          <w:color w:val="000000" w:themeColor="text1"/>
          <w:sz w:val="24"/>
          <w:szCs w:val="24"/>
        </w:rPr>
      </w:pPr>
      <w:bookmarkStart w:id="28" w:name="_Ref410907158"/>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2</w:t>
      </w:r>
      <w:r w:rsidRPr="00D01717">
        <w:rPr>
          <w:i w:val="0"/>
          <w:color w:val="000000" w:themeColor="text1"/>
          <w:sz w:val="24"/>
          <w:szCs w:val="24"/>
        </w:rPr>
        <w:fldChar w:fldCharType="end"/>
      </w:r>
      <w:bookmarkEnd w:id="28"/>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used for all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C3E8673" w:rsidR="004F7C37" w:rsidRDefault="00920BBF">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03CE62BE" w:rsidR="004F7C37" w:rsidRDefault="00080C29">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049D5D28" w14:textId="77777777" w:rsidR="00E51924" w:rsidRDefault="00E51924">
      <w:pPr>
        <w:rPr>
          <w:iCs/>
          <w:color w:val="000000" w:themeColor="text1"/>
          <w:sz w:val="24"/>
          <w:szCs w:val="24"/>
        </w:rPr>
      </w:pPr>
      <w:r>
        <w:rPr>
          <w:i/>
          <w:color w:val="000000" w:themeColor="text1"/>
          <w:sz w:val="24"/>
          <w:szCs w:val="24"/>
        </w:rPr>
        <w:br w:type="page"/>
      </w:r>
    </w:p>
    <w:p w14:paraId="11F8E667" w14:textId="5A623523"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3</w:t>
      </w:r>
      <w:r w:rsidRPr="00D01717">
        <w:rPr>
          <w:i w:val="0"/>
          <w:color w:val="000000" w:themeColor="text1"/>
          <w:sz w:val="24"/>
          <w:szCs w:val="24"/>
        </w:rPr>
        <w:fldChar w:fldCharType="end"/>
      </w:r>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03B4683B" w14:textId="77777777" w:rsidR="00B101A5" w:rsidRDefault="00B101A5">
      <w:pPr>
        <w:rPr>
          <w:iCs/>
          <w:sz w:val="24"/>
          <w:szCs w:val="24"/>
        </w:rPr>
      </w:pPr>
      <w:bookmarkStart w:id="29" w:name="_Ref410371769"/>
      <w:r>
        <w:rPr>
          <w:i/>
          <w:sz w:val="24"/>
          <w:szCs w:val="24"/>
        </w:rPr>
        <w:br w:type="page"/>
      </w:r>
    </w:p>
    <w:p w14:paraId="4F9074E7" w14:textId="72FA3446" w:rsidR="00E51924" w:rsidRPr="00DB6525" w:rsidRDefault="00E51924" w:rsidP="00E51924">
      <w:pPr>
        <w:pStyle w:val="Caption"/>
        <w:keepNext/>
        <w:rPr>
          <w:i w:val="0"/>
          <w:color w:val="auto"/>
          <w:sz w:val="24"/>
          <w:szCs w:val="24"/>
        </w:rPr>
      </w:pPr>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4D7D1B">
        <w:rPr>
          <w:i w:val="0"/>
          <w:noProof/>
          <w:color w:val="auto"/>
          <w:sz w:val="24"/>
          <w:szCs w:val="24"/>
        </w:rPr>
        <w:t>4</w:t>
      </w:r>
      <w:r w:rsidRPr="00DB6525">
        <w:rPr>
          <w:i w:val="0"/>
          <w:color w:val="auto"/>
          <w:sz w:val="24"/>
          <w:szCs w:val="24"/>
        </w:rPr>
        <w:fldChar w:fldCharType="end"/>
      </w:r>
      <w:bookmarkEnd w:id="29"/>
      <w:r>
        <w:rPr>
          <w:i w:val="0"/>
          <w:color w:val="auto"/>
          <w:sz w:val="24"/>
          <w:szCs w:val="24"/>
        </w:rPr>
        <w:t>: Case study results.  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E51924" w:rsidRPr="009250DC" w14:paraId="13A24BF8" w14:textId="77777777" w:rsidTr="00152E1A">
        <w:tc>
          <w:tcPr>
            <w:tcW w:w="2262" w:type="dxa"/>
            <w:tcBorders>
              <w:top w:val="single" w:sz="4" w:space="0" w:color="auto"/>
              <w:bottom w:val="single" w:sz="4" w:space="0" w:color="auto"/>
            </w:tcBorders>
          </w:tcPr>
          <w:p w14:paraId="73E192EA"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242" w:type="dxa"/>
            <w:tcBorders>
              <w:top w:val="single" w:sz="4" w:space="0" w:color="auto"/>
              <w:bottom w:val="single" w:sz="4" w:space="0" w:color="auto"/>
            </w:tcBorders>
          </w:tcPr>
          <w:p w14:paraId="2FCE0269" w14:textId="77777777" w:rsidR="00E51924" w:rsidRPr="007F441A"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0D3F431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4EFDDE7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7C4C408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454C8A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E51924" w:rsidRPr="003A28BE" w14:paraId="47EBB434" w14:textId="77777777" w:rsidTr="00152E1A">
        <w:tc>
          <w:tcPr>
            <w:tcW w:w="2262" w:type="dxa"/>
            <w:tcBorders>
              <w:top w:val="single" w:sz="4" w:space="0" w:color="auto"/>
              <w:bottom w:val="nil"/>
            </w:tcBorders>
          </w:tcPr>
          <w:p w14:paraId="54491D6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3F97D4B"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6548524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228A4CA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2EACA0F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FA7802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E51924" w:rsidRPr="003A28BE" w14:paraId="2AEFC3AE" w14:textId="77777777" w:rsidTr="00152E1A">
        <w:tc>
          <w:tcPr>
            <w:tcW w:w="2262" w:type="dxa"/>
            <w:tcBorders>
              <w:top w:val="nil"/>
              <w:bottom w:val="nil"/>
            </w:tcBorders>
          </w:tcPr>
          <w:p w14:paraId="386D018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8E0CC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2FFC13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8A36BC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06AE8F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7077471B"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380B87D9" w14:textId="77777777" w:rsidTr="00152E1A">
        <w:tc>
          <w:tcPr>
            <w:tcW w:w="2262" w:type="dxa"/>
            <w:tcBorders>
              <w:top w:val="nil"/>
              <w:bottom w:val="nil"/>
            </w:tcBorders>
          </w:tcPr>
          <w:p w14:paraId="4B32C13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52ABD4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3AD5C3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CB8503A"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5EA802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00437C7D"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E51924" w:rsidRPr="003A28BE" w14:paraId="53E3A8F6" w14:textId="77777777" w:rsidTr="00152E1A">
        <w:tc>
          <w:tcPr>
            <w:tcW w:w="2262" w:type="dxa"/>
            <w:tcBorders>
              <w:top w:val="nil"/>
              <w:bottom w:val="nil"/>
            </w:tcBorders>
          </w:tcPr>
          <w:p w14:paraId="2D6771C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4843D93"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3B1449"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585ECF1"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DDFAAC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48A743D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F6B71D6" w14:textId="77777777" w:rsidTr="00152E1A">
        <w:tc>
          <w:tcPr>
            <w:tcW w:w="2262" w:type="dxa"/>
            <w:vMerge w:val="restart"/>
            <w:tcBorders>
              <w:top w:val="dotted" w:sz="4" w:space="0" w:color="auto"/>
              <w:left w:val="nil"/>
              <w:bottom w:val="nil"/>
            </w:tcBorders>
          </w:tcPr>
          <w:p w14:paraId="5FD5D53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29623FE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393A6A58"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110E7B4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739B127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1F1FBB9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E51924" w:rsidRPr="003A28BE" w14:paraId="471ABAB7" w14:textId="77777777" w:rsidTr="00152E1A">
        <w:tc>
          <w:tcPr>
            <w:tcW w:w="2262" w:type="dxa"/>
            <w:vMerge/>
            <w:tcBorders>
              <w:top w:val="nil"/>
              <w:left w:val="nil"/>
              <w:bottom w:val="nil"/>
            </w:tcBorders>
          </w:tcPr>
          <w:p w14:paraId="77FACF2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BE9A55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D77FD66"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7F411E53"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035422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163695B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E51924" w:rsidRPr="003A28BE" w14:paraId="7A0842E3" w14:textId="77777777" w:rsidTr="00152E1A">
        <w:tc>
          <w:tcPr>
            <w:tcW w:w="2262" w:type="dxa"/>
            <w:tcBorders>
              <w:top w:val="nil"/>
              <w:left w:val="nil"/>
              <w:bottom w:val="nil"/>
            </w:tcBorders>
          </w:tcPr>
          <w:p w14:paraId="6779E4E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A4EC5C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B068A6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4F7ADB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CCF1BD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right w:val="nil"/>
            </w:tcBorders>
          </w:tcPr>
          <w:p w14:paraId="706BFE5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6A11096" w14:textId="77777777" w:rsidTr="00152E1A">
        <w:tc>
          <w:tcPr>
            <w:tcW w:w="2262" w:type="dxa"/>
            <w:tcBorders>
              <w:top w:val="nil"/>
              <w:left w:val="nil"/>
              <w:bottom w:val="nil"/>
            </w:tcBorders>
          </w:tcPr>
          <w:p w14:paraId="29FAFA2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C5C3FA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A01CE9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25E6AAA"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B2EDB5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1FA2764C"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08B4932" w14:textId="77777777" w:rsidTr="00152E1A">
        <w:tc>
          <w:tcPr>
            <w:tcW w:w="2262" w:type="dxa"/>
            <w:tcBorders>
              <w:top w:val="nil"/>
              <w:left w:val="nil"/>
              <w:bottom w:val="dotted" w:sz="4" w:space="0" w:color="auto"/>
            </w:tcBorders>
          </w:tcPr>
          <w:p w14:paraId="5C060F3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6F8207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6A542F7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3AAD002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19EBCCE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0620B9F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E51924" w:rsidRPr="003A28BE" w14:paraId="2AB72E54" w14:textId="77777777" w:rsidTr="00152E1A">
        <w:tc>
          <w:tcPr>
            <w:tcW w:w="2262" w:type="dxa"/>
            <w:vMerge w:val="restart"/>
            <w:tcBorders>
              <w:top w:val="dotted" w:sz="4" w:space="0" w:color="auto"/>
              <w:bottom w:val="nil"/>
            </w:tcBorders>
          </w:tcPr>
          <w:p w14:paraId="6A83BE6E"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5B2D75CC"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7A0D0C44"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19C81E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4C2FE4F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646FA91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7EDD3229" w14:textId="77777777" w:rsidTr="00152E1A">
        <w:tc>
          <w:tcPr>
            <w:tcW w:w="2262" w:type="dxa"/>
            <w:vMerge/>
            <w:tcBorders>
              <w:top w:val="nil"/>
              <w:bottom w:val="nil"/>
            </w:tcBorders>
          </w:tcPr>
          <w:p w14:paraId="507904D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DBC5C8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E36F43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D4308BE"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FB32E0C"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17FA781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02810515" w14:textId="77777777" w:rsidTr="00152E1A">
        <w:tc>
          <w:tcPr>
            <w:tcW w:w="2262" w:type="dxa"/>
            <w:tcBorders>
              <w:top w:val="nil"/>
              <w:bottom w:val="nil"/>
            </w:tcBorders>
          </w:tcPr>
          <w:p w14:paraId="06DA571E"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014CD61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BBD1E8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149A89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1D4A19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tcBorders>
          </w:tcPr>
          <w:p w14:paraId="7548BCD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64E277E4" w14:textId="77777777" w:rsidTr="00152E1A">
        <w:tc>
          <w:tcPr>
            <w:tcW w:w="2262" w:type="dxa"/>
            <w:tcBorders>
              <w:top w:val="nil"/>
              <w:bottom w:val="nil"/>
            </w:tcBorders>
          </w:tcPr>
          <w:p w14:paraId="2AACB80B"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F1D476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14A11B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71976423"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7E982C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344C0ED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01DEAB6D" w14:textId="77777777" w:rsidTr="00152E1A">
        <w:tc>
          <w:tcPr>
            <w:tcW w:w="2262" w:type="dxa"/>
            <w:tcBorders>
              <w:top w:val="nil"/>
              <w:bottom w:val="dotted" w:sz="4" w:space="0" w:color="auto"/>
            </w:tcBorders>
          </w:tcPr>
          <w:p w14:paraId="5F1E569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29ECED3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1555BA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42AAEFFD"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32C5853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5E947F2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E20106C" w14:textId="77777777" w:rsidTr="00152E1A">
        <w:tc>
          <w:tcPr>
            <w:tcW w:w="2262" w:type="dxa"/>
            <w:vMerge w:val="restart"/>
            <w:tcBorders>
              <w:top w:val="dotted" w:sz="4" w:space="0" w:color="auto"/>
            </w:tcBorders>
          </w:tcPr>
          <w:p w14:paraId="5663272C"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34E2B42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78252B1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F391D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4F2E8F4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483BEDD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55C819D9" w14:textId="77777777" w:rsidTr="00152E1A">
        <w:tc>
          <w:tcPr>
            <w:tcW w:w="2262" w:type="dxa"/>
            <w:vMerge/>
          </w:tcPr>
          <w:p w14:paraId="6F22C55D"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3FA8197"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4A3A9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26B7CB8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407540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30736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5367E870" w14:textId="77777777" w:rsidTr="00152E1A">
        <w:tc>
          <w:tcPr>
            <w:tcW w:w="2262" w:type="dxa"/>
            <w:vMerge/>
          </w:tcPr>
          <w:p w14:paraId="7894751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725CFCB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45736EA"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50E2B1C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3CA37F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Pr>
          <w:p w14:paraId="1FD1EC6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EF17290" w14:textId="77777777" w:rsidTr="00152E1A">
        <w:tc>
          <w:tcPr>
            <w:tcW w:w="2262" w:type="dxa"/>
          </w:tcPr>
          <w:p w14:paraId="544CFE8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8CD8C30"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087CCA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24C3EE6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0B9CB78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1638DFE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50CE5E75" w14:textId="77777777" w:rsidTr="00152E1A">
        <w:tc>
          <w:tcPr>
            <w:tcW w:w="2262" w:type="dxa"/>
          </w:tcPr>
          <w:p w14:paraId="2FC4BE2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9BFAEB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99E866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1198360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175C8A80"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543A049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E51924" w:rsidRPr="003A28BE" w14:paraId="44B36309" w14:textId="77777777" w:rsidTr="00152E1A">
        <w:tc>
          <w:tcPr>
            <w:tcW w:w="2262" w:type="dxa"/>
          </w:tcPr>
          <w:p w14:paraId="180A8D4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7DB211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91DEC0"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631B52B3"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2A408CE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96A0E4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bl>
    <w:p w14:paraId="30EB198D" w14:textId="77777777" w:rsidR="00E51924" w:rsidRDefault="00E51924" w:rsidP="00E51924">
      <w:pPr>
        <w:spacing w:line="480" w:lineRule="auto"/>
        <w:rPr>
          <w:rFonts w:ascii="Times New Roman" w:hAnsi="Times New Roman" w:cs="Times New Roman"/>
          <w:sz w:val="24"/>
          <w:szCs w:val="24"/>
        </w:rPr>
      </w:pP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30" w:name="_Ref410371170"/>
      <w:bookmarkStart w:id="31"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05E6C">
        <w:rPr>
          <w:i w:val="0"/>
          <w:noProof/>
          <w:color w:val="auto"/>
          <w:sz w:val="24"/>
          <w:szCs w:val="24"/>
        </w:rPr>
        <w:t>1</w:t>
      </w:r>
      <w:r w:rsidRPr="00843FF9">
        <w:rPr>
          <w:i w:val="0"/>
          <w:color w:val="auto"/>
          <w:sz w:val="24"/>
          <w:szCs w:val="24"/>
        </w:rPr>
        <w:fldChar w:fldCharType="end"/>
      </w:r>
      <w:bookmarkEnd w:id="30"/>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31"/>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75E45C9D" w:rsidR="00EC55AF" w:rsidRPr="00AC4738" w:rsidRDefault="00A44DD6" w:rsidP="00AC4738">
      <w:pPr>
        <w:spacing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07A2E4D6" wp14:editId="1B5C20E4">
            <wp:extent cx="30861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8717" cy="3050585"/>
                    </a:xfrm>
                    <a:prstGeom prst="rect">
                      <a:avLst/>
                    </a:prstGeom>
                  </pic:spPr>
                </pic:pic>
              </a:graphicData>
            </a:graphic>
          </wp:inline>
        </w:drawing>
      </w:r>
    </w:p>
    <w:p w14:paraId="2D49F065" w14:textId="081E86F3" w:rsidR="00EC55AF" w:rsidRDefault="00EC55AF" w:rsidP="00EC55AF">
      <w:pPr>
        <w:pStyle w:val="Caption"/>
        <w:rPr>
          <w:i w:val="0"/>
          <w:color w:val="auto"/>
          <w:sz w:val="24"/>
          <w:szCs w:val="24"/>
        </w:rPr>
      </w:pPr>
      <w:bookmarkStart w:id="32"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05E6C">
        <w:rPr>
          <w:i w:val="0"/>
          <w:noProof/>
          <w:color w:val="auto"/>
          <w:sz w:val="24"/>
          <w:szCs w:val="24"/>
        </w:rPr>
        <w:t>2</w:t>
      </w:r>
      <w:r w:rsidRPr="00EC55AF">
        <w:rPr>
          <w:i w:val="0"/>
          <w:color w:val="auto"/>
          <w:sz w:val="24"/>
          <w:szCs w:val="24"/>
        </w:rPr>
        <w:fldChar w:fldCharType="end"/>
      </w:r>
      <w:bookmarkEnd w:id="32"/>
      <w:r w:rsidRPr="00EC55AF">
        <w:rPr>
          <w:i w:val="0"/>
          <w:color w:val="auto"/>
          <w:sz w:val="24"/>
          <w:szCs w:val="24"/>
        </w:rPr>
        <w:t xml:space="preserve">: </w:t>
      </w:r>
      <w:r w:rsidR="00541045">
        <w:rPr>
          <w:i w:val="0"/>
          <w:color w:val="auto"/>
          <w:sz w:val="24"/>
          <w:szCs w:val="24"/>
        </w:rPr>
        <w:t xml:space="preserve">Residual in length at tagging vs. the residual in length at recapture (cm) for individual female and male Antarctic </w:t>
      </w:r>
      <w:proofErr w:type="spellStart"/>
      <w:r w:rsidR="00541045">
        <w:rPr>
          <w:i w:val="0"/>
          <w:color w:val="auto"/>
          <w:sz w:val="24"/>
          <w:szCs w:val="24"/>
        </w:rPr>
        <w:t>toothfish</w:t>
      </w:r>
      <w:proofErr w:type="spellEnd"/>
      <w:r w:rsidR="00541045">
        <w:rPr>
          <w:i w:val="0"/>
          <w:color w:val="auto"/>
          <w:sz w:val="24"/>
          <w:szCs w:val="24"/>
        </w:rPr>
        <w:t xml:space="preserve"> using the model with no random-effects.  The residual is calculated as the observed length less the model predicted length.</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33"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3</w:t>
      </w:r>
      <w:r w:rsidRPr="00995B95">
        <w:rPr>
          <w:i w:val="0"/>
          <w:color w:val="auto"/>
          <w:sz w:val="24"/>
          <w:szCs w:val="24"/>
        </w:rPr>
        <w:fldChar w:fldCharType="end"/>
      </w:r>
      <w:bookmarkEnd w:id="33"/>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4D7DFC2A" w:rsidR="004F4F4E" w:rsidRDefault="004F4F4E" w:rsidP="00B04686">
      <w:pPr>
        <w:spacing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753FBC68" wp14:editId="4312EA68">
            <wp:extent cx="32099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3295" cy="3013060"/>
                    </a:xfrm>
                    <a:prstGeom prst="rect">
                      <a:avLst/>
                    </a:prstGeom>
                  </pic:spPr>
                </pic:pic>
              </a:graphicData>
            </a:graphic>
          </wp:inline>
        </w:drawing>
      </w:r>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34"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4</w:t>
      </w:r>
      <w:r w:rsidRPr="00995B95">
        <w:rPr>
          <w:i w:val="0"/>
          <w:color w:val="auto"/>
          <w:sz w:val="24"/>
          <w:szCs w:val="24"/>
        </w:rPr>
        <w:fldChar w:fldCharType="end"/>
      </w:r>
      <w:bookmarkEnd w:id="34"/>
      <w:r w:rsidRPr="00995B95">
        <w:rPr>
          <w:i w:val="0"/>
          <w:color w:val="auto"/>
          <w:sz w:val="24"/>
          <w:szCs w:val="24"/>
        </w:rPr>
        <w:t xml:space="preserve">: </w:t>
      </w:r>
      <w:r w:rsidR="009D492F">
        <w:rPr>
          <w:i w:val="0"/>
          <w:color w:val="auto"/>
          <w:sz w:val="24"/>
          <w:szCs w:val="24"/>
        </w:rPr>
        <w:t xml:space="preserve">Observed vs. expected length (cm) at tagging and at recapture for individual female and male Antarctic </w:t>
      </w:r>
      <w:proofErr w:type="spellStart"/>
      <w:r w:rsidR="009D492F">
        <w:rPr>
          <w:i w:val="0"/>
          <w:color w:val="auto"/>
          <w:sz w:val="24"/>
          <w:szCs w:val="24"/>
        </w:rPr>
        <w:t>toothfish</w:t>
      </w:r>
      <w:proofErr w:type="spellEnd"/>
      <w:r w:rsidR="009D492F">
        <w:rPr>
          <w:i w:val="0"/>
          <w:color w:val="auto"/>
          <w:sz w:val="24"/>
          <w:szCs w:val="24"/>
        </w:rPr>
        <w:t xml:space="preserve">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35"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5</w:t>
      </w:r>
      <w:r w:rsidRPr="00995B95">
        <w:rPr>
          <w:i w:val="0"/>
          <w:color w:val="auto"/>
          <w:sz w:val="24"/>
          <w:szCs w:val="24"/>
        </w:rPr>
        <w:fldChar w:fldCharType="end"/>
      </w:r>
      <w:bookmarkEnd w:id="35"/>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444A80D0" w:rsidR="00CA6AE0" w:rsidRPr="00190689" w:rsidRDefault="00190689" w:rsidP="00190689">
      <w:pPr>
        <w:pStyle w:val="Caption"/>
        <w:rPr>
          <w:i w:val="0"/>
          <w:color w:val="auto"/>
          <w:sz w:val="24"/>
          <w:szCs w:val="24"/>
        </w:rPr>
      </w:pPr>
      <w:bookmarkStart w:id="36"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05E6C">
        <w:rPr>
          <w:i w:val="0"/>
          <w:noProof/>
          <w:color w:val="auto"/>
          <w:sz w:val="24"/>
          <w:szCs w:val="24"/>
        </w:rPr>
        <w:t>6</w:t>
      </w:r>
      <w:r w:rsidRPr="00190689">
        <w:rPr>
          <w:i w:val="0"/>
          <w:color w:val="auto"/>
          <w:sz w:val="24"/>
          <w:szCs w:val="24"/>
        </w:rPr>
        <w:fldChar w:fldCharType="end"/>
      </w:r>
      <w:bookmarkEnd w:id="36"/>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w:t>
      </w:r>
      <w:proofErr w:type="gramStart"/>
      <w:r w:rsidRPr="00EB4096">
        <w:rPr>
          <w:rFonts w:ascii="Times New Roman" w:eastAsia="SimSun" w:hAnsi="Times New Roman" w:cs="Times New Roman"/>
          <w:color w:val="000000" w:themeColor="text1"/>
          <w:sz w:val="24"/>
          <w:szCs w:val="24"/>
          <w:vertAlign w:val="subscript"/>
        </w:rPr>
        <w:t>,s</w:t>
      </w:r>
      <w:proofErr w:type="spellEnd"/>
      <w:proofErr w:type="gram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w:t>
      </w:r>
      <w:proofErr w:type="spellStart"/>
      <w:r w:rsidR="00E37AF2">
        <w:rPr>
          <w:i w:val="0"/>
          <w:color w:val="000000" w:themeColor="text1"/>
          <w:sz w:val="24"/>
          <w:szCs w:val="24"/>
        </w:rPr>
        <w:t>pdH</w:t>
      </w:r>
      <w:proofErr w:type="spellEnd"/>
      <w:r w:rsidR="00E37AF2">
        <w:rPr>
          <w:i w:val="0"/>
          <w:color w:val="000000" w:themeColor="text1"/>
          <w:sz w:val="24"/>
          <w:szCs w:val="24"/>
        </w:rPr>
        <w:t xml:space="preserve"> fits are given in the top right of each panel.</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37"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05E6C">
        <w:rPr>
          <w:i w:val="0"/>
          <w:noProof/>
          <w:color w:val="000000" w:themeColor="text1"/>
          <w:sz w:val="24"/>
          <w:szCs w:val="24"/>
        </w:rPr>
        <w:t>7</w:t>
      </w:r>
      <w:r w:rsidRPr="00D66CFF">
        <w:rPr>
          <w:i w:val="0"/>
          <w:color w:val="000000" w:themeColor="text1"/>
          <w:sz w:val="24"/>
          <w:szCs w:val="24"/>
        </w:rPr>
        <w:fldChar w:fldCharType="end"/>
      </w:r>
      <w:bookmarkEnd w:id="37"/>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w:t>
      </w:r>
      <w:proofErr w:type="spellStart"/>
      <w:proofErr w:type="gramStart"/>
      <w:r w:rsidR="008A32D4" w:rsidRPr="008A32D4">
        <w:rPr>
          <w:rFonts w:ascii="Times New Roman" w:hAnsi="Times New Roman" w:cs="Times New Roman"/>
          <w:i w:val="0"/>
          <w:color w:val="000000" w:themeColor="text1"/>
          <w:sz w:val="24"/>
          <w:szCs w:val="24"/>
        </w:rPr>
        <w:t>sims</w:t>
      </w:r>
      <w:proofErr w:type="spellEnd"/>
      <w:proofErr w:type="gramEnd"/>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38"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05E6C">
        <w:rPr>
          <w:i w:val="0"/>
          <w:noProof/>
          <w:color w:val="000000" w:themeColor="text1"/>
          <w:sz w:val="24"/>
        </w:rPr>
        <w:t>8</w:t>
      </w:r>
      <w:r w:rsidRPr="00A03423">
        <w:rPr>
          <w:i w:val="0"/>
          <w:color w:val="000000" w:themeColor="text1"/>
          <w:sz w:val="24"/>
        </w:rPr>
        <w:fldChar w:fldCharType="end"/>
      </w:r>
      <w:bookmarkEnd w:id="38"/>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w:t>
      </w:r>
      <w:proofErr w:type="gramStart"/>
      <w:r w:rsidRPr="00A03423">
        <w:rPr>
          <w:rFonts w:ascii="Times New Roman" w:hAnsi="Times New Roman" w:cs="Times New Roman"/>
          <w:color w:val="000000" w:themeColor="text1"/>
          <w:sz w:val="24"/>
          <w:szCs w:val="24"/>
          <w:vertAlign w:val="subscript"/>
        </w:rPr>
        <w:t>,s</w:t>
      </w:r>
      <w:proofErr w:type="gramEnd"/>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14988DA9" w:rsidR="006F4244" w:rsidRDefault="006F4244">
      <w:pPr>
        <w:rPr>
          <w:rFonts w:ascii="Times New Roman" w:hAnsi="Times New Roman" w:cs="Times New Roman"/>
          <w:sz w:val="24"/>
          <w:szCs w:val="24"/>
        </w:rPr>
      </w:pPr>
    </w:p>
    <w:p w14:paraId="1FFC1146" w14:textId="65A77CD1" w:rsidR="00A03423" w:rsidDel="008063C7" w:rsidRDefault="00FE0EF2" w:rsidP="00A03423">
      <w:pPr>
        <w:keepNext/>
        <w:spacing w:line="480" w:lineRule="auto"/>
        <w:rPr>
          <w:del w:id="39" w:author="Darcy Webber" w:date="2015-02-05T14:00:00Z"/>
        </w:rPr>
      </w:pPr>
      <w:del w:id="40" w:author="Darcy Webber" w:date="2015-02-05T14:00:00Z">
        <w:r w:rsidDel="008063C7">
          <w:rPr>
            <w:rFonts w:ascii="Times New Roman" w:hAnsi="Times New Roman" w:cs="Times New Roman"/>
            <w:noProof/>
            <w:sz w:val="24"/>
            <w:szCs w:val="24"/>
            <w:lang w:val="en-NZ" w:eastAsia="en-NZ"/>
            <w:rPrChange w:id="41" w:author="Unknown">
              <w:rPr>
                <w:noProof/>
                <w:lang w:val="en-NZ" w:eastAsia="en-NZ"/>
              </w:rPr>
            </w:rPrChange>
          </w:rPr>
          <w:drawing>
            <wp:inline distT="0" distB="0" distL="0" distR="0" wp14:anchorId="2700828C" wp14:editId="0CABD136">
              <wp:extent cx="5943597"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7" cy="1981199"/>
                      </a:xfrm>
                      <a:prstGeom prst="rect">
                        <a:avLst/>
                      </a:prstGeom>
                    </pic:spPr>
                  </pic:pic>
                </a:graphicData>
              </a:graphic>
            </wp:inline>
          </w:drawing>
        </w:r>
      </w:del>
    </w:p>
    <w:p w14:paraId="3EE7E03D" w14:textId="2DEE11DE" w:rsidR="00FE0EF2" w:rsidRPr="00A03423" w:rsidDel="008063C7" w:rsidRDefault="00A03423" w:rsidP="00A03423">
      <w:pPr>
        <w:pStyle w:val="Caption"/>
        <w:rPr>
          <w:del w:id="42" w:author="Darcy Webber" w:date="2015-02-05T14:00:00Z"/>
          <w:rFonts w:ascii="Times New Roman" w:hAnsi="Times New Roman" w:cs="Times New Roman"/>
          <w:i w:val="0"/>
          <w:color w:val="000000" w:themeColor="text1"/>
          <w:sz w:val="24"/>
          <w:szCs w:val="24"/>
        </w:rPr>
      </w:pPr>
      <w:bookmarkStart w:id="43" w:name="_Ref410630972"/>
      <w:del w:id="44" w:author="Darcy Webber" w:date="2015-02-05T14:00:00Z">
        <w:r w:rsidRPr="00A03423" w:rsidDel="008063C7">
          <w:rPr>
            <w:i w:val="0"/>
            <w:color w:val="000000" w:themeColor="text1"/>
            <w:sz w:val="24"/>
            <w:szCs w:val="24"/>
          </w:rPr>
          <w:delText xml:space="preserve">Figure </w:delText>
        </w:r>
        <w:r w:rsidRPr="00A03423" w:rsidDel="008063C7">
          <w:rPr>
            <w:i w:val="0"/>
            <w:color w:val="000000" w:themeColor="text1"/>
            <w:sz w:val="24"/>
            <w:szCs w:val="24"/>
          </w:rPr>
          <w:fldChar w:fldCharType="begin"/>
        </w:r>
        <w:r w:rsidRPr="00A03423" w:rsidDel="008063C7">
          <w:rPr>
            <w:i w:val="0"/>
            <w:color w:val="000000" w:themeColor="text1"/>
            <w:sz w:val="24"/>
            <w:szCs w:val="24"/>
          </w:rPr>
          <w:delInstrText xml:space="preserve"> SEQ Figure \* ARABIC </w:delInstrText>
        </w:r>
        <w:r w:rsidRPr="00A03423" w:rsidDel="008063C7">
          <w:rPr>
            <w:i w:val="0"/>
            <w:color w:val="000000" w:themeColor="text1"/>
            <w:sz w:val="24"/>
            <w:szCs w:val="24"/>
          </w:rPr>
          <w:fldChar w:fldCharType="separate"/>
        </w:r>
        <w:r w:rsidR="00F05E6C" w:rsidDel="008063C7">
          <w:rPr>
            <w:i w:val="0"/>
            <w:noProof/>
            <w:color w:val="000000" w:themeColor="text1"/>
            <w:sz w:val="24"/>
            <w:szCs w:val="24"/>
          </w:rPr>
          <w:delText>8</w:delText>
        </w:r>
        <w:r w:rsidRPr="00A03423" w:rsidDel="008063C7">
          <w:rPr>
            <w:i w:val="0"/>
            <w:color w:val="000000" w:themeColor="text1"/>
            <w:sz w:val="24"/>
            <w:szCs w:val="24"/>
          </w:rPr>
          <w:fldChar w:fldCharType="end"/>
        </w:r>
        <w:bookmarkEnd w:id="43"/>
        <w:r w:rsidRPr="00A03423" w:rsidDel="008063C7">
          <w:rPr>
            <w:i w:val="0"/>
            <w:color w:val="000000" w:themeColor="text1"/>
            <w:sz w:val="24"/>
            <w:szCs w:val="24"/>
          </w:rPr>
          <w:delText xml:space="preserve">: Estimated value </w:delText>
        </w:r>
        <w:r w:rsidRPr="00A03423" w:rsidDel="008063C7">
          <w:rPr>
            <w:rFonts w:ascii="Times New Roman" w:hAnsi="Times New Roman" w:cs="Times New Roman"/>
            <w:i w:val="0"/>
            <w:color w:val="000000" w:themeColor="text1"/>
            <w:sz w:val="24"/>
            <w:szCs w:val="24"/>
          </w:rPr>
          <w:delText xml:space="preserve">of </w:delText>
        </w:r>
        <w:r w:rsidRPr="00A03423" w:rsidDel="008063C7">
          <w:rPr>
            <w:rFonts w:ascii="Times New Roman" w:hAnsi="Times New Roman" w:cs="Times New Roman"/>
            <w:color w:val="000000" w:themeColor="text1"/>
            <w:sz w:val="24"/>
            <w:szCs w:val="24"/>
          </w:rPr>
          <w:delText>c</w:delText>
        </w:r>
        <w:r w:rsidRPr="00A03423" w:rsidDel="008063C7">
          <w:rPr>
            <w:rFonts w:ascii="Times New Roman" w:hAnsi="Times New Roman" w:cs="Times New Roman"/>
            <w:color w:val="000000" w:themeColor="text1"/>
            <w:sz w:val="24"/>
            <w:szCs w:val="24"/>
            <w:vertAlign w:val="subscript"/>
          </w:rPr>
          <w:delText>obs</w:delText>
        </w:r>
        <w:r w:rsidRPr="00A03423" w:rsidDel="008063C7">
          <w:rPr>
            <w:rFonts w:ascii="Times New Roman" w:hAnsi="Times New Roman" w:cs="Times New Roman"/>
            <w:i w:val="0"/>
            <w:color w:val="000000" w:themeColor="text1"/>
            <w:sz w:val="24"/>
            <w:szCs w:val="24"/>
          </w:rPr>
          <w:delText xml:space="preserve"> sims</w:delText>
        </w:r>
        <w:r w:rsidRPr="00A03423" w:rsidDel="008063C7">
          <w:rPr>
            <w:i w:val="0"/>
            <w:color w:val="000000" w:themeColor="text1"/>
            <w:sz w:val="24"/>
            <w:szCs w:val="24"/>
          </w:rPr>
          <w:delText>.</w:delText>
        </w:r>
      </w:del>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45"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9</w:t>
      </w:r>
      <w:r w:rsidRPr="00EC4558">
        <w:rPr>
          <w:i w:val="0"/>
          <w:color w:val="000000" w:themeColor="text1"/>
          <w:sz w:val="24"/>
          <w:szCs w:val="24"/>
        </w:rPr>
        <w:fldChar w:fldCharType="end"/>
      </w:r>
      <w:bookmarkEnd w:id="45"/>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w:t>
      </w:r>
      <w:proofErr w:type="gramStart"/>
      <w:r w:rsidRPr="00EC4558">
        <w:rPr>
          <w:rFonts w:ascii="Times New Roman" w:hAnsi="Times New Roman" w:cs="Times New Roman"/>
          <w:color w:val="000000" w:themeColor="text1"/>
          <w:sz w:val="24"/>
          <w:szCs w:val="24"/>
          <w:vertAlign w:val="subscript"/>
        </w:rPr>
        <w:t>,s</w:t>
      </w:r>
      <w:proofErr w:type="spellEnd"/>
      <w:proofErr w:type="gram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46"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10</w:t>
      </w:r>
      <w:r w:rsidRPr="00EC4558">
        <w:rPr>
          <w:i w:val="0"/>
          <w:color w:val="000000" w:themeColor="text1"/>
          <w:sz w:val="24"/>
          <w:szCs w:val="24"/>
        </w:rPr>
        <w:fldChar w:fldCharType="end"/>
      </w:r>
      <w:bookmarkEnd w:id="46"/>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proofErr w:type="gramStart"/>
      <w:r w:rsidRPr="00EC4558">
        <w:rPr>
          <w:rFonts w:ascii="Times New Roman" w:hAnsi="Times New Roman" w:cs="Times New Roman"/>
          <w:i w:val="0"/>
          <w:color w:val="000000" w:themeColor="text1"/>
          <w:sz w:val="24"/>
          <w:szCs w:val="24"/>
        </w:rPr>
        <w:t>sims</w:t>
      </w:r>
      <w:proofErr w:type="spellEnd"/>
      <w:proofErr w:type="gram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3T15:18:00Z" w:initials="d">
    <w:p w14:paraId="3BE230B5" w14:textId="214BCBE8" w:rsidR="00920BBF" w:rsidRDefault="00920BBF">
      <w:pPr>
        <w:pStyle w:val="CommentText"/>
      </w:pPr>
      <w:r>
        <w:rPr>
          <w:rStyle w:val="CommentReference"/>
        </w:rPr>
        <w:annotationRef/>
      </w:r>
      <w:r>
        <w:t>I prefer this title…</w:t>
      </w:r>
    </w:p>
  </w:comment>
  <w:comment w:id="3" w:author="JTT" w:date="2015-02-03T15:18:00Z" w:initials="JT">
    <w:p w14:paraId="5F691BE1" w14:textId="67943206" w:rsidR="00920BBF" w:rsidRDefault="00920BBF">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4" w:author="darcy" w:date="2015-02-03T15:18:00Z" w:initials="d">
    <w:p w14:paraId="37D93CAF" w14:textId="4689E4F9" w:rsidR="00920BBF" w:rsidRDefault="00920BBF">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10" w:author="Darcy Webber" w:date="2015-02-05T15:25:00Z" w:initials="DW">
    <w:p w14:paraId="4A83EF3E" w14:textId="40FD9119" w:rsidR="00920BBF" w:rsidRDefault="00920BBF">
      <w:pPr>
        <w:pStyle w:val="CommentText"/>
      </w:pPr>
      <w:r>
        <w:rPr>
          <w:rStyle w:val="CommentReference"/>
        </w:rPr>
        <w:annotationRef/>
      </w:r>
      <w:r w:rsidR="00402E5D">
        <w:t xml:space="preserve">Or </w:t>
      </w:r>
      <w:proofErr w:type="spellStart"/>
      <w:r>
        <w:t>sd</w:t>
      </w:r>
      <w:r w:rsidR="00402E5D">
        <w:t>_z</w:t>
      </w:r>
      <w:proofErr w:type="spellEnd"/>
      <w:r w:rsidR="00402E5D">
        <w:t xml:space="preserve"> = 0.632</w:t>
      </w:r>
    </w:p>
  </w:comment>
  <w:comment w:id="11" w:author="Darcy Webber" w:date="2015-02-05T15:26:00Z" w:initials="DW">
    <w:p w14:paraId="1CD9F6BE" w14:textId="0C56FC0E" w:rsidR="00920BBF" w:rsidRDefault="00920BBF">
      <w:pPr>
        <w:pStyle w:val="CommentText"/>
      </w:pPr>
      <w:r>
        <w:rPr>
          <w:rStyle w:val="CommentReference"/>
        </w:rPr>
        <w:annotationRef/>
      </w:r>
      <w:r>
        <w:t xml:space="preserve">c.v. = </w:t>
      </w:r>
      <w:proofErr w:type="spellStart"/>
      <w:r>
        <w:t>sd</w:t>
      </w:r>
      <w:proofErr w:type="spellEnd"/>
      <w:r>
        <w:t>/mu? Not too sure what you’re after here.</w:t>
      </w:r>
    </w:p>
  </w:comment>
  <w:comment w:id="14" w:author="darcy" w:date="2015-02-11T09:26:00Z" w:initials="d">
    <w:p w14:paraId="6D30B8EB" w14:textId="5292E921" w:rsidR="00633F3A" w:rsidRDefault="00633F3A">
      <w:pPr>
        <w:pStyle w:val="CommentText"/>
      </w:pPr>
      <w:r>
        <w:rPr>
          <w:rStyle w:val="CommentReference"/>
        </w:rPr>
        <w:annotationRef/>
      </w:r>
      <w:r>
        <w:t>For which scenario?</w:t>
      </w:r>
    </w:p>
  </w:comment>
  <w:comment w:id="16" w:author="darcy" w:date="2015-02-11T09:27:00Z" w:initials="d">
    <w:p w14:paraId="1DF5F9A7" w14:textId="052E2156" w:rsidR="00633F3A" w:rsidRDefault="00633F3A">
      <w:pPr>
        <w:pStyle w:val="CommentText"/>
      </w:pPr>
      <w:r>
        <w:rPr>
          <w:rStyle w:val="CommentReference"/>
        </w:rPr>
        <w:annotationRef/>
      </w:r>
      <w:r>
        <w:t>Again, which scenario?</w:t>
      </w:r>
    </w:p>
  </w:comment>
  <w:comment w:id="17" w:author="JTT" w:date="2015-02-03T15:18:00Z" w:initials="JT">
    <w:p w14:paraId="5ED5809D" w14:textId="483E285A" w:rsidR="00920BBF" w:rsidRDefault="00920BBF">
      <w:pPr>
        <w:pStyle w:val="CommentText"/>
      </w:pPr>
      <w:r>
        <w:rPr>
          <w:rStyle w:val="CommentReference"/>
        </w:rPr>
        <w:annotationRef/>
      </w:r>
      <w:r>
        <w:t xml:space="preserve">If you are </w:t>
      </w:r>
      <w:proofErr w:type="spellStart"/>
      <w:r>
        <w:t>jonesing</w:t>
      </w:r>
      <w:proofErr w:type="spellEnd"/>
      <w:r>
        <w:t xml:space="preserve"> for some extra work, you could decide on a cut-off for defining precision (i.e., CV among simulation replicates &gt;0.25 is “imprecise”, 0.1&lt;CV&lt;0.25 relatively precise, </w:t>
      </w:r>
      <w:proofErr w:type="spellStart"/>
      <w:r>
        <w:t>etc</w:t>
      </w:r>
      <w:proofErr w:type="spellEnd"/>
      <w:r>
        <w:t xml:space="preserve">, and standardize our terminology.  </w:t>
      </w:r>
      <w:proofErr w:type="gramStart"/>
      <w:r>
        <w:t>not</w:t>
      </w:r>
      <w:proofErr w:type="gramEnd"/>
      <w:r>
        <w:t xml:space="preserve"> a big deal if uninterested.</w:t>
      </w:r>
    </w:p>
  </w:comment>
  <w:comment w:id="27" w:author="darcy" w:date="2015-02-03T15:18:00Z" w:initials="d">
    <w:p w14:paraId="64062209" w14:textId="11A3E023" w:rsidR="00920BBF" w:rsidRDefault="00920BBF">
      <w:pPr>
        <w:pStyle w:val="CommentText"/>
      </w:pPr>
      <w:r>
        <w:rPr>
          <w:rStyle w:val="CommentReference"/>
        </w:rPr>
        <w:annotationRef/>
      </w:r>
      <w:r>
        <w:t>What are the units for these highlighted cells? Could you just double check these for me please Jim?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83EF3E" w15:done="0"/>
  <w15:commentEx w15:paraId="1CD9F6BE" w15:done="0"/>
  <w15:commentEx w15:paraId="6D30B8EB" w15:done="0"/>
  <w15:commentEx w15:paraId="1DF5F9A7" w15:done="0"/>
  <w15:commentEx w15:paraId="5ED5809D" w15:done="0"/>
  <w15:commentEx w15:paraId="640622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E02F2" w14:textId="77777777" w:rsidR="00920BBF" w:rsidRDefault="00920BBF" w:rsidP="00D21621">
      <w:pPr>
        <w:spacing w:after="0" w:line="240" w:lineRule="auto"/>
      </w:pPr>
      <w:r>
        <w:separator/>
      </w:r>
    </w:p>
  </w:endnote>
  <w:endnote w:type="continuationSeparator" w:id="0">
    <w:p w14:paraId="261A796F" w14:textId="77777777" w:rsidR="00920BBF" w:rsidRDefault="00920BBF"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EndPr/>
    <w:sdtContent>
      <w:p w14:paraId="4A4BC7A2" w14:textId="77777777" w:rsidR="00920BBF" w:rsidRDefault="00920BBF">
        <w:pPr>
          <w:pStyle w:val="Footer"/>
          <w:jc w:val="center"/>
        </w:pPr>
        <w:r>
          <w:fldChar w:fldCharType="begin"/>
        </w:r>
        <w:r>
          <w:instrText xml:space="preserve"> PAGE   \* MERGEFORMAT </w:instrText>
        </w:r>
        <w:r>
          <w:fldChar w:fldCharType="separate"/>
        </w:r>
        <w:r w:rsidR="00633F3A">
          <w:rPr>
            <w:noProof/>
          </w:rPr>
          <w:t>31</w:t>
        </w:r>
        <w:r>
          <w:rPr>
            <w:noProof/>
          </w:rPr>
          <w:fldChar w:fldCharType="end"/>
        </w:r>
      </w:p>
    </w:sdtContent>
  </w:sdt>
  <w:p w14:paraId="5836647F" w14:textId="77777777" w:rsidR="00920BBF" w:rsidRDefault="00920B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B999B" w14:textId="77777777" w:rsidR="00920BBF" w:rsidRDefault="00920BBF" w:rsidP="00D21621">
      <w:pPr>
        <w:spacing w:after="0" w:line="240" w:lineRule="auto"/>
      </w:pPr>
      <w:r>
        <w:separator/>
      </w:r>
    </w:p>
  </w:footnote>
  <w:footnote w:type="continuationSeparator" w:id="0">
    <w:p w14:paraId="758A49C8" w14:textId="77777777" w:rsidR="00920BBF" w:rsidRDefault="00920BBF"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07EFD"/>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862E4"/>
    <w:rsid w:val="0009167D"/>
    <w:rsid w:val="00091C30"/>
    <w:rsid w:val="00093192"/>
    <w:rsid w:val="00093981"/>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07FA5"/>
    <w:rsid w:val="001118E8"/>
    <w:rsid w:val="00111BF5"/>
    <w:rsid w:val="00116874"/>
    <w:rsid w:val="001169CD"/>
    <w:rsid w:val="00122FC8"/>
    <w:rsid w:val="00127A2A"/>
    <w:rsid w:val="00130716"/>
    <w:rsid w:val="00133C54"/>
    <w:rsid w:val="001342EF"/>
    <w:rsid w:val="001400CD"/>
    <w:rsid w:val="00141584"/>
    <w:rsid w:val="00147A67"/>
    <w:rsid w:val="00147DC4"/>
    <w:rsid w:val="00151660"/>
    <w:rsid w:val="00152E1A"/>
    <w:rsid w:val="00154457"/>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0F9"/>
    <w:rsid w:val="001C3BA8"/>
    <w:rsid w:val="001C3FC3"/>
    <w:rsid w:val="001C4ABE"/>
    <w:rsid w:val="001C6389"/>
    <w:rsid w:val="001C6BAD"/>
    <w:rsid w:val="001C739A"/>
    <w:rsid w:val="001D1331"/>
    <w:rsid w:val="001D4B5F"/>
    <w:rsid w:val="001D5B61"/>
    <w:rsid w:val="001D5C5A"/>
    <w:rsid w:val="001E3908"/>
    <w:rsid w:val="001E557E"/>
    <w:rsid w:val="001E61E7"/>
    <w:rsid w:val="001E733D"/>
    <w:rsid w:val="001E7A80"/>
    <w:rsid w:val="001F0484"/>
    <w:rsid w:val="001F2C5D"/>
    <w:rsid w:val="001F3564"/>
    <w:rsid w:val="001F4C72"/>
    <w:rsid w:val="001F5B03"/>
    <w:rsid w:val="001F7B3F"/>
    <w:rsid w:val="00201D26"/>
    <w:rsid w:val="002031BF"/>
    <w:rsid w:val="00203607"/>
    <w:rsid w:val="00207CF0"/>
    <w:rsid w:val="002108D2"/>
    <w:rsid w:val="00211D58"/>
    <w:rsid w:val="00214DCF"/>
    <w:rsid w:val="00215572"/>
    <w:rsid w:val="00217144"/>
    <w:rsid w:val="002205D4"/>
    <w:rsid w:val="00222EE1"/>
    <w:rsid w:val="0022403C"/>
    <w:rsid w:val="002243BC"/>
    <w:rsid w:val="00225805"/>
    <w:rsid w:val="00227596"/>
    <w:rsid w:val="00230447"/>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1EB5"/>
    <w:rsid w:val="00302FC2"/>
    <w:rsid w:val="00307F62"/>
    <w:rsid w:val="00311339"/>
    <w:rsid w:val="00311958"/>
    <w:rsid w:val="00311ECD"/>
    <w:rsid w:val="00321705"/>
    <w:rsid w:val="00322CBE"/>
    <w:rsid w:val="00323266"/>
    <w:rsid w:val="0032434D"/>
    <w:rsid w:val="00325D5D"/>
    <w:rsid w:val="00326FDA"/>
    <w:rsid w:val="003335B0"/>
    <w:rsid w:val="00333B71"/>
    <w:rsid w:val="0033736C"/>
    <w:rsid w:val="00341937"/>
    <w:rsid w:val="0034763E"/>
    <w:rsid w:val="00347984"/>
    <w:rsid w:val="0035468C"/>
    <w:rsid w:val="0035645B"/>
    <w:rsid w:val="00371EC9"/>
    <w:rsid w:val="00374476"/>
    <w:rsid w:val="0037498F"/>
    <w:rsid w:val="00374F6C"/>
    <w:rsid w:val="00375014"/>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E52"/>
    <w:rsid w:val="003B2E6A"/>
    <w:rsid w:val="003B31E8"/>
    <w:rsid w:val="003B460F"/>
    <w:rsid w:val="003B7A48"/>
    <w:rsid w:val="003C00F6"/>
    <w:rsid w:val="003C0181"/>
    <w:rsid w:val="003C1225"/>
    <w:rsid w:val="003C21A0"/>
    <w:rsid w:val="003C6177"/>
    <w:rsid w:val="003C6CBA"/>
    <w:rsid w:val="003C710C"/>
    <w:rsid w:val="003D2F97"/>
    <w:rsid w:val="003D5855"/>
    <w:rsid w:val="003E048C"/>
    <w:rsid w:val="003E0E41"/>
    <w:rsid w:val="003F36DA"/>
    <w:rsid w:val="003F7199"/>
    <w:rsid w:val="004009B8"/>
    <w:rsid w:val="00402E5D"/>
    <w:rsid w:val="00403FA5"/>
    <w:rsid w:val="00404A48"/>
    <w:rsid w:val="004057EC"/>
    <w:rsid w:val="00407481"/>
    <w:rsid w:val="004161BB"/>
    <w:rsid w:val="00417613"/>
    <w:rsid w:val="004213C9"/>
    <w:rsid w:val="00421673"/>
    <w:rsid w:val="00422C0C"/>
    <w:rsid w:val="00423124"/>
    <w:rsid w:val="00424CBA"/>
    <w:rsid w:val="00427A8C"/>
    <w:rsid w:val="004319AD"/>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473"/>
    <w:rsid w:val="00477ACC"/>
    <w:rsid w:val="004823D8"/>
    <w:rsid w:val="004850C6"/>
    <w:rsid w:val="004871D1"/>
    <w:rsid w:val="004908BD"/>
    <w:rsid w:val="00491851"/>
    <w:rsid w:val="00491E8E"/>
    <w:rsid w:val="004922C2"/>
    <w:rsid w:val="0049618E"/>
    <w:rsid w:val="004966B2"/>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3819"/>
    <w:rsid w:val="00503913"/>
    <w:rsid w:val="00507964"/>
    <w:rsid w:val="005104DC"/>
    <w:rsid w:val="005117B2"/>
    <w:rsid w:val="00515B38"/>
    <w:rsid w:val="00520F3F"/>
    <w:rsid w:val="00523628"/>
    <w:rsid w:val="005246DA"/>
    <w:rsid w:val="0052594F"/>
    <w:rsid w:val="0052636B"/>
    <w:rsid w:val="005329C2"/>
    <w:rsid w:val="0053450D"/>
    <w:rsid w:val="00541045"/>
    <w:rsid w:val="005457E2"/>
    <w:rsid w:val="00546EC1"/>
    <w:rsid w:val="00547C69"/>
    <w:rsid w:val="005503EB"/>
    <w:rsid w:val="00550A9A"/>
    <w:rsid w:val="00551295"/>
    <w:rsid w:val="00552BF7"/>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677D"/>
    <w:rsid w:val="00587399"/>
    <w:rsid w:val="005947B5"/>
    <w:rsid w:val="0059664C"/>
    <w:rsid w:val="005A1EE7"/>
    <w:rsid w:val="005A4504"/>
    <w:rsid w:val="005A47AA"/>
    <w:rsid w:val="005A5B5F"/>
    <w:rsid w:val="005A6B6E"/>
    <w:rsid w:val="005B5EB8"/>
    <w:rsid w:val="005B705A"/>
    <w:rsid w:val="005C081F"/>
    <w:rsid w:val="005C15FC"/>
    <w:rsid w:val="005C2C25"/>
    <w:rsid w:val="005C518B"/>
    <w:rsid w:val="005C6FB0"/>
    <w:rsid w:val="005E3599"/>
    <w:rsid w:val="005F4D7C"/>
    <w:rsid w:val="005F533B"/>
    <w:rsid w:val="0060060B"/>
    <w:rsid w:val="006020A2"/>
    <w:rsid w:val="006024D6"/>
    <w:rsid w:val="0060336D"/>
    <w:rsid w:val="00605588"/>
    <w:rsid w:val="00606B2E"/>
    <w:rsid w:val="0060754B"/>
    <w:rsid w:val="00611502"/>
    <w:rsid w:val="00613C92"/>
    <w:rsid w:val="006170A6"/>
    <w:rsid w:val="00620775"/>
    <w:rsid w:val="00626350"/>
    <w:rsid w:val="00633F3A"/>
    <w:rsid w:val="00634CE3"/>
    <w:rsid w:val="00635613"/>
    <w:rsid w:val="00637679"/>
    <w:rsid w:val="006422CA"/>
    <w:rsid w:val="00652704"/>
    <w:rsid w:val="006527AD"/>
    <w:rsid w:val="006548B2"/>
    <w:rsid w:val="00655AED"/>
    <w:rsid w:val="00657CB4"/>
    <w:rsid w:val="0066474E"/>
    <w:rsid w:val="00664DC4"/>
    <w:rsid w:val="00672EE4"/>
    <w:rsid w:val="006815FB"/>
    <w:rsid w:val="00683C7E"/>
    <w:rsid w:val="006845B6"/>
    <w:rsid w:val="00684E7C"/>
    <w:rsid w:val="006866C0"/>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5766"/>
    <w:rsid w:val="007360A0"/>
    <w:rsid w:val="00741AEA"/>
    <w:rsid w:val="00743673"/>
    <w:rsid w:val="007476FC"/>
    <w:rsid w:val="00747FF6"/>
    <w:rsid w:val="007513F7"/>
    <w:rsid w:val="00752FAC"/>
    <w:rsid w:val="00760DB1"/>
    <w:rsid w:val="00772D9F"/>
    <w:rsid w:val="00772E4B"/>
    <w:rsid w:val="0077377F"/>
    <w:rsid w:val="007773A0"/>
    <w:rsid w:val="007910B0"/>
    <w:rsid w:val="00793365"/>
    <w:rsid w:val="00795ABC"/>
    <w:rsid w:val="00795CB0"/>
    <w:rsid w:val="00797ECF"/>
    <w:rsid w:val="007A06A1"/>
    <w:rsid w:val="007A0F09"/>
    <w:rsid w:val="007A13BB"/>
    <w:rsid w:val="007A2E69"/>
    <w:rsid w:val="007A2F00"/>
    <w:rsid w:val="007A5137"/>
    <w:rsid w:val="007A7191"/>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7EAA"/>
    <w:rsid w:val="007F18A7"/>
    <w:rsid w:val="007F3AEA"/>
    <w:rsid w:val="007F441A"/>
    <w:rsid w:val="0080001A"/>
    <w:rsid w:val="00800D3D"/>
    <w:rsid w:val="00800D8D"/>
    <w:rsid w:val="00801518"/>
    <w:rsid w:val="00804B23"/>
    <w:rsid w:val="008063C7"/>
    <w:rsid w:val="00806E4F"/>
    <w:rsid w:val="00807236"/>
    <w:rsid w:val="008100AA"/>
    <w:rsid w:val="00810461"/>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1322"/>
    <w:rsid w:val="00842DDE"/>
    <w:rsid w:val="00843FF9"/>
    <w:rsid w:val="00844CAA"/>
    <w:rsid w:val="00846372"/>
    <w:rsid w:val="00846829"/>
    <w:rsid w:val="00853016"/>
    <w:rsid w:val="008532F6"/>
    <w:rsid w:val="008549DA"/>
    <w:rsid w:val="00855696"/>
    <w:rsid w:val="0085574F"/>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40F6"/>
    <w:rsid w:val="009074E4"/>
    <w:rsid w:val="00907D48"/>
    <w:rsid w:val="0091722D"/>
    <w:rsid w:val="00920BBF"/>
    <w:rsid w:val="00922696"/>
    <w:rsid w:val="009231A6"/>
    <w:rsid w:val="00924412"/>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0571"/>
    <w:rsid w:val="009D492F"/>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170E1"/>
    <w:rsid w:val="00A22698"/>
    <w:rsid w:val="00A24DC4"/>
    <w:rsid w:val="00A30EF3"/>
    <w:rsid w:val="00A31C97"/>
    <w:rsid w:val="00A33E22"/>
    <w:rsid w:val="00A37DAA"/>
    <w:rsid w:val="00A41525"/>
    <w:rsid w:val="00A432C6"/>
    <w:rsid w:val="00A44DD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2A7D"/>
    <w:rsid w:val="00AC4738"/>
    <w:rsid w:val="00AC73C3"/>
    <w:rsid w:val="00AC7ED2"/>
    <w:rsid w:val="00AD04DB"/>
    <w:rsid w:val="00AD5176"/>
    <w:rsid w:val="00AD67A3"/>
    <w:rsid w:val="00AE035D"/>
    <w:rsid w:val="00AE3F42"/>
    <w:rsid w:val="00AF1880"/>
    <w:rsid w:val="00B04686"/>
    <w:rsid w:val="00B06918"/>
    <w:rsid w:val="00B06A56"/>
    <w:rsid w:val="00B0776F"/>
    <w:rsid w:val="00B101A5"/>
    <w:rsid w:val="00B133A3"/>
    <w:rsid w:val="00B135B9"/>
    <w:rsid w:val="00B147D2"/>
    <w:rsid w:val="00B16741"/>
    <w:rsid w:val="00B17755"/>
    <w:rsid w:val="00B17B31"/>
    <w:rsid w:val="00B22FD1"/>
    <w:rsid w:val="00B2376A"/>
    <w:rsid w:val="00B27000"/>
    <w:rsid w:val="00B270A4"/>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366B"/>
    <w:rsid w:val="00B848D8"/>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73F8"/>
    <w:rsid w:val="00C17515"/>
    <w:rsid w:val="00C24727"/>
    <w:rsid w:val="00C27530"/>
    <w:rsid w:val="00C33135"/>
    <w:rsid w:val="00C33DE1"/>
    <w:rsid w:val="00C34730"/>
    <w:rsid w:val="00C3502D"/>
    <w:rsid w:val="00C40FF2"/>
    <w:rsid w:val="00C41D0B"/>
    <w:rsid w:val="00C535A9"/>
    <w:rsid w:val="00C54E6E"/>
    <w:rsid w:val="00C57731"/>
    <w:rsid w:val="00C60C38"/>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4BA4"/>
    <w:rsid w:val="00CD52BC"/>
    <w:rsid w:val="00CD5D58"/>
    <w:rsid w:val="00CE13FE"/>
    <w:rsid w:val="00CE3790"/>
    <w:rsid w:val="00CE6E8D"/>
    <w:rsid w:val="00CE7787"/>
    <w:rsid w:val="00CF0504"/>
    <w:rsid w:val="00CF175A"/>
    <w:rsid w:val="00CF1B2A"/>
    <w:rsid w:val="00CF3B4C"/>
    <w:rsid w:val="00CF5747"/>
    <w:rsid w:val="00D00F77"/>
    <w:rsid w:val="00D01717"/>
    <w:rsid w:val="00D018E5"/>
    <w:rsid w:val="00D02B2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2F7E"/>
    <w:rsid w:val="00D6330A"/>
    <w:rsid w:val="00D63C20"/>
    <w:rsid w:val="00D66CB2"/>
    <w:rsid w:val="00D66CFF"/>
    <w:rsid w:val="00D67E45"/>
    <w:rsid w:val="00D71F44"/>
    <w:rsid w:val="00D77D56"/>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DC9"/>
    <w:rsid w:val="00E0608F"/>
    <w:rsid w:val="00E11C0F"/>
    <w:rsid w:val="00E1225E"/>
    <w:rsid w:val="00E14B88"/>
    <w:rsid w:val="00E20BAE"/>
    <w:rsid w:val="00E22BF5"/>
    <w:rsid w:val="00E23E0C"/>
    <w:rsid w:val="00E316DF"/>
    <w:rsid w:val="00E32B44"/>
    <w:rsid w:val="00E34336"/>
    <w:rsid w:val="00E3637C"/>
    <w:rsid w:val="00E37AF2"/>
    <w:rsid w:val="00E40C58"/>
    <w:rsid w:val="00E40F2B"/>
    <w:rsid w:val="00E4160B"/>
    <w:rsid w:val="00E43D98"/>
    <w:rsid w:val="00E47FF6"/>
    <w:rsid w:val="00E503C0"/>
    <w:rsid w:val="00E51924"/>
    <w:rsid w:val="00E51C92"/>
    <w:rsid w:val="00E51F89"/>
    <w:rsid w:val="00E52B9B"/>
    <w:rsid w:val="00E52D78"/>
    <w:rsid w:val="00E54330"/>
    <w:rsid w:val="00E54769"/>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4365"/>
    <w:rsid w:val="00EA51AC"/>
    <w:rsid w:val="00EA6722"/>
    <w:rsid w:val="00EB0951"/>
    <w:rsid w:val="00EB0C11"/>
    <w:rsid w:val="00EB4096"/>
    <w:rsid w:val="00EB46D1"/>
    <w:rsid w:val="00EC021A"/>
    <w:rsid w:val="00EC1911"/>
    <w:rsid w:val="00EC1BDC"/>
    <w:rsid w:val="00EC1D64"/>
    <w:rsid w:val="00EC4558"/>
    <w:rsid w:val="00EC55AF"/>
    <w:rsid w:val="00ED1059"/>
    <w:rsid w:val="00ED2BEC"/>
    <w:rsid w:val="00EE1BC2"/>
    <w:rsid w:val="00EE26BF"/>
    <w:rsid w:val="00EE483D"/>
    <w:rsid w:val="00EF2360"/>
    <w:rsid w:val="00EF5FEC"/>
    <w:rsid w:val="00EF7FB7"/>
    <w:rsid w:val="00F02008"/>
    <w:rsid w:val="00F03978"/>
    <w:rsid w:val="00F04B20"/>
    <w:rsid w:val="00F05E6C"/>
    <w:rsid w:val="00F0611C"/>
    <w:rsid w:val="00F073E4"/>
    <w:rsid w:val="00F07FCC"/>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11F1"/>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740E67DF-4088-43B3-B0F2-DE07F31A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54B803-8F9B-42CB-B74F-3C3DF3AD6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4597</TotalTime>
  <Pages>32</Pages>
  <Words>9359</Words>
  <Characters>53351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402</cp:revision>
  <cp:lastPrinted>2015-02-04T23:55:00Z</cp:lastPrinted>
  <dcterms:created xsi:type="dcterms:W3CDTF">2015-01-23T23:16:00Z</dcterms:created>
  <dcterms:modified xsi:type="dcterms:W3CDTF">2015-02-10T20:27:00Z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