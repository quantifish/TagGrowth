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4A312" w14:textId="77777777" w:rsidR="00C84B1E" w:rsidRDefault="00817B08" w:rsidP="00F71B08">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w:t>
      </w:r>
      <w:r w:rsidR="0089043B">
        <w:rPr>
          <w:rFonts w:ascii="Times New Roman" w:hAnsi="Times New Roman" w:cs="Times New Roman"/>
          <w:b/>
          <w:sz w:val="28"/>
          <w:szCs w:val="28"/>
        </w:rPr>
        <w:t>recapture Antarctic toothfish r</w:t>
      </w:r>
      <w:r w:rsidR="00C84B1E">
        <w:rPr>
          <w:rFonts w:ascii="Times New Roman" w:hAnsi="Times New Roman" w:cs="Times New Roman"/>
          <w:b/>
          <w:sz w:val="28"/>
          <w:szCs w:val="28"/>
        </w:rPr>
        <w:t>andom effects</w:t>
      </w:r>
      <w:r w:rsidR="003C00F6">
        <w:rPr>
          <w:rFonts w:ascii="Times New Roman" w:hAnsi="Times New Roman" w:cs="Times New Roman"/>
          <w:b/>
          <w:sz w:val="28"/>
          <w:szCs w:val="28"/>
        </w:rPr>
        <w:t xml:space="preserve"> environment</w:t>
      </w:r>
    </w:p>
    <w:p w14:paraId="7720D821" w14:textId="77777777" w:rsidR="00D21621" w:rsidRDefault="00D21621" w:rsidP="00F71B08">
      <w:pPr>
        <w:tabs>
          <w:tab w:val="left" w:pos="360"/>
          <w:tab w:val="left" w:pos="720"/>
          <w:tab w:val="left" w:pos="8640"/>
        </w:tabs>
        <w:spacing w:after="0" w:line="480" w:lineRule="auto"/>
        <w:rPr>
          <w:rFonts w:ascii="Times New Roman" w:hAnsi="Times New Roman" w:cs="Times New Roman"/>
          <w:b/>
          <w:sz w:val="24"/>
          <w:szCs w:val="24"/>
        </w:rPr>
      </w:pPr>
    </w:p>
    <w:p w14:paraId="42106E16" w14:textId="77777777" w:rsidR="00266774" w:rsidRPr="00266774" w:rsidRDefault="00266774" w:rsidP="00F71B08">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rsidP="00F71B08">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rsidP="00F71B08">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rsidP="004E410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rsidP="00F71B08">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rsidP="00F71B08">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rsidP="00F71B08">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12113992" w:rsidR="0009167D" w:rsidRDefault="0009167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Finally, environmental conditions modulate 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77777777" w:rsidR="0009167D"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when foraging in high vs. low-quality habitat) will likely lead to persistent differences in growth rates.  Variation in growth rates has been discussed for over 100 years for fish populations.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pPr>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rsidP="00F71B08">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rsidP="00F71B08">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7777777" w:rsidR="0024242D" w:rsidRDefault="0019699F" w:rsidP="00F71B08">
      <w:pPr>
        <w:tabs>
          <w:tab w:val="left" w:pos="360"/>
          <w:tab w:val="left" w:pos="720"/>
          <w:tab w:val="left" w:pos="8640"/>
        </w:tabs>
        <w:spacing w:after="0" w:line="480" w:lineRule="auto"/>
        <w:rPr>
          <w:ins w:id="0" w:author="Darcy Webber" w:date="2015-01-22T10:45:00Z"/>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Pr="009C37AB">
        <w:rPr>
          <w:rFonts w:ascii="Times New Roman" w:hAnsi="Times New Roman" w:cs="Times New Roman"/>
          <w:sz w:val="24"/>
          <w:szCs w:val="24"/>
        </w:rPr>
        <w:t xml:space="preserve"> as a function of time,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Here, we treat metabolic upkeep costs as varying among individuals, due to differences in ambient temperature, intrinsic variation in activity levels, and other factors:</w:t>
      </w:r>
    </w:p>
    <w:p w14:paraId="2BB88059" w14:textId="0F28B8FC" w:rsidR="008E7432" w:rsidRDefault="008E7432"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ins w:id="1" w:author="Darcy Webber" w:date="2015-01-22T10:46:00Z">
                <w:rPr>
                  <w:rFonts w:ascii="Cambria Math" w:hAnsi="Cambria Math" w:cs="Times New Roman"/>
                  <w:i/>
                  <w:sz w:val="24"/>
                  <w:szCs w:val="24"/>
                </w:rPr>
              </w:ins>
            </m:ctrlPr>
          </m:sSubPr>
          <m:e>
            <m:r>
              <w:ins w:id="2" w:author="Darcy Webber" w:date="2015-01-22T10:46:00Z">
                <w:rPr>
                  <w:rFonts w:ascii="Cambria Math" w:hAnsi="Cambria Math" w:cs="Times New Roman"/>
                  <w:sz w:val="24"/>
                  <w:szCs w:val="24"/>
                </w:rPr>
                <m:t>k</m:t>
              </w:ins>
            </m:r>
          </m:e>
          <m:sub>
            <m:r>
              <w:ins w:id="3" w:author="Darcy Webber" w:date="2015-01-22T10:46:00Z">
                <w:rPr>
                  <w:rFonts w:ascii="Cambria Math" w:hAnsi="Cambria Math" w:cs="Times New Roman"/>
                  <w:sz w:val="24"/>
                  <w:szCs w:val="24"/>
                </w:rPr>
                <m:t>i</m:t>
              </w:ins>
            </m:r>
          </m:sub>
        </m:sSub>
        <m:r>
          <w:ins w:id="4" w:author="Darcy Webber" w:date="2015-01-22T10:46:00Z">
            <w:rPr>
              <w:rFonts w:ascii="Cambria Math" w:hAnsi="Cambria Math" w:cs="Times New Roman"/>
              <w:sz w:val="24"/>
              <w:szCs w:val="24"/>
            </w:rPr>
            <m:t>=</m:t>
          </w:ins>
        </m:r>
        <m:sSub>
          <m:sSubPr>
            <m:ctrlPr>
              <w:ins w:id="5" w:author="Darcy Webber" w:date="2015-01-22T10:46:00Z">
                <w:rPr>
                  <w:rFonts w:ascii="Cambria Math" w:hAnsi="Cambria Math" w:cs="Times New Roman"/>
                  <w:i/>
                  <w:sz w:val="24"/>
                  <w:szCs w:val="24"/>
                </w:rPr>
              </w:ins>
            </m:ctrlPr>
          </m:sSubPr>
          <m:e>
            <m:r>
              <w:ins w:id="6" w:author="Darcy Webber" w:date="2015-01-22T10:46:00Z">
                <w:rPr>
                  <w:rFonts w:ascii="Cambria Math" w:hAnsi="Cambria Math" w:cs="Times New Roman"/>
                  <w:sz w:val="24"/>
                  <w:szCs w:val="24"/>
                </w:rPr>
                <m:t>μ</m:t>
              </w:ins>
            </m:r>
          </m:e>
          <m:sub>
            <m:r>
              <w:ins w:id="7" w:author="Darcy Webber" w:date="2015-01-22T10:46:00Z">
                <w:rPr>
                  <w:rFonts w:ascii="Cambria Math" w:hAnsi="Cambria Math" w:cs="Times New Roman"/>
                  <w:sz w:val="24"/>
                  <w:szCs w:val="24"/>
                </w:rPr>
                <m:t>k</m:t>
              </w:ins>
            </m:r>
          </m:sub>
        </m:sSub>
        <m:r>
          <m:rPr>
            <m:sty m:val="p"/>
          </m:rPr>
          <w:rPr>
            <w:rFonts w:ascii="Cambria Math" w:hAnsi="Cambria Math" w:cs="Times New Roman"/>
            <w:sz w:val="24"/>
            <w:szCs w:val="24"/>
          </w:rPr>
          <m:t>exp⁡</m:t>
        </m:r>
        <m:r>
          <w:ins w:id="8" w:author="Darcy Webber" w:date="2015-01-22T10:46:00Z">
            <w:rPr>
              <w:rFonts w:ascii="Cambria Math" w:hAnsi="Cambria Math" w:cs="Times New Roman"/>
              <w:sz w:val="24"/>
              <w:szCs w:val="24"/>
            </w:rPr>
            <m:t>(</m:t>
          </w:ins>
        </m:r>
        <m:sSubSup>
          <m:sSubSupPr>
            <m:ctrlPr>
              <w:ins w:id="9" w:author="Darcy Webber" w:date="2015-01-22T10:46:00Z">
                <w:rPr>
                  <w:rFonts w:ascii="Cambria Math" w:hAnsi="Cambria Math" w:cs="Times New Roman"/>
                  <w:i/>
                  <w:sz w:val="24"/>
                  <w:szCs w:val="24"/>
                </w:rPr>
              </w:ins>
            </m:ctrlPr>
          </m:sSubSupPr>
          <m:e>
            <m:r>
              <w:ins w:id="10" w:author="Darcy Webber" w:date="2015-01-22T10:46:00Z">
                <w:rPr>
                  <w:rFonts w:ascii="Cambria Math" w:hAnsi="Cambria Math" w:cs="Times New Roman"/>
                  <w:sz w:val="24"/>
                  <w:szCs w:val="24"/>
                </w:rPr>
                <m:t>ε</m:t>
              </w:ins>
            </m:r>
          </m:e>
          <m:sub>
            <m:r>
              <w:ins w:id="11" w:author="Darcy Webber" w:date="2015-01-22T10:47:00Z">
                <w:rPr>
                  <w:rFonts w:ascii="Cambria Math" w:hAnsi="Cambria Math" w:cs="Times New Roman"/>
                  <w:sz w:val="24"/>
                  <w:szCs w:val="24"/>
                </w:rPr>
                <m:t>i</m:t>
              </w:ins>
            </m:r>
          </m:sub>
          <m:sup>
            <m:r>
              <w:ins w:id="12" w:author="Darcy Webber" w:date="2015-01-22T10:46:00Z">
                <w:rPr>
                  <w:rFonts w:ascii="Cambria Math" w:hAnsi="Cambria Math" w:cs="Times New Roman"/>
                  <w:sz w:val="24"/>
                  <w:szCs w:val="24"/>
                </w:rPr>
                <m:t>k</m:t>
              </w:ins>
            </m:r>
          </m:sup>
        </m:sSubSup>
        <m:r>
          <w:ins w:id="13" w:author="Darcy Webber" w:date="2015-01-22T10:46:00Z">
            <w:rPr>
              <w:rFonts w:ascii="Cambria Math" w:hAnsi="Cambria Math" w:cs="Times New Roman"/>
              <w:sz w:val="24"/>
              <w:szCs w:val="24"/>
            </w:rPr>
            <m:t>)</m:t>
          </w:ins>
        </m:r>
      </m:oMath>
      <w:ins w:id="14" w:author="Darcy Webber" w:date="2015-01-22T10:47:00Z">
        <w:r w:rsidR="00812728">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2728">
          <w:rPr>
            <w:rFonts w:ascii="Times New Roman" w:hAnsi="Times New Roman" w:cs="Times New Roman"/>
            <w:sz w:val="24"/>
            <w:szCs w:val="24"/>
          </w:rPr>
          <w:tab/>
        </w:r>
      </w:ins>
      <w:ins w:id="15" w:author="Darcy Webber" w:date="2015-01-22T10:48:00Z">
        <w:r w:rsidR="00812728">
          <w:rPr>
            <w:rFonts w:ascii="Times New Roman" w:hAnsi="Times New Roman" w:cs="Times New Roman"/>
            <w:sz w:val="24"/>
            <w:szCs w:val="24"/>
          </w:rPr>
          <w:t>(2)</w:t>
        </w:r>
      </w:ins>
    </w:p>
    <w:p w14:paraId="20B403AC" w14:textId="203C9818" w:rsidR="0024242D" w:rsidDel="008E7432" w:rsidRDefault="008E7432" w:rsidP="00F71B08">
      <w:pPr>
        <w:tabs>
          <w:tab w:val="left" w:pos="360"/>
          <w:tab w:val="left" w:pos="720"/>
          <w:tab w:val="left" w:pos="8640"/>
        </w:tabs>
        <w:spacing w:after="0" w:line="480" w:lineRule="auto"/>
        <w:rPr>
          <w:del w:id="16" w:author="Darcy Webber" w:date="2015-01-22T10:45:00Z"/>
          <w:rFonts w:ascii="Times New Roman" w:hAnsi="Times New Roman" w:cs="Times New Roman"/>
          <w:sz w:val="24"/>
          <w:szCs w:val="24"/>
        </w:rPr>
      </w:pPr>
      <m:oMath>
        <m:func>
          <m:funcPr>
            <m:ctrlPr>
              <w:del w:id="17" w:author="Darcy Webber" w:date="2015-01-22T10:45:00Z">
                <w:rPr>
                  <w:rFonts w:ascii="Cambria Math" w:hAnsi="Cambria Math" w:cs="Times New Roman"/>
                  <w:sz w:val="24"/>
                  <w:szCs w:val="24"/>
                </w:rPr>
              </w:del>
            </m:ctrlPr>
          </m:funcPr>
          <m:fName>
            <m:r>
              <w:del w:id="18" w:author="Darcy Webber" w:date="2015-01-22T10:45:00Z">
                <m:rPr>
                  <m:sty m:val="p"/>
                </m:rPr>
                <w:rPr>
                  <w:rFonts w:ascii="Cambria Math" w:hAnsi="Cambria Math" w:cs="Times New Roman"/>
                  <w:sz w:val="24"/>
                  <w:szCs w:val="24"/>
                </w:rPr>
                <m:t>log</m:t>
              </w:del>
            </m:r>
          </m:fName>
          <m:e>
            <m:d>
              <m:dPr>
                <m:ctrlPr>
                  <w:del w:id="19" w:author="Darcy Webber" w:date="2015-01-22T10:45:00Z">
                    <w:rPr>
                      <w:rFonts w:ascii="Cambria Math" w:hAnsi="Cambria Math" w:cs="Times New Roman"/>
                      <w:i/>
                      <w:sz w:val="24"/>
                      <w:szCs w:val="24"/>
                    </w:rPr>
                  </w:del>
                </m:ctrlPr>
              </m:dPr>
              <m:e>
                <m:sSub>
                  <m:sSubPr>
                    <m:ctrlPr>
                      <w:del w:id="20" w:author="Darcy Webber" w:date="2015-01-22T10:45:00Z">
                        <w:rPr>
                          <w:rFonts w:ascii="Cambria Math" w:hAnsi="Cambria Math" w:cs="Times New Roman"/>
                          <w:i/>
                          <w:sz w:val="24"/>
                          <w:szCs w:val="24"/>
                        </w:rPr>
                      </w:del>
                    </m:ctrlPr>
                  </m:sSubPr>
                  <m:e>
                    <m:r>
                      <w:del w:id="21" w:author="Darcy Webber" w:date="2015-01-22T10:45:00Z">
                        <w:rPr>
                          <w:rFonts w:ascii="Cambria Math" w:hAnsi="Cambria Math" w:cs="Times New Roman"/>
                          <w:sz w:val="24"/>
                          <w:szCs w:val="24"/>
                        </w:rPr>
                        <m:t>k</m:t>
                      </w:del>
                    </m:r>
                  </m:e>
                  <m:sub>
                    <m:r>
                      <w:del w:id="22" w:author="Darcy Webber" w:date="2015-01-22T10:45:00Z">
                        <w:rPr>
                          <w:rFonts w:ascii="Cambria Math" w:hAnsi="Cambria Math" w:cs="Times New Roman"/>
                          <w:sz w:val="24"/>
                          <w:szCs w:val="24"/>
                        </w:rPr>
                        <m:t>i</m:t>
                      </w:del>
                    </m:r>
                  </m:sub>
                </m:sSub>
              </m:e>
            </m:d>
          </m:e>
        </m:func>
        <m:r>
          <w:del w:id="23" w:author="Darcy Webber" w:date="2015-01-22T10:45:00Z">
            <w:rPr>
              <w:rFonts w:ascii="Cambria Math" w:hAnsi="Cambria Math" w:cs="Times New Roman"/>
              <w:sz w:val="24"/>
              <w:szCs w:val="24"/>
            </w:rPr>
            <m:t>=N(0,</m:t>
          </w:del>
        </m:r>
        <m:sSub>
          <m:sSubPr>
            <m:ctrlPr>
              <w:del w:id="24" w:author="Darcy Webber" w:date="2015-01-22T10:38:00Z">
                <w:rPr>
                  <w:rFonts w:ascii="Cambria Math" w:hAnsi="Cambria Math" w:cs="Times New Roman"/>
                  <w:i/>
                  <w:sz w:val="24"/>
                  <w:szCs w:val="24"/>
                </w:rPr>
              </w:del>
            </m:ctrlPr>
          </m:sSubPr>
          <m:e>
            <m:r>
              <w:del w:id="25" w:author="Darcy Webber" w:date="2015-01-22T10:38:00Z">
                <w:rPr>
                  <w:rFonts w:ascii="Cambria Math" w:hAnsi="Cambria Math" w:cs="Times New Roman"/>
                  <w:sz w:val="24"/>
                  <w:szCs w:val="24"/>
                </w:rPr>
                <m:t>μ</m:t>
              </w:del>
            </m:r>
          </m:e>
          <m:sub>
            <m:func>
              <m:funcPr>
                <m:ctrlPr>
                  <w:del w:id="26" w:author="Darcy Webber" w:date="2015-01-22T10:38:00Z">
                    <w:rPr>
                      <w:rFonts w:ascii="Cambria Math" w:hAnsi="Cambria Math" w:cs="Times New Roman"/>
                      <w:sz w:val="24"/>
                      <w:szCs w:val="24"/>
                    </w:rPr>
                  </w:del>
                </m:ctrlPr>
              </m:funcPr>
              <m:fName>
                <m:r>
                  <w:del w:id="27" w:author="Darcy Webber" w:date="2015-01-22T10:38:00Z">
                    <m:rPr>
                      <m:sty m:val="p"/>
                    </m:rPr>
                    <w:rPr>
                      <w:rFonts w:ascii="Cambria Math" w:hAnsi="Cambria Math" w:cs="Times New Roman"/>
                      <w:sz w:val="24"/>
                      <w:szCs w:val="24"/>
                    </w:rPr>
                    <m:t>log</m:t>
                  </w:del>
                </m:r>
              </m:fName>
              <m:e>
                <m:d>
                  <m:dPr>
                    <m:ctrlPr>
                      <w:del w:id="28" w:author="Darcy Webber" w:date="2015-01-22T10:38:00Z">
                        <w:rPr>
                          <w:rFonts w:ascii="Cambria Math" w:hAnsi="Cambria Math" w:cs="Times New Roman"/>
                          <w:i/>
                          <w:sz w:val="24"/>
                          <w:szCs w:val="24"/>
                        </w:rPr>
                      </w:del>
                    </m:ctrlPr>
                  </m:dPr>
                  <m:e>
                    <m:r>
                      <w:del w:id="29" w:author="Darcy Webber" w:date="2015-01-22T10:38:00Z">
                        <w:rPr>
                          <w:rFonts w:ascii="Cambria Math" w:hAnsi="Cambria Math" w:cs="Times New Roman"/>
                          <w:sz w:val="24"/>
                          <w:szCs w:val="24"/>
                        </w:rPr>
                        <m:t>k</m:t>
                      </w:del>
                    </m:r>
                  </m:e>
                </m:d>
              </m:e>
            </m:func>
          </m:sub>
        </m:sSub>
        <m:r>
          <w:del w:id="30" w:author="Darcy Webber" w:date="2015-01-22T10:45:00Z">
            <w:rPr>
              <w:rFonts w:ascii="Cambria Math" w:hAnsi="Cambria Math" w:cs="Times New Roman"/>
              <w:sz w:val="24"/>
              <w:szCs w:val="24"/>
            </w:rPr>
            <m:t>)</m:t>
          </w:del>
        </m:r>
      </m:oMath>
      <w:del w:id="31" w:author="Darcy Webber" w:date="2015-01-22T10:45:00Z">
        <w:r w:rsidR="0024242D" w:rsidDel="008E7432">
          <w:rPr>
            <w:rFonts w:ascii="Times New Roman" w:hAnsi="Times New Roman" w:cs="Times New Roman"/>
            <w:sz w:val="24"/>
            <w:szCs w:val="24"/>
          </w:rPr>
          <w:tab/>
          <w:delText>(2)</w:delText>
        </w:r>
      </w:del>
    </w:p>
    <w:p w14:paraId="34FDA6C4" w14:textId="77777777" w:rsidR="0024242D" w:rsidRPr="0024242D" w:rsidRDefault="0024242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k</w:t>
      </w:r>
      <w:r>
        <w:rPr>
          <w:rFonts w:ascii="Times New Roman" w:hAnsi="Times New Roman" w:cs="Times New Roman"/>
          <w:i/>
          <w:sz w:val="24"/>
          <w:szCs w:val="24"/>
          <w:vertAlign w:val="subscript"/>
        </w:rPr>
        <w:t>i</w:t>
      </w:r>
      <w:r>
        <w:rPr>
          <w:rFonts w:ascii="Times New Roman" w:hAnsi="Times New Roman" w:cs="Times New Roman"/>
          <w:sz w:val="24"/>
          <w:szCs w:val="24"/>
        </w:rPr>
        <w:t xml:space="preserve"> is the upkeep costs for individual </w:t>
      </w:r>
      <w:r>
        <w:rPr>
          <w:rFonts w:ascii="Times New Roman" w:hAnsi="Times New Roman" w:cs="Times New Roman"/>
          <w:i/>
          <w:sz w:val="24"/>
          <w:szCs w:val="24"/>
        </w:rPr>
        <w:t>i</w:t>
      </w:r>
      <w:r>
        <w:rPr>
          <w:rFonts w:ascii="Times New Roman" w:hAnsi="Times New Roman" w:cs="Times New Roman"/>
          <w:sz w:val="24"/>
          <w:szCs w:val="24"/>
        </w:rPr>
        <w:t xml:space="preserve"> and </w:t>
      </w:r>
      <w:r w:rsidRPr="0024242D">
        <w:rPr>
          <w:rFonts w:ascii="Times New Roman" w:hAnsi="Times New Roman" w:cs="Times New Roman"/>
          <w:i/>
          <w:sz w:val="24"/>
          <w:szCs w:val="24"/>
        </w:rPr>
        <w:t>μ</w:t>
      </w:r>
      <w:del w:id="32" w:author="Darcy Webber" w:date="2015-01-22T10:48:00Z">
        <w:r w:rsidRPr="0024242D" w:rsidDel="00C670D8">
          <w:rPr>
            <w:rFonts w:ascii="Times New Roman" w:hAnsi="Times New Roman" w:cs="Times New Roman"/>
            <w:i/>
            <w:sz w:val="24"/>
            <w:szCs w:val="24"/>
            <w:vertAlign w:val="subscript"/>
          </w:rPr>
          <w:delText>log(</w:delText>
        </w:r>
      </w:del>
      <w:r w:rsidRPr="0024242D">
        <w:rPr>
          <w:rFonts w:ascii="Times New Roman" w:hAnsi="Times New Roman" w:cs="Times New Roman"/>
          <w:i/>
          <w:sz w:val="24"/>
          <w:szCs w:val="24"/>
          <w:vertAlign w:val="subscript"/>
        </w:rPr>
        <w:t>k</w:t>
      </w:r>
      <w:del w:id="33" w:author="Darcy Webber" w:date="2015-01-22T10:48:00Z">
        <w:r w:rsidRPr="0024242D" w:rsidDel="00C670D8">
          <w:rPr>
            <w:rFonts w:ascii="Times New Roman" w:hAnsi="Times New Roman" w:cs="Times New Roman"/>
            <w:i/>
            <w:sz w:val="24"/>
            <w:szCs w:val="24"/>
            <w:vertAlign w:val="subscript"/>
          </w:rPr>
          <w:delText>)</w:delText>
        </w:r>
      </w:del>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 is the average </w:t>
      </w:r>
      <w:del w:id="34" w:author="Darcy Webber" w:date="2015-01-22T10:48:00Z">
        <w:r w:rsidDel="00C670D8">
          <w:rPr>
            <w:rFonts w:ascii="Times New Roman" w:hAnsi="Times New Roman" w:cs="Times New Roman"/>
            <w:sz w:val="24"/>
            <w:szCs w:val="24"/>
          </w:rPr>
          <w:delText>log(</w:delText>
        </w:r>
      </w:del>
      <w:r>
        <w:rPr>
          <w:rFonts w:ascii="Times New Roman" w:hAnsi="Times New Roman" w:cs="Times New Roman"/>
          <w:i/>
          <w:sz w:val="24"/>
          <w:szCs w:val="24"/>
        </w:rPr>
        <w:t>k</w:t>
      </w:r>
      <w:del w:id="35" w:author="Darcy Webber" w:date="2015-01-22T10:48:00Z">
        <w:r w:rsidDel="00C670D8">
          <w:rPr>
            <w:rFonts w:ascii="Times New Roman" w:hAnsi="Times New Roman" w:cs="Times New Roman"/>
            <w:sz w:val="24"/>
            <w:szCs w:val="24"/>
          </w:rPr>
          <w:delText>)</w:delText>
        </w:r>
      </w:del>
      <w:r>
        <w:rPr>
          <w:rFonts w:ascii="Times New Roman" w:hAnsi="Times New Roman" w:cs="Times New Roman"/>
          <w:sz w:val="24"/>
          <w:szCs w:val="24"/>
        </w:rPr>
        <w:t xml:space="preserve"> among individuals in the population.  </w:t>
      </w:r>
    </w:p>
    <w:p w14:paraId="01F37969" w14:textId="77777777" w:rsidR="007A7191" w:rsidRDefault="0024242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8E7432"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77777777" w:rsidR="0019699F" w:rsidRPr="009C37AB" w:rsidRDefault="00C0599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also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w:t>
      </w:r>
      <w:r w:rsidR="0024242D">
        <w:rPr>
          <w:rFonts w:ascii="Times New Roman" w:hAnsi="Times New Roman" w:cs="Times New Roman"/>
          <w:sz w:val="24"/>
          <w:szCs w:val="24"/>
        </w:rPr>
        <w:lastRenderedPageBreak/>
        <w:t xml:space="preserve">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6C986FB" w:rsidR="000D7CE0" w:rsidRPr="00D269B9" w:rsidRDefault="000D7CE0" w:rsidP="00C05994">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rsidP="00EB46D1">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6467DB51" w:rsidR="00D269B9" w:rsidRPr="009738B0" w:rsidRDefault="008E7432" w:rsidP="00EB46D1">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07D6DC76" w14:textId="7E94C19B" w:rsidR="00FD7A35"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726AF6">
        <w:rPr>
          <w:rFonts w:ascii="Times New Roman" w:hAnsi="Times New Roman" w:cs="Times New Roman"/>
          <w:sz w:val="24"/>
          <w:szCs w:val="24"/>
        </w:rPr>
        <w:t xml:space="preserve">The </w:t>
      </w:r>
      <w:r w:rsidR="008E1438">
        <w:rPr>
          <w:rFonts w:ascii="Times New Roman" w:hAnsi="Times New Roman" w:cs="Times New Roman"/>
          <w:sz w:val="24"/>
          <w:szCs w:val="24"/>
        </w:rPr>
        <w:t xml:space="preserve">average asymptotic </w:t>
      </w:r>
      <w:r w:rsidR="00726AF6">
        <w:rPr>
          <w:rFonts w:ascii="Times New Roman" w:hAnsi="Times New Roman" w:cs="Times New Roman"/>
          <w:sz w:val="24"/>
          <w:szCs w:val="24"/>
        </w:rPr>
        <w:t xml:space="preserve">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726AF6">
        <w:rPr>
          <w:rFonts w:ascii="Times New Roman" w:hAnsi="Times New Roman" w:cs="Times New Roman"/>
          <w:sz w:val="24"/>
          <w:szCs w:val="24"/>
        </w:rPr>
        <w:t xml:space="preserve"> </w:t>
      </w:r>
      <w:r w:rsidR="008E1438">
        <w:rPr>
          <w:rFonts w:ascii="Times New Roman" w:hAnsi="Times New Roman" w:cs="Times New Roman"/>
          <w:sz w:val="24"/>
          <w:szCs w:val="24"/>
        </w:rPr>
        <w:t xml:space="preserve">for individuals in the population </w:t>
      </w:r>
      <w:r w:rsidR="00D9718B">
        <w:rPr>
          <w:rFonts w:ascii="Times New Roman" w:hAnsi="Times New Roman" w:cs="Times New Roman"/>
          <w:sz w:val="24"/>
          <w:szCs w:val="24"/>
        </w:rPr>
        <w:t>can be found by setting Eqn. 1</w:t>
      </w:r>
      <w:r w:rsidR="00FD7A35">
        <w:rPr>
          <w:rFonts w:ascii="Times New Roman" w:hAnsi="Times New Roman" w:cs="Times New Roman"/>
          <w:sz w:val="24"/>
          <w:szCs w:val="24"/>
        </w:rPr>
        <w:t xml:space="preserve"> equal to zero</w:t>
      </w:r>
      <w:r w:rsidR="00D9718B">
        <w:rPr>
          <w:rFonts w:ascii="Times New Roman" w:hAnsi="Times New Roman" w:cs="Times New Roman"/>
          <w:sz w:val="24"/>
          <w:szCs w:val="24"/>
        </w:rPr>
        <w:t>, substituting in Eqn. 2</w:t>
      </w:r>
      <w:r w:rsidR="00C06676">
        <w:rPr>
          <w:rFonts w:ascii="Times New Roman" w:hAnsi="Times New Roman" w:cs="Times New Roman"/>
          <w:sz w:val="24"/>
          <w:szCs w:val="24"/>
        </w:rPr>
        <w:t>,</w:t>
      </w:r>
      <w:r w:rsidR="00FD7A35">
        <w:rPr>
          <w:rFonts w:ascii="Times New Roman" w:hAnsi="Times New Roman" w:cs="Times New Roman"/>
          <w:sz w:val="24"/>
          <w:szCs w:val="24"/>
        </w:rPr>
        <w:t xml:space="preserve"> and rearranging:</w:t>
      </w:r>
    </w:p>
    <w:p w14:paraId="58D4414E" w14:textId="3973E547" w:rsidR="00932F28" w:rsidRDefault="008E7432" w:rsidP="00F71B08">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del w:id="36" w:author="Darcy Webber" w:date="2015-01-22T10:53:00Z">
                <m:rPr>
                  <m:sty m:val="p"/>
                </m:rPr>
                <w:rPr>
                  <w:rFonts w:ascii="Cambria Math" w:hAnsi="Cambria Math" w:cs="Times New Roman"/>
                  <w:sz w:val="24"/>
                  <w:szCs w:val="24"/>
                </w:rPr>
                <m:t>log⁡</m:t>
              </w:del>
            </m:r>
            <m:r>
              <w:del w:id="37" w:author="Darcy Webber" w:date="2015-01-22T10:53:00Z">
                <w:rPr>
                  <w:rFonts w:ascii="Cambria Math" w:hAnsi="Cambria Math" w:cs="Times New Roman"/>
                  <w:sz w:val="24"/>
                  <w:szCs w:val="24"/>
                </w:rPr>
                <m:t>(</m:t>
              </w:del>
            </m:r>
            <m:r>
              <w:rPr>
                <w:rFonts w:ascii="Cambria Math" w:hAnsi="Cambria Math" w:cs="Times New Roman"/>
                <w:sz w:val="24"/>
                <w:szCs w:val="24"/>
              </w:rPr>
              <m:t>k</m:t>
            </m:r>
            <m:r>
              <w:del w:id="38" w:author="Darcy Webber" w:date="2015-01-22T10:53:00Z">
                <w:rPr>
                  <w:rFonts w:ascii="Cambria Math" w:hAnsi="Cambria Math" w:cs="Times New Roman"/>
                  <w:sz w:val="24"/>
                  <w:szCs w:val="24"/>
                </w:rPr>
                <m:t>)</m:t>
              </w:del>
            </m:r>
          </m:sub>
          <m:sup>
            <m:r>
              <w:rPr>
                <w:rFonts w:ascii="Cambria Math" w:hAnsi="Cambria Math" w:cs="Times New Roman"/>
                <w:sz w:val="24"/>
                <w:szCs w:val="24"/>
              </w:rPr>
              <m:t>Ψ-1</m:t>
            </m:r>
          </m:sup>
        </m:sSubSup>
      </m:oMath>
      <w:r w:rsidR="000D469E">
        <w:rPr>
          <w:rFonts w:ascii="Times New Roman" w:hAnsi="Times New Roman" w:cs="Times New Roman"/>
          <w:sz w:val="24"/>
          <w:szCs w:val="24"/>
        </w:rPr>
        <w:t xml:space="preserve"> </w:t>
      </w:r>
      <w:r w:rsidR="000D469E">
        <w:rPr>
          <w:rFonts w:ascii="Times New Roman" w:hAnsi="Times New Roman" w:cs="Times New Roman"/>
          <w:sz w:val="24"/>
          <w:szCs w:val="24"/>
        </w:rPr>
        <w:tab/>
        <w:t>(5</w:t>
      </w:r>
      <w:r w:rsidR="00DB5DB4">
        <w:rPr>
          <w:rFonts w:ascii="Times New Roman" w:hAnsi="Times New Roman" w:cs="Times New Roman"/>
          <w:sz w:val="24"/>
          <w:szCs w:val="24"/>
        </w:rPr>
        <w:t>)</w:t>
      </w:r>
    </w:p>
    <w:p w14:paraId="61DA2E24" w14:textId="77777777" w:rsidR="007A7191"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r w:rsidRPr="009C37AB">
        <w:rPr>
          <w:rFonts w:ascii="Times New Roman" w:hAnsi="Times New Roman" w:cs="Times New Roman"/>
          <w:sz w:val="24"/>
          <w:szCs w:val="24"/>
        </w:rPr>
        <w:t xml:space="preserve">Readers are referred to Shelton et al. (2013) for an expanded model that </w:t>
      </w:r>
      <w:r w:rsidR="008E1438">
        <w:rPr>
          <w:rFonts w:ascii="Times New Roman" w:hAnsi="Times New Roman" w:cs="Times New Roman"/>
          <w:sz w:val="24"/>
          <w:szCs w:val="24"/>
        </w:rPr>
        <w:t xml:space="preserve">also </w:t>
      </w:r>
      <w:r w:rsidRPr="009C37AB">
        <w:rPr>
          <w:rFonts w:ascii="Times New Roman" w:hAnsi="Times New Roman" w:cs="Times New Roman"/>
          <w:sz w:val="24"/>
          <w:szCs w:val="24"/>
        </w:rPr>
        <w:t xml:space="preserve">incorporates variability in </w:t>
      </w:r>
      <w:r w:rsidRPr="009C37AB">
        <w:rPr>
          <w:rFonts w:ascii="Times New Roman" w:hAnsi="Times New Roman" w:cs="Times New Roman"/>
          <w:i/>
          <w:sz w:val="24"/>
          <w:szCs w:val="24"/>
        </w:rPr>
        <w:t>γ</w:t>
      </w:r>
      <w:r w:rsidR="00BF2E13">
        <w:rPr>
          <w:rFonts w:ascii="Times New Roman" w:hAnsi="Times New Roman" w:cs="Times New Roman"/>
          <w:sz w:val="24"/>
          <w:szCs w:val="24"/>
        </w:rPr>
        <w:t xml:space="preserve"> over time.</w:t>
      </w:r>
      <w:r w:rsidRPr="009C37AB">
        <w:rPr>
          <w:rFonts w:ascii="Times New Roman" w:hAnsi="Times New Roman" w:cs="Times New Roman"/>
          <w:sz w:val="24"/>
          <w:szCs w:val="24"/>
        </w:rPr>
        <w:t xml:space="preserve"> </w:t>
      </w:r>
      <w:r w:rsidR="00BF2E13">
        <w:rPr>
          <w:rFonts w:ascii="Times New Roman" w:hAnsi="Times New Roman" w:cs="Times New Roman"/>
          <w:sz w:val="24"/>
          <w:szCs w:val="24"/>
        </w:rPr>
        <w:t xml:space="preserve"> </w:t>
      </w:r>
    </w:p>
    <w:p w14:paraId="0A290EFF" w14:textId="77777777" w:rsidR="00FC052D" w:rsidRPr="009C37AB" w:rsidRDefault="00FC052D" w:rsidP="00F71B08">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rsidP="00DF4D0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7382242F" w:rsidR="00DF4D0D" w:rsidRDefault="00DF4D0D" w:rsidP="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implement this model using </w:t>
      </w:r>
      <w:r w:rsidRPr="00DF4D0D">
        <w:rPr>
          <w:rFonts w:ascii="Times New Roman" w:hAnsi="Times New Roman" w:cs="Times New Roman"/>
          <w:sz w:val="24"/>
          <w:szCs w:val="24"/>
        </w:rPr>
        <w:t>Template Model Builder (TMB;</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8"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w:t>
      </w:r>
      <w:commentRangeStart w:id="39"/>
      <w:r>
        <w:rPr>
          <w:rFonts w:ascii="Times New Roman" w:hAnsi="Times New Roman" w:cs="Times New Roman"/>
          <w:sz w:val="24"/>
          <w:szCs w:val="24"/>
        </w:rPr>
        <w:t>available</w:t>
      </w:r>
      <w:commentRangeEnd w:id="39"/>
      <w:r w:rsidR="00927FCE">
        <w:rPr>
          <w:rStyle w:val="CommentReference"/>
        </w:rPr>
        <w:commentReference w:id="39"/>
      </w:r>
      <w:r>
        <w:rPr>
          <w:rFonts w:ascii="Times New Roman" w:hAnsi="Times New Roman" w:cs="Times New Roman"/>
          <w:sz w:val="24"/>
          <w:szCs w:val="24"/>
        </w:rPr>
        <w:t xml:space="preserve"> (</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commentRangeStart w:id="40"/>
      <w:r>
        <w:rPr>
          <w:rFonts w:ascii="Times New Roman" w:hAnsi="Times New Roman" w:cs="Times New Roman"/>
          <w:sz w:val="24"/>
          <w:szCs w:val="24"/>
        </w:rPr>
        <w:t>Appendix A</w:t>
      </w:r>
      <w:commentRangeEnd w:id="40"/>
      <w:r>
        <w:rPr>
          <w:rStyle w:val="CommentReference"/>
        </w:rPr>
        <w:commentReference w:id="40"/>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Estimation was conducted using maximum marginal likelihood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284FCE">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lastRenderedPageBreak/>
        <w:t>while marginalizing across the probability of all random variables representing variation among individuals and over time.</w:t>
      </w:r>
    </w:p>
    <w:p w14:paraId="65BFA2C0" w14:textId="77777777" w:rsidR="00FC052D" w:rsidRDefault="00FC052D" w:rsidP="00DF4D0D">
      <w:pPr>
        <w:tabs>
          <w:tab w:val="left" w:pos="360"/>
          <w:tab w:val="left" w:pos="720"/>
          <w:tab w:val="left" w:pos="8640"/>
        </w:tabs>
        <w:spacing w:after="0" w:line="480" w:lineRule="auto"/>
        <w:rPr>
          <w:rFonts w:ascii="Times New Roman" w:hAnsi="Times New Roman" w:cs="Times New Roman"/>
          <w:sz w:val="24"/>
          <w:szCs w:val="24"/>
        </w:rPr>
      </w:pPr>
    </w:p>
    <w:p w14:paraId="03D393F8" w14:textId="4B3A3538" w:rsidR="00DF4D0D" w:rsidRPr="00DF4D0D" w:rsidRDefault="00271160" w:rsidP="00F71B08">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w:t>
      </w:r>
      <w:commentRangeStart w:id="41"/>
      <w:r w:rsidR="00DF4D0D">
        <w:rPr>
          <w:rFonts w:ascii="Times New Roman" w:hAnsi="Times New Roman" w:cs="Times New Roman"/>
          <w:b/>
          <w:sz w:val="24"/>
          <w:szCs w:val="24"/>
        </w:rPr>
        <w:t>application</w:t>
      </w:r>
      <w:commentRangeEnd w:id="41"/>
      <w:r w:rsidR="0090245F">
        <w:rPr>
          <w:rStyle w:val="CommentReference"/>
        </w:rPr>
        <w:commentReference w:id="41"/>
      </w:r>
    </w:p>
    <w:p w14:paraId="3671353A" w14:textId="51CF4DF0" w:rsidR="00853016" w:rsidRDefault="00605588"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toothfish are large Nototheniids (</w:t>
      </w:r>
      <w:r w:rsidR="00296287">
        <w:rPr>
          <w:rFonts w:ascii="Times New Roman" w:hAnsi="Times New Roman" w:cs="Times New Roman"/>
          <w:sz w:val="24"/>
          <w:szCs w:val="24"/>
        </w:rPr>
        <w:t>growing more than</w:t>
      </w:r>
      <w:r w:rsidR="00133C54">
        <w:rPr>
          <w:rFonts w:ascii="Times New Roman" w:hAnsi="Times New Roman" w:cs="Times New Roman"/>
          <w:sz w:val="24"/>
          <w:szCs w:val="24"/>
        </w:rPr>
        <w:t xml:space="preserve"> 2 m </w:t>
      </w:r>
      <w:r>
        <w:rPr>
          <w:rFonts w:ascii="Times New Roman" w:hAnsi="Times New Roman" w:cs="Times New Roman"/>
          <w:sz w:val="24"/>
          <w:szCs w:val="24"/>
        </w:rPr>
        <w:t>in length, over 100 kg and living for up to 50 years of age)</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 per annum.  </w:t>
      </w:r>
      <w:r>
        <w:rPr>
          <w:rFonts w:ascii="Times New Roman" w:hAnsi="Times New Roman" w:cs="Times New Roman"/>
          <w:sz w:val="24"/>
          <w:szCs w:val="24"/>
        </w:rPr>
        <w:t>Fishing is restricted to the summer months</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commentRangeStart w:id="42"/>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commentRangeEnd w:id="42"/>
      <w:r w:rsidR="00023DDB">
        <w:rPr>
          <w:rStyle w:val="CommentReference"/>
        </w:rPr>
        <w:commentReference w:id="42"/>
      </w:r>
      <w:r w:rsidR="00285C62">
        <w:rPr>
          <w:rFonts w:ascii="Times New Roman" w:hAnsi="Times New Roman" w:cs="Times New Roman"/>
          <w:sz w:val="24"/>
          <w:szCs w:val="24"/>
        </w:rPr>
        <w:t>:</w:t>
      </w:r>
    </w:p>
    <w:p w14:paraId="23C7A199" w14:textId="21724C13"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28812AE1" w:rsidR="00247B5D" w:rsidRDefault="00B3704B"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247B5D" w:rsidRDefault="008C612C"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45BD2DD1" w:rsidR="00E0608F" w:rsidRDefault="00247B5D"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497E1D">
        <w:rPr>
          <w:rFonts w:ascii="Times New Roman" w:hAnsi="Times New Roman" w:cs="Times New Roman"/>
          <w:sz w:val="24"/>
          <w:szCs w:val="24"/>
        </w:rPr>
        <w:t xml:space="preserve">(a fishing year was defined as </w:t>
      </w:r>
      <w:r w:rsidR="00497E1D" w:rsidRPr="00207CF0">
        <w:rPr>
          <w:rFonts w:ascii="Times New Roman" w:hAnsi="Times New Roman" w:cs="Times New Roman"/>
          <w:sz w:val="24"/>
          <w:szCs w:val="24"/>
          <w:highlight w:val="yellow"/>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w:t>
      </w:r>
      <w:r w:rsidR="00B3704B">
        <w:rPr>
          <w:rFonts w:ascii="Times New Roman" w:hAnsi="Times New Roman" w:cs="Times New Roman"/>
          <w:sz w:val="24"/>
          <w:szCs w:val="24"/>
        </w:rPr>
        <w:t xml:space="preserve">average energy acquisition rate </w:t>
      </w:r>
      <w:r w:rsidR="00B3704B">
        <w:rPr>
          <w:rFonts w:ascii="Times New Roman" w:hAnsi="Times New Roman" w:cs="Times New Roman"/>
          <w:sz w:val="24"/>
          <w:szCs w:val="24"/>
        </w:rPr>
        <w:t xml:space="preserve">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4346F54E" w:rsidR="00E0608F" w:rsidRDefault="00E0608F" w:rsidP="003F7199">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γ</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0F828C61" w:rsidR="002E7AC8" w:rsidRDefault="004C5532"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requires the estimation of 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 xml:space="preserve">year that the first fish was born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831FF0">
        <w:rPr>
          <w:rFonts w:ascii="Times New Roman" w:hAnsi="Times New Roman" w:cs="Times New Roman"/>
          <w:sz w:val="24"/>
          <w:szCs w:val="24"/>
        </w:rPr>
        <w:t xml:space="preserve">  </w:t>
      </w:r>
      <w:r w:rsidR="00A6397F">
        <w:rPr>
          <w:rFonts w:ascii="Times New Roman" w:hAnsi="Times New Roman" w:cs="Times New Roman"/>
          <w:sz w:val="24"/>
          <w:szCs w:val="24"/>
        </w:rPr>
        <w:t>The effect of seasonality on growth rates could not be included because of the timing of the fishery (i.e.</w:t>
      </w:r>
      <w:r w:rsidR="001B751D">
        <w:rPr>
          <w:rFonts w:ascii="Times New Roman" w:hAnsi="Times New Roman" w:cs="Times New Roman"/>
          <w:sz w:val="24"/>
          <w:szCs w:val="24"/>
        </w:rPr>
        <w:t>,</w:t>
      </w:r>
      <w:r w:rsidR="00A6397F">
        <w:rPr>
          <w:rFonts w:ascii="Times New Roman" w:hAnsi="Times New Roman" w:cs="Times New Roman"/>
          <w:sz w:val="24"/>
          <w:szCs w:val="24"/>
        </w:rPr>
        <w:t xml:space="preserve"> fishing only occurs during the summer months).</w:t>
      </w:r>
    </w:p>
    <w:p w14:paraId="5DC8044B" w14:textId="77777777" w:rsidR="00DF4D0D" w:rsidRDefault="00DF4D0D" w:rsidP="00F71B08">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rsidP="008574DE">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5672BCBF" w:rsidR="008574DE"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A simulation study was done to validate the model.</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A power analysis was done for each of the four scenarios where 50, 100, 250 and 500 individuals were </w:t>
      </w:r>
      <w:r w:rsidR="00D87F9B">
        <w:rPr>
          <w:rFonts w:ascii="Times New Roman" w:hAnsi="Times New Roman" w:cs="Times New Roman"/>
          <w:sz w:val="24"/>
          <w:szCs w:val="24"/>
        </w:rPr>
        <w:t>simulated</w:t>
      </w:r>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icates for each of the scenario/</w:t>
      </w:r>
      <w:r w:rsidR="00EB0C11">
        <w:rPr>
          <w:rFonts w:ascii="Times New Roman" w:hAnsi="Times New Roman" w:cs="Times New Roman"/>
          <w:sz w:val="24"/>
          <w:szCs w:val="24"/>
        </w:rPr>
        <w:t>power combinations.</w:t>
      </w:r>
    </w:p>
    <w:p w14:paraId="39093BA6" w14:textId="6DB3F101" w:rsidR="000855AF"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coefficient of variation 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8E7432" w:rsidP="00B723C3">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rsidP="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46DD651F" w:rsidR="002E4768" w:rsidRDefault="00AC73C3"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Pr>
          <w:rFonts w:ascii="Times New Roman" w:hAnsi="Times New Roman" w:cs="Times New Roman"/>
          <w:sz w:val="24"/>
          <w:szCs w:val="24"/>
        </w:rPr>
        <w:t xml:space="preserve"> to be sex-specific (Table 1a).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9D73B8">
        <w:rPr>
          <w:rFonts w:ascii="Times New Roman" w:hAnsi="Times New Roman" w:cs="Times New Roman"/>
          <w:sz w:val="24"/>
          <w:szCs w:val="24"/>
        </w:rPr>
        <w:t xml:space="preserve">The </w:t>
      </w:r>
      <w:r w:rsidR="000E512E">
        <w:rPr>
          <w:rFonts w:ascii="Times New Roman" w:hAnsi="Times New Roman" w:cs="Times New Roman"/>
          <w:sz w:val="24"/>
          <w:szCs w:val="24"/>
        </w:rPr>
        <w:t>standard deviation parameters</w:t>
      </w:r>
      <w:r w:rsidR="009D73B8">
        <w:rPr>
          <w:rFonts w:ascii="Times New Roman" w:hAnsi="Times New Roman" w:cs="Times New Roman"/>
          <w:sz w:val="24"/>
          <w:szCs w:val="24"/>
        </w:rPr>
        <w:t xml:space="preserve"> </w:t>
      </w:r>
      <w:r w:rsidR="00D254A6" w:rsidRPr="00201D26">
        <w:rPr>
          <w:rFonts w:ascii="Times New Roman" w:hAnsi="Times New Roman" w:cs="Times New Roman"/>
          <w:i/>
          <w:sz w:val="24"/>
          <w:szCs w:val="24"/>
        </w:rPr>
        <w:t>σ</w:t>
      </w:r>
      <w:r w:rsidR="00D254A6" w:rsidRPr="009D73B8">
        <w:rPr>
          <w:rFonts w:ascii="Times New Roman" w:hAnsi="Times New Roman" w:cs="Times New Roman"/>
          <w:sz w:val="24"/>
          <w:szCs w:val="24"/>
          <w:vertAlign w:val="subscript"/>
        </w:rPr>
        <w:t>obs</w:t>
      </w:r>
      <w:r w:rsidR="00D254A6">
        <w:rPr>
          <w:rFonts w:ascii="Times New Roman" w:hAnsi="Times New Roman" w:cs="Times New Roman"/>
          <w:sz w:val="24"/>
          <w:szCs w:val="24"/>
        </w:rPr>
        <w:t>,</w:t>
      </w:r>
      <w:r w:rsidR="00D254A6" w:rsidRP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9D73B8">
        <w:rPr>
          <w:rFonts w:ascii="Times New Roman" w:hAnsi="Times New Roman" w:cs="Times New Roman"/>
          <w:sz w:val="24"/>
          <w:szCs w:val="24"/>
        </w:rPr>
        <w:t xml:space="preserve"> were set at values that resulted </w:t>
      </w:r>
      <w:r w:rsidR="009D73B8">
        <w:rPr>
          <w:rFonts w:ascii="Times New Roman" w:hAnsi="Times New Roman" w:cs="Times New Roman"/>
          <w:sz w:val="24"/>
          <w:szCs w:val="24"/>
        </w:rPr>
        <w:lastRenderedPageBreak/>
        <w:t>in reasonable variation in individual length trajectories</w:t>
      </w:r>
      <w:r w:rsidR="00D254A6">
        <w:rPr>
          <w:rFonts w:ascii="Times New Roman" w:hAnsi="Times New Roman" w:cs="Times New Roman"/>
          <w:sz w:val="24"/>
          <w:szCs w:val="24"/>
        </w:rPr>
        <w:t xml:space="preserve"> (Table 1b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r w:rsidR="001839A8">
        <w:rPr>
          <w:rFonts w:ascii="Times New Roman" w:hAnsi="Times New Roman" w:cs="Times New Roman"/>
          <w:sz w:val="24"/>
          <w:szCs w:val="24"/>
        </w:rPr>
        <w:t xml:space="preserve"> was set to be sex-specific, </w:t>
      </w:r>
      <w:r w:rsidR="001839A8" w:rsidRPr="00201D26">
        <w:rPr>
          <w:rFonts w:ascii="Times New Roman" w:hAnsi="Times New Roman" w:cs="Times New Roman"/>
          <w:i/>
          <w:sz w:val="24"/>
          <w:szCs w:val="24"/>
        </w:rPr>
        <w:t>σ</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r w:rsidR="001839A8">
        <w:rPr>
          <w:rFonts w:ascii="Times New Roman" w:hAnsi="Times New Roman" w:cs="Times New Roman"/>
          <w:sz w:val="24"/>
          <w:szCs w:val="24"/>
        </w:rPr>
        <w:t xml:space="preserve"> were not.</w:t>
      </w:r>
    </w:p>
    <w:p w14:paraId="6268685A" w14:textId="21C01487" w:rsidR="009D73B8" w:rsidRDefault="00A83F48"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7A64681C" w14:textId="77777777" w:rsidR="00A12832" w:rsidRPr="009C37AB" w:rsidRDefault="002F7FA1" w:rsidP="00A12832">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3.1 </w:t>
      </w:r>
      <w:r w:rsidR="00A12832">
        <w:rPr>
          <w:rFonts w:ascii="Times New Roman" w:hAnsi="Times New Roman" w:cs="Times New Roman"/>
          <w:noProof w:val="0"/>
          <w:sz w:val="24"/>
          <w:szCs w:val="24"/>
        </w:rPr>
        <w:t>Simulation</w:t>
      </w:r>
    </w:p>
    <w:p w14:paraId="78FAECE2" w14:textId="77777777" w:rsidR="00A12832" w:rsidRDefault="00A12832" w:rsidP="00F71B08">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799E2E68" w14:textId="3D30F354" w:rsidR="00E7149C" w:rsidRPr="00E52B9B" w:rsidRDefault="00233B1A"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Parameters muk, gamma and L0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2472A2C0" w14:textId="071D054F" w:rsidR="00D90E0A" w:rsidRPr="009C37AB"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3.2 </w:t>
      </w:r>
      <w:r w:rsidR="00E40C58">
        <w:rPr>
          <w:rFonts w:ascii="Times New Roman" w:hAnsi="Times New Roman" w:cs="Times New Roman"/>
          <w:noProof w:val="0"/>
          <w:sz w:val="24"/>
          <w:szCs w:val="24"/>
        </w:rPr>
        <w:t>Case study application</w:t>
      </w:r>
    </w:p>
    <w:p w14:paraId="5CDA5C4A" w14:textId="77777777" w:rsidR="00D90E0A" w:rsidRDefault="00D90E0A" w:rsidP="00F71B08">
      <w:pPr>
        <w:tabs>
          <w:tab w:val="left" w:pos="360"/>
          <w:tab w:val="left" w:pos="720"/>
          <w:tab w:val="left" w:pos="8640"/>
        </w:tabs>
        <w:spacing w:after="0" w:line="480" w:lineRule="auto"/>
        <w:rPr>
          <w:rFonts w:ascii="Times New Roman" w:hAnsi="Times New Roman" w:cs="Times New Roman"/>
          <w:sz w:val="24"/>
          <w:szCs w:val="24"/>
        </w:rPr>
      </w:pPr>
    </w:p>
    <w:p w14:paraId="76B36B5F" w14:textId="08D23D85" w:rsidR="008C612C" w:rsidRPr="008C612C" w:rsidRDefault="008C612C" w:rsidP="008C612C">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Need to actually fit all of these models again, this won’t take long though</w:t>
      </w:r>
      <w:r w:rsidR="000D48C7">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bookmarkStart w:id="43" w:name="_GoBack"/>
      <w:bookmarkEnd w:id="43"/>
    </w:p>
    <w:p w14:paraId="40137A18" w14:textId="77777777" w:rsidR="00DE6A76" w:rsidRDefault="00DE6A76">
      <w:pPr>
        <w:rPr>
          <w:rFonts w:ascii="Times New Roman" w:hAnsi="Times New Roman" w:cs="Times New Roman"/>
          <w:sz w:val="24"/>
          <w:szCs w:val="24"/>
        </w:rPr>
      </w:pPr>
      <w:r>
        <w:rPr>
          <w:rFonts w:ascii="Times New Roman" w:hAnsi="Times New Roman" w:cs="Times New Roman"/>
          <w:sz w:val="24"/>
          <w:szCs w:val="24"/>
        </w:rPr>
        <w:br w:type="page"/>
      </w:r>
    </w:p>
    <w:p w14:paraId="463FC42F" w14:textId="77777777" w:rsidR="00A55D1F" w:rsidRPr="009C37AB" w:rsidRDefault="00B0776F" w:rsidP="00A55D1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17561445" w14:textId="77777777" w:rsidR="00B827F8" w:rsidRPr="00B827F8" w:rsidRDefault="00B827F8" w:rsidP="00B827F8">
      <w:pPr>
        <w:tabs>
          <w:tab w:val="left" w:pos="360"/>
          <w:tab w:val="left" w:pos="720"/>
          <w:tab w:val="left" w:pos="8640"/>
        </w:tabs>
        <w:spacing w:after="0" w:line="480" w:lineRule="auto"/>
        <w:jc w:val="both"/>
        <w:rPr>
          <w:rFonts w:ascii="Times New Roman" w:hAnsi="Times New Roman" w:cs="Times New Roman"/>
          <w:sz w:val="24"/>
          <w:szCs w:val="24"/>
        </w:rPr>
      </w:pPr>
    </w:p>
    <w:p w14:paraId="5C5462B2" w14:textId="77777777" w:rsidR="00B7420B" w:rsidRPr="00B827F8" w:rsidRDefault="00A55D1F"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77777777" w:rsidR="00DA192C" w:rsidRPr="00B827F8"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02A4A971" w14:textId="77777777" w:rsidR="003C0181" w:rsidRDefault="003C0181">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02050D86" w14:textId="77777777" w:rsidR="00F35846" w:rsidRPr="009C37AB" w:rsidRDefault="00F35846" w:rsidP="00F35846">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5 Conclusions</w:t>
      </w:r>
    </w:p>
    <w:p w14:paraId="16E48D60" w14:textId="77777777" w:rsidR="00F35846" w:rsidRDefault="00F35846" w:rsidP="00F71B08">
      <w:pPr>
        <w:tabs>
          <w:tab w:val="left" w:pos="360"/>
          <w:tab w:val="left" w:pos="720"/>
          <w:tab w:val="left" w:pos="8640"/>
        </w:tabs>
        <w:spacing w:after="0" w:line="480" w:lineRule="auto"/>
        <w:rPr>
          <w:rFonts w:ascii="Times New Roman" w:hAnsi="Times New Roman" w:cs="Times New Roman"/>
          <w:sz w:val="24"/>
          <w:szCs w:val="24"/>
        </w:rPr>
      </w:pPr>
    </w:p>
    <w:p w14:paraId="59104F1F" w14:textId="77777777" w:rsidR="005F4D7C" w:rsidRPr="009C37AB" w:rsidRDefault="005F4D7C"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72A6D638" w14:textId="77777777" w:rsidR="00DF4D0D" w:rsidRPr="00DF4D0D" w:rsidRDefault="00AB2A7D" w:rsidP="00DF4D0D">
      <w:pPr>
        <w:pStyle w:val="Bibliography"/>
        <w:rPr>
          <w:rFonts w:ascii="Times New Roman" w:hAnsi="Times New Roman" w:cs="Times New Roman"/>
          <w:sz w:val="24"/>
        </w:rPr>
      </w:pPr>
      <w:r w:rsidRPr="009C37AB">
        <w:fldChar w:fldCharType="begin"/>
      </w:r>
      <w:r w:rsidR="00D018E5">
        <w:instrText xml:space="preserve"> ADDIN ZOTERO_BIBL {"custom":[]} CSL_BIBLIOGRAPHY </w:instrText>
      </w:r>
      <w:r w:rsidRPr="009C37AB">
        <w:fldChar w:fldCharType="separate"/>
      </w:r>
      <w:r w:rsidR="00DF4D0D" w:rsidRPr="00DF4D0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DF4D0D" w:rsidRPr="00DF4D0D">
        <w:rPr>
          <w:rFonts w:ascii="Times New Roman" w:hAnsi="Times New Roman" w:cs="Times New Roman"/>
          <w:b/>
          <w:bCs/>
          <w:sz w:val="24"/>
        </w:rPr>
        <w:t>67</w:t>
      </w:r>
      <w:r w:rsidR="00DF4D0D" w:rsidRPr="00DF4D0D">
        <w:rPr>
          <w:rFonts w:ascii="Times New Roman" w:hAnsi="Times New Roman" w:cs="Times New Roman"/>
          <w:sz w:val="24"/>
        </w:rPr>
        <w:t>(7): 1149–1158.</w:t>
      </w:r>
    </w:p>
    <w:p w14:paraId="05751164"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Francis, R. 1988. Maximum likelihood estimation of growth and growth variability from tagging data. N. Z. J. Mar. Freshw. Res. </w:t>
      </w:r>
      <w:r w:rsidRPr="00DF4D0D">
        <w:rPr>
          <w:rFonts w:ascii="Times New Roman" w:hAnsi="Times New Roman" w:cs="Times New Roman"/>
          <w:b/>
          <w:bCs/>
          <w:sz w:val="24"/>
        </w:rPr>
        <w:t>22</w:t>
      </w:r>
      <w:r w:rsidRPr="00DF4D0D">
        <w:rPr>
          <w:rFonts w:ascii="Times New Roman" w:hAnsi="Times New Roman" w:cs="Times New Roman"/>
          <w:sz w:val="24"/>
        </w:rPr>
        <w:t>(1): 43–51. [accessed 19 December 2014].</w:t>
      </w:r>
    </w:p>
    <w:p w14:paraId="7728E44B"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Gelman, A. 2005. Analysis of variance—why it is more important than ever. Ann. Stat. </w:t>
      </w:r>
      <w:r w:rsidRPr="00DF4D0D">
        <w:rPr>
          <w:rFonts w:ascii="Times New Roman" w:hAnsi="Times New Roman" w:cs="Times New Roman"/>
          <w:b/>
          <w:bCs/>
          <w:sz w:val="24"/>
        </w:rPr>
        <w:t>33</w:t>
      </w:r>
      <w:r w:rsidRPr="00DF4D0D">
        <w:rPr>
          <w:rFonts w:ascii="Times New Roman" w:hAnsi="Times New Roman" w:cs="Times New Roman"/>
          <w:sz w:val="24"/>
        </w:rPr>
        <w:t>(1): 1–53.</w:t>
      </w:r>
    </w:p>
    <w:p w14:paraId="76CB0F92"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DF4D0D">
        <w:rPr>
          <w:rFonts w:ascii="Times New Roman" w:hAnsi="Times New Roman" w:cs="Times New Roman"/>
          <w:b/>
          <w:bCs/>
          <w:sz w:val="24"/>
        </w:rPr>
        <w:t>413</w:t>
      </w:r>
      <w:r w:rsidRPr="00DF4D0D">
        <w:rPr>
          <w:rFonts w:ascii="Times New Roman" w:hAnsi="Times New Roman" w:cs="Times New Roman"/>
          <w:sz w:val="24"/>
        </w:rPr>
        <w:t>: 125–136. [accessed 3 May 2013].</w:t>
      </w:r>
    </w:p>
    <w:p w14:paraId="67215DD5"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Larsen, D.P., Kincaid, T.M., Jacobs, S.E., and Urquhart, N.S. 2001. Designs for Evaluating Local and Regional Scale Trends. BioScience </w:t>
      </w:r>
      <w:r w:rsidRPr="00DF4D0D">
        <w:rPr>
          <w:rFonts w:ascii="Times New Roman" w:hAnsi="Times New Roman" w:cs="Times New Roman"/>
          <w:b/>
          <w:bCs/>
          <w:sz w:val="24"/>
        </w:rPr>
        <w:t>51</w:t>
      </w:r>
      <w:r w:rsidRPr="00DF4D0D">
        <w:rPr>
          <w:rFonts w:ascii="Times New Roman" w:hAnsi="Times New Roman" w:cs="Times New Roman"/>
          <w:sz w:val="24"/>
        </w:rPr>
        <w:t>(12): 1069–1078. doi: 10.1641/0006-3568(2001)051[1069:DFELAR]2.0.CO;2.</w:t>
      </w:r>
    </w:p>
    <w:p w14:paraId="06198FB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1DAB496E"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Sainsbury, K.J. 1980. Effect of individual variability on the von Bertalanffy growth equation. Can. J. Fish. Aquat. Sci. </w:t>
      </w:r>
      <w:r w:rsidRPr="00DF4D0D">
        <w:rPr>
          <w:rFonts w:ascii="Times New Roman" w:hAnsi="Times New Roman" w:cs="Times New Roman"/>
          <w:b/>
          <w:bCs/>
          <w:sz w:val="24"/>
        </w:rPr>
        <w:t>37</w:t>
      </w:r>
      <w:r w:rsidRPr="00DF4D0D">
        <w:rPr>
          <w:rFonts w:ascii="Times New Roman" w:hAnsi="Times New Roman" w:cs="Times New Roman"/>
          <w:sz w:val="24"/>
        </w:rPr>
        <w:t>(2): 241–247. [accessed 19 December 2014].</w:t>
      </w:r>
    </w:p>
    <w:p w14:paraId="4F2CD4A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DF4D0D">
        <w:rPr>
          <w:rFonts w:ascii="Times New Roman" w:hAnsi="Times New Roman" w:cs="Times New Roman"/>
          <w:b/>
          <w:bCs/>
          <w:sz w:val="24"/>
        </w:rPr>
        <w:t>181</w:t>
      </w:r>
      <w:r w:rsidRPr="00DF4D0D">
        <w:rPr>
          <w:rFonts w:ascii="Times New Roman" w:hAnsi="Times New Roman" w:cs="Times New Roman"/>
          <w:sz w:val="24"/>
        </w:rPr>
        <w:t>(6): 799–814. [accessed 8 October 2013].</w:t>
      </w:r>
    </w:p>
    <w:p w14:paraId="05E706C1"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Taylor, I.G., and Methot, R.D. 2013. Hiding or dead? A computationally efficient model of selective fisheries mortality. Fish. Res. </w:t>
      </w:r>
      <w:r w:rsidRPr="00DF4D0D">
        <w:rPr>
          <w:rFonts w:ascii="Times New Roman" w:hAnsi="Times New Roman" w:cs="Times New Roman"/>
          <w:b/>
          <w:bCs/>
          <w:sz w:val="24"/>
        </w:rPr>
        <w:t>142</w:t>
      </w:r>
      <w:r w:rsidRPr="00DF4D0D">
        <w:rPr>
          <w:rFonts w:ascii="Times New Roman" w:hAnsi="Times New Roman" w:cs="Times New Roman"/>
          <w:sz w:val="24"/>
        </w:rPr>
        <w:t>: 75–85. [accessed 20 April 2013].</w:t>
      </w:r>
    </w:p>
    <w:p w14:paraId="0AFAC5CD"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Minte-Vera, C. In press. Relative magnitude of cohort, age, and year effects on size at age of exploited marine fishes. Fish. Res.</w:t>
      </w:r>
    </w:p>
    <w:p w14:paraId="5182F8FA"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Minto, C. In press. Mixed effects: a unifying framework for modelling in aquatic ecology. ICES J. Mar. Sci.</w:t>
      </w:r>
    </w:p>
    <w:p w14:paraId="28966ECE" w14:textId="77777777" w:rsidR="00A94EC6" w:rsidRPr="0089043B" w:rsidRDefault="00AB2A7D" w:rsidP="0089043B">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608DAD84"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lastRenderedPageBreak/>
        <w:br w:type="page"/>
      </w:r>
    </w:p>
    <w:p w14:paraId="364679D2" w14:textId="0392EB4A" w:rsidR="00F02008" w:rsidRDefault="005602ED" w:rsidP="00F0200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1</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56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tblGrid>
      <w:tr w:rsidR="00652704" w:rsidRPr="005457E2" w14:paraId="3BFB4BB5" w14:textId="77777777" w:rsidTr="00652704">
        <w:tc>
          <w:tcPr>
            <w:tcW w:w="1727" w:type="dxa"/>
            <w:tcBorders>
              <w:top w:val="single" w:sz="4" w:space="0" w:color="auto"/>
              <w:bottom w:val="single" w:sz="4" w:space="0" w:color="auto"/>
            </w:tcBorders>
          </w:tcPr>
          <w:p w14:paraId="48BC3119" w14:textId="77777777" w:rsidR="00652704" w:rsidRPr="005457E2"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76B474AE" w14:textId="77777777" w:rsidR="00652704" w:rsidRPr="005457E2"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652704" w:rsidRPr="005457E2"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652704" w14:paraId="17757218" w14:textId="77777777" w:rsidTr="00652704">
        <w:tc>
          <w:tcPr>
            <w:tcW w:w="1727" w:type="dxa"/>
            <w:tcBorders>
              <w:top w:val="single" w:sz="4" w:space="0" w:color="auto"/>
            </w:tcBorders>
          </w:tcPr>
          <w:p w14:paraId="32943107" w14:textId="77777777" w:rsidR="00652704" w:rsidRPr="00B723C3" w:rsidRDefault="00652704"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7A299DF3"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652704" w14:paraId="446080A4" w14:textId="77777777" w:rsidTr="00652704">
        <w:tc>
          <w:tcPr>
            <w:tcW w:w="1727" w:type="dxa"/>
          </w:tcPr>
          <w:p w14:paraId="0FA6B287" w14:textId="77777777" w:rsidR="00652704" w:rsidRPr="00B723C3" w:rsidRDefault="00652704"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p>
        </w:tc>
        <w:tc>
          <w:tcPr>
            <w:tcW w:w="1964" w:type="dxa"/>
          </w:tcPr>
          <w:p w14:paraId="091B942D"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652704" w14:paraId="104770C9" w14:textId="77777777" w:rsidTr="00652704">
        <w:tc>
          <w:tcPr>
            <w:tcW w:w="1727" w:type="dxa"/>
          </w:tcPr>
          <w:p w14:paraId="4533F271" w14:textId="3770C657" w:rsidR="00652704" w:rsidRDefault="00F641C0"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p>
        </w:tc>
        <w:tc>
          <w:tcPr>
            <w:tcW w:w="1964" w:type="dxa"/>
          </w:tcPr>
          <w:p w14:paraId="74E8A1E1"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652704" w14:paraId="2B9434D2" w14:textId="77777777" w:rsidTr="00652704">
        <w:tc>
          <w:tcPr>
            <w:tcW w:w="1727" w:type="dxa"/>
          </w:tcPr>
          <w:p w14:paraId="1FBE9BE6" w14:textId="56935B1F" w:rsidR="00652704" w:rsidRDefault="00F641C0"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6E6F87F7"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pPr>
        <w:rPr>
          <w:rFonts w:ascii="Times New Roman" w:hAnsi="Times New Roman" w:cs="Times New Roman"/>
          <w:sz w:val="24"/>
          <w:szCs w:val="24"/>
        </w:rPr>
      </w:pPr>
      <w:r>
        <w:rPr>
          <w:rFonts w:ascii="Times New Roman" w:hAnsi="Times New Roman" w:cs="Times New Roman"/>
          <w:sz w:val="24"/>
          <w:szCs w:val="24"/>
        </w:rPr>
        <w:br w:type="page"/>
      </w:r>
    </w:p>
    <w:p w14:paraId="794CA1DC" w14:textId="46A1FF97" w:rsidR="00652704" w:rsidRDefault="005602ED" w:rsidP="0065270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1b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3A28BE" w14:paraId="6EF96294" w14:textId="77777777" w:rsidTr="00652704">
        <w:tc>
          <w:tcPr>
            <w:tcW w:w="3258" w:type="dxa"/>
            <w:tcBorders>
              <w:top w:val="single" w:sz="4" w:space="0" w:color="auto"/>
              <w:bottom w:val="single" w:sz="4" w:space="0" w:color="auto"/>
            </w:tcBorders>
          </w:tcPr>
          <w:p w14:paraId="0BEA6B16"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Scenario</w:t>
            </w:r>
          </w:p>
        </w:tc>
        <w:tc>
          <w:tcPr>
            <w:tcW w:w="1727" w:type="dxa"/>
            <w:tcBorders>
              <w:top w:val="single" w:sz="4" w:space="0" w:color="auto"/>
              <w:bottom w:val="single" w:sz="4" w:space="0" w:color="auto"/>
            </w:tcBorders>
          </w:tcPr>
          <w:p w14:paraId="3B1AEFB4"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1964" w:type="dxa"/>
            <w:tcBorders>
              <w:top w:val="single" w:sz="4" w:space="0" w:color="auto"/>
              <w:bottom w:val="single" w:sz="4" w:space="0" w:color="auto"/>
            </w:tcBorders>
          </w:tcPr>
          <w:p w14:paraId="136A9586"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Female</w:t>
            </w:r>
          </w:p>
        </w:tc>
        <w:tc>
          <w:tcPr>
            <w:tcW w:w="1964" w:type="dxa"/>
            <w:tcBorders>
              <w:top w:val="single" w:sz="4" w:space="0" w:color="auto"/>
              <w:bottom w:val="single" w:sz="4" w:space="0" w:color="auto"/>
            </w:tcBorders>
          </w:tcPr>
          <w:p w14:paraId="7AF6F3F1"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3E5B4E7A"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single" w:sz="4" w:space="0" w:color="auto"/>
            </w:tcBorders>
          </w:tcPr>
          <w:p w14:paraId="6BC09937"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4FDE8532"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Pr>
          <w:p w14:paraId="29ABEF0E"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Borders>
              <w:bottom w:val="dotted" w:sz="4" w:space="0" w:color="auto"/>
            </w:tcBorders>
          </w:tcPr>
          <w:p w14:paraId="474B685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31AA230B"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70F1FAE"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Borders>
              <w:top w:val="nil"/>
              <w:bottom w:val="nil"/>
            </w:tcBorders>
          </w:tcPr>
          <w:p w14:paraId="1101C5F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8EEC8AE"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7B95AF1F"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Borders>
              <w:top w:val="nil"/>
              <w:bottom w:val="nil"/>
            </w:tcBorders>
          </w:tcPr>
          <w:p w14:paraId="610A77CD"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2ABEFEFB"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dotted" w:sz="4" w:space="0" w:color="auto"/>
            </w:tcBorders>
          </w:tcPr>
          <w:p w14:paraId="654D4F2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7C489D2D"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Pr>
          <w:p w14:paraId="4191BF6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Pr>
          <w:p w14:paraId="57A3857D" w14:textId="04F6FF6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F02008">
      <w:pPr>
        <w:rPr>
          <w:rFonts w:ascii="Times New Roman" w:hAnsi="Times New Roman" w:cs="Times New Roman"/>
          <w:sz w:val="24"/>
          <w:szCs w:val="24"/>
        </w:rPr>
      </w:pPr>
      <w:r>
        <w:rPr>
          <w:rFonts w:ascii="Times New Roman" w:hAnsi="Times New Roman" w:cs="Times New Roman"/>
          <w:sz w:val="24"/>
          <w:szCs w:val="24"/>
        </w:rPr>
        <w:br w:type="page"/>
      </w:r>
    </w:p>
    <w:p w14:paraId="31483D4E" w14:textId="77777777" w:rsidR="003819DE" w:rsidRDefault="00E76581" w:rsidP="00581C85">
      <w:pPr>
        <w:rPr>
          <w:rFonts w:ascii="Times New Roman" w:hAnsi="Times New Roman" w:cs="Times New Roman"/>
          <w:sz w:val="24"/>
          <w:szCs w:val="24"/>
        </w:rPr>
      </w:pPr>
      <w:commentRangeStart w:id="44"/>
      <w:r>
        <w:rPr>
          <w:rFonts w:ascii="Times New Roman" w:hAnsi="Times New Roman" w:cs="Times New Roman"/>
          <w:sz w:val="24"/>
          <w:szCs w:val="24"/>
        </w:rPr>
        <w:lastRenderedPageBreak/>
        <w:t>Table</w:t>
      </w:r>
      <w:r w:rsidR="008D1EF6">
        <w:rPr>
          <w:rFonts w:ascii="Times New Roman" w:hAnsi="Times New Roman" w:cs="Times New Roman"/>
          <w:sz w:val="24"/>
          <w:szCs w:val="24"/>
        </w:rPr>
        <w:t xml:space="preserve"> 2</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5"/>
        <w:gridCol w:w="1083"/>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44"/>
      <w:tr w:rsidR="00652704" w14:paraId="69B1D2AC" w14:textId="77777777" w:rsidTr="0098629A">
        <w:tc>
          <w:tcPr>
            <w:tcW w:w="6035" w:type="dxa"/>
          </w:tcPr>
          <w:p w14:paraId="47EB425A" w14:textId="46F0694B" w:rsidR="00652704" w:rsidRDefault="00652704" w:rsidP="00D8471F">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44"/>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8E7432" w:rsidP="00D8471F">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3FDE598C" w:rsidR="00D8471F" w:rsidRDefault="00D8471F" w:rsidP="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77777777" w:rsidR="00D8471F" w:rsidRDefault="008E7432" w:rsidP="008E7432">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0</m:t>
                    </m:r>
                  </m:sub>
                </m:sSub>
              </m:oMath>
            </m:oMathPara>
          </w:p>
        </w:tc>
        <w:tc>
          <w:tcPr>
            <w:tcW w:w="1070" w:type="dxa"/>
          </w:tcPr>
          <w:p w14:paraId="103E0800" w14:textId="77777777" w:rsidR="00D8471F" w:rsidRDefault="00D8471F"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a</m:t>
                </m:r>
              </m:oMath>
            </m:oMathPara>
          </w:p>
        </w:tc>
        <w:tc>
          <w:tcPr>
            <w:tcW w:w="1070" w:type="dxa"/>
          </w:tcPr>
          <w:p w14:paraId="56CDF42E"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81ACD12" w14:textId="77777777" w:rsidTr="0098629A">
        <w:tc>
          <w:tcPr>
            <w:tcW w:w="6035" w:type="dxa"/>
          </w:tcPr>
          <w:p w14:paraId="235FCA1C"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77777777" w:rsidR="00652704" w:rsidRDefault="00652704" w:rsidP="00FC052D">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k</m:t>
                </m:r>
              </m:oMath>
            </m:oMathPara>
          </w:p>
        </w:tc>
        <w:tc>
          <w:tcPr>
            <w:tcW w:w="1070" w:type="dxa"/>
          </w:tcPr>
          <w:p w14:paraId="272596E6" w14:textId="65C9AA24" w:rsidR="00652704" w:rsidRDefault="00D8471F"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77777777" w:rsidR="00652704" w:rsidRDefault="00652704" w:rsidP="00E76581">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γ</m:t>
                </m:r>
              </m:oMath>
            </m:oMathPara>
          </w:p>
        </w:tc>
        <w:tc>
          <w:tcPr>
            <w:tcW w:w="1070" w:type="dxa"/>
          </w:tcPr>
          <w:p w14:paraId="16BB7A4A"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083" w:type="dxa"/>
          </w:tcPr>
          <w:p w14:paraId="72E91451" w14:textId="77777777" w:rsidR="00652704" w:rsidRDefault="00652704" w:rsidP="00E76581">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hAnsi="Cambria Math" w:cs="Times New Roman"/>
                    <w:sz w:val="24"/>
                    <w:szCs w:val="24"/>
                  </w:rPr>
                  <m:t>Ψ</m:t>
                </m:r>
              </m:oMath>
            </m:oMathPara>
          </w:p>
        </w:tc>
        <w:tc>
          <w:tcPr>
            <w:tcW w:w="1070" w:type="dxa"/>
          </w:tcPr>
          <w:p w14:paraId="72BD6B12"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77777777" w:rsidR="00652704" w:rsidRDefault="00652704" w:rsidP="00E76581">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z</m:t>
                </m:r>
              </m:oMath>
            </m:oMathPara>
          </w:p>
        </w:tc>
        <w:tc>
          <w:tcPr>
            <w:tcW w:w="1070" w:type="dxa"/>
          </w:tcPr>
          <w:p w14:paraId="00C11D36" w14:textId="67705420" w:rsidR="00652704" w:rsidRDefault="00075C75"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77777777" w:rsidR="00652704" w:rsidRDefault="008E7432" w:rsidP="00F6411C">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oMath>
            </m:oMathPara>
          </w:p>
        </w:tc>
        <w:tc>
          <w:tcPr>
            <w:tcW w:w="1070" w:type="dxa"/>
          </w:tcPr>
          <w:p w14:paraId="1520BC92"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rsidP="00AC7ED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77777777" w:rsidR="00652704" w:rsidRDefault="008E7432"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t</m:t>
                    </m:r>
                  </m:e>
                  <m:sub>
                    <m:r>
                      <w:rPr>
                        <w:rFonts w:ascii="Cambria Math" w:eastAsia="SimSun" w:hAnsi="Cambria Math" w:cs="Times New Roman"/>
                        <w:sz w:val="24"/>
                        <w:szCs w:val="24"/>
                      </w:rPr>
                      <m:t>0</m:t>
                    </m:r>
                  </m:sub>
                </m:sSub>
              </m:oMath>
            </m:oMathPara>
          </w:p>
        </w:tc>
        <w:tc>
          <w:tcPr>
            <w:tcW w:w="1070" w:type="dxa"/>
          </w:tcPr>
          <w:p w14:paraId="32862AC0" w14:textId="45E0A603"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77777777" w:rsidR="00652704" w:rsidRDefault="00652704" w:rsidP="00A60FF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error standard deviation</w:t>
            </w:r>
          </w:p>
        </w:tc>
        <w:tc>
          <w:tcPr>
            <w:tcW w:w="1083" w:type="dxa"/>
          </w:tcPr>
          <w:p w14:paraId="682CBEB6" w14:textId="77777777" w:rsidR="00652704" w:rsidRDefault="008E7432"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obs</m:t>
                    </m:r>
                  </m:sub>
                  <m:sup>
                    <m:r>
                      <w:rPr>
                        <w:rFonts w:ascii="Cambria Math" w:eastAsia="SimSun" w:hAnsi="Cambria Math" w:cs="Times New Roman"/>
                        <w:sz w:val="24"/>
                        <w:szCs w:val="24"/>
                      </w:rPr>
                      <m:t>2</m:t>
                    </m:r>
                  </m:sup>
                </m:sSubSup>
              </m:oMath>
            </m:oMathPara>
          </w:p>
        </w:tc>
        <w:tc>
          <w:tcPr>
            <w:tcW w:w="1070" w:type="dxa"/>
          </w:tcPr>
          <w:p w14:paraId="179D3578" w14:textId="05CF6C79"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40F345BB" w:rsidR="00652704" w:rsidRDefault="00652704" w:rsidP="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98629A">
              <w:rPr>
                <w:rFonts w:ascii="Times New Roman" w:hAnsi="Times New Roman" w:cs="Times New Roman"/>
                <w:sz w:val="24"/>
                <w:szCs w:val="24"/>
              </w:rPr>
              <w:t>variance</w:t>
            </w:r>
          </w:p>
        </w:tc>
        <w:tc>
          <w:tcPr>
            <w:tcW w:w="1083" w:type="dxa"/>
          </w:tcPr>
          <w:p w14:paraId="018A3B5D" w14:textId="2BB2890A" w:rsidR="00652704" w:rsidRPr="00706242" w:rsidRDefault="008E7432"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k</m:t>
                    </m:r>
                  </m:sub>
                  <m:sup>
                    <m:r>
                      <w:rPr>
                        <w:rFonts w:ascii="Cambria Math" w:eastAsia="SimSun" w:hAnsi="Cambria Math" w:cs="Times New Roman"/>
                        <w:sz w:val="24"/>
                        <w:szCs w:val="24"/>
                      </w:rPr>
                      <m:t>2</m:t>
                    </m:r>
                  </m:sup>
                </m:sSubSup>
              </m:oMath>
            </m:oMathPara>
          </w:p>
        </w:tc>
        <w:tc>
          <w:tcPr>
            <w:tcW w:w="1070" w:type="dxa"/>
          </w:tcPr>
          <w:p w14:paraId="2F14041A" w14:textId="638C0AD5"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63A6C2D6" w14:textId="77777777" w:rsidTr="0098629A">
        <w:tc>
          <w:tcPr>
            <w:tcW w:w="6035" w:type="dxa"/>
          </w:tcPr>
          <w:p w14:paraId="231338A6" w14:textId="7B0BD2C1"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Annual deviation variance</w:t>
            </w:r>
          </w:p>
        </w:tc>
        <w:tc>
          <w:tcPr>
            <w:tcW w:w="1083" w:type="dxa"/>
          </w:tcPr>
          <w:p w14:paraId="3370F4BC" w14:textId="77777777" w:rsidR="00652704" w:rsidRPr="00DB6F6F" w:rsidRDefault="008E7432"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y</m:t>
                    </m:r>
                  </m:sub>
                  <m:sup>
                    <m:r>
                      <w:rPr>
                        <w:rFonts w:ascii="Cambria Math" w:eastAsia="SimSun" w:hAnsi="Cambria Math" w:cs="Times New Roman"/>
                        <w:sz w:val="24"/>
                        <w:szCs w:val="24"/>
                      </w:rPr>
                      <m:t>2</m:t>
                    </m:r>
                  </m:sup>
                </m:sSubSup>
              </m:oMath>
            </m:oMathPara>
          </w:p>
        </w:tc>
        <w:tc>
          <w:tcPr>
            <w:tcW w:w="1070" w:type="dxa"/>
          </w:tcPr>
          <w:p w14:paraId="0F69A9E0" w14:textId="5678F221"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D610C4B" w14:textId="77777777" w:rsidTr="0098629A">
        <w:tc>
          <w:tcPr>
            <w:tcW w:w="6035" w:type="dxa"/>
            <w:tcBorders>
              <w:bottom w:val="single" w:sz="4" w:space="0" w:color="auto"/>
            </w:tcBorders>
          </w:tcPr>
          <w:p w14:paraId="0F8D86BE" w14:textId="04F1B111" w:rsidR="00652704" w:rsidRDefault="005F533B"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variance</w:t>
            </w:r>
          </w:p>
        </w:tc>
        <w:tc>
          <w:tcPr>
            <w:tcW w:w="1083" w:type="dxa"/>
            <w:tcBorders>
              <w:bottom w:val="single" w:sz="4" w:space="0" w:color="auto"/>
            </w:tcBorders>
          </w:tcPr>
          <w:p w14:paraId="4376CD89" w14:textId="77777777" w:rsidR="00652704" w:rsidRPr="00DB6F6F" w:rsidRDefault="008E7432"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z</m:t>
                    </m:r>
                  </m:sub>
                  <m:sup>
                    <m:r>
                      <w:rPr>
                        <w:rFonts w:ascii="Cambria Math" w:eastAsia="SimSun" w:hAnsi="Cambria Math" w:cs="Times New Roman"/>
                        <w:sz w:val="24"/>
                        <w:szCs w:val="24"/>
                      </w:rPr>
                      <m:t>2</m:t>
                    </m:r>
                  </m:sup>
                </m:sSubSup>
              </m:oMath>
            </m:oMathPara>
          </w:p>
        </w:tc>
        <w:tc>
          <w:tcPr>
            <w:tcW w:w="1070" w:type="dxa"/>
            <w:tcBorders>
              <w:bottom w:val="single" w:sz="4" w:space="0" w:color="auto"/>
            </w:tcBorders>
          </w:tcPr>
          <w:p w14:paraId="3FB7E88C" w14:textId="2E36FAC5"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8E7432" w:rsidP="00FC052D">
            <w:pPr>
              <w:tabs>
                <w:tab w:val="left" w:pos="360"/>
                <w:tab w:val="left" w:pos="720"/>
                <w:tab w:val="left" w:pos="8640"/>
              </w:tabs>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7777777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L(t)</m:t>
                </m:r>
              </m:oMath>
            </m:oMathPara>
          </w:p>
        </w:tc>
        <w:tc>
          <w:tcPr>
            <w:tcW w:w="1070" w:type="dxa"/>
            <w:tcBorders>
              <w:top w:val="nil"/>
              <w:bottom w:val="nil"/>
            </w:tcBorders>
          </w:tcPr>
          <w:p w14:paraId="069944A5" w14:textId="5A30D2F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7689184B" w:rsidR="00652704" w:rsidRDefault="00EC1D64" w:rsidP="00FC052D">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Y(t)</m:t>
                </m:r>
              </m:oMath>
            </m:oMathPara>
          </w:p>
        </w:tc>
        <w:tc>
          <w:tcPr>
            <w:tcW w:w="1070" w:type="dxa"/>
            <w:tcBorders>
              <w:top w:val="nil"/>
              <w:bottom w:val="single" w:sz="4" w:space="0" w:color="auto"/>
            </w:tcBorders>
          </w:tcPr>
          <w:p w14:paraId="66C4C1BD" w14:textId="706D4B0E"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i</m:t>
                </m:r>
              </m:oMath>
            </m:oMathPara>
          </w:p>
        </w:tc>
        <w:tc>
          <w:tcPr>
            <w:tcW w:w="1070" w:type="dxa"/>
            <w:tcBorders>
              <w:top w:val="single" w:sz="4" w:space="0" w:color="auto"/>
            </w:tcBorders>
          </w:tcPr>
          <w:p w14:paraId="0A785D8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m:t>
                </m:r>
              </m:oMath>
            </m:oMathPara>
          </w:p>
        </w:tc>
        <w:tc>
          <w:tcPr>
            <w:tcW w:w="1070" w:type="dxa"/>
          </w:tcPr>
          <w:p w14:paraId="55893C8D" w14:textId="387F6763"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Sex</w:t>
            </w:r>
          </w:p>
        </w:tc>
        <w:tc>
          <w:tcPr>
            <w:tcW w:w="1083" w:type="dxa"/>
          </w:tcPr>
          <w:p w14:paraId="6DC6A3B2" w14:textId="77777777" w:rsidR="00652704" w:rsidRDefault="00652704" w:rsidP="00FC052D">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s</m:t>
                </m:r>
              </m:oMath>
            </m:oMathPara>
          </w:p>
        </w:tc>
        <w:tc>
          <w:tcPr>
            <w:tcW w:w="1070" w:type="dxa"/>
          </w:tcPr>
          <w:p w14:paraId="7882E30A"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6F55477E" w:rsidR="00652704" w:rsidRPr="008A4362" w:rsidRDefault="008A4362" w:rsidP="008A4362">
            <w:pPr>
              <w:tabs>
                <w:tab w:val="left" w:pos="360"/>
                <w:tab w:val="left" w:pos="720"/>
                <w:tab w:val="left" w:pos="8640"/>
              </w:tabs>
              <w:spacing w:line="480" w:lineRule="auto"/>
              <w:rPr>
                <w:rFonts w:ascii="Times New Roman" w:eastAsia="SimSun" w:hAnsi="Times New Roman" w:cs="Times New Roman"/>
                <w:i/>
                <w:sz w:val="24"/>
                <w:szCs w:val="24"/>
              </w:rPr>
            </w:pPr>
            <m:oMathPara>
              <m:oMath>
                <m:r>
                  <w:rPr>
                    <w:rFonts w:ascii="Cambria Math" w:eastAsia="SimSun" w:hAnsi="Cambria Math" w:cs="Times New Roman"/>
                    <w:sz w:val="24"/>
                    <w:szCs w:val="24"/>
                  </w:rPr>
                  <m:t>y</m:t>
                </m:r>
              </m:oMath>
            </m:oMathPara>
          </w:p>
        </w:tc>
        <w:tc>
          <w:tcPr>
            <w:tcW w:w="1070" w:type="dxa"/>
          </w:tcPr>
          <w:p w14:paraId="0CFBD1C6" w14:textId="493B895F" w:rsidR="00652704" w:rsidRDefault="00075C75"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br w:type="page"/>
      </w:r>
    </w:p>
    <w:p w14:paraId="2CB8355F" w14:textId="6B090E2F" w:rsidR="00D27F19" w:rsidRDefault="00D27F19" w:rsidP="00D27F19">
      <w:pPr>
        <w:rPr>
          <w:rFonts w:ascii="Times New Roman" w:hAnsi="Times New Roman" w:cs="Times New Roman"/>
          <w:sz w:val="24"/>
          <w:szCs w:val="24"/>
        </w:rPr>
      </w:pPr>
      <w:r>
        <w:rPr>
          <w:rFonts w:ascii="Times New Roman" w:hAnsi="Times New Roman" w:cs="Times New Roman"/>
          <w:sz w:val="24"/>
          <w:szCs w:val="24"/>
        </w:rPr>
        <w:lastRenderedPageBreak/>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 effects</w:t>
            </w:r>
          </w:p>
        </w:tc>
        <w:tc>
          <w:tcPr>
            <w:tcW w:w="951" w:type="dxa"/>
          </w:tcPr>
          <w:p w14:paraId="1CFB4B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950" w:type="dxa"/>
          </w:tcPr>
          <w:p w14:paraId="6F968D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L0</w:t>
            </w:r>
          </w:p>
        </w:tc>
        <w:tc>
          <w:tcPr>
            <w:tcW w:w="948" w:type="dxa"/>
          </w:tcPr>
          <w:p w14:paraId="7DC3EA6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7" w:type="dxa"/>
          </w:tcPr>
          <w:p w14:paraId="60050D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gamma</w:t>
            </w:r>
          </w:p>
        </w:tc>
        <w:tc>
          <w:tcPr>
            <w:tcW w:w="952" w:type="dxa"/>
          </w:tcPr>
          <w:p w14:paraId="3CD7260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Sd obs</w:t>
            </w:r>
          </w:p>
        </w:tc>
        <w:tc>
          <w:tcPr>
            <w:tcW w:w="947" w:type="dxa"/>
          </w:tcPr>
          <w:p w14:paraId="24DABA9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6357A8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CAADCB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9BE0C8D" w14:textId="77777777" w:rsidTr="00DA192C">
        <w:tc>
          <w:tcPr>
            <w:tcW w:w="1849" w:type="dxa"/>
          </w:tcPr>
          <w:p w14:paraId="48DAD46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0E137CD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CA8FC8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9EC984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249A3EA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C6226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7AE8B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23DD5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93ECFF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E23EC60" w14:textId="77777777" w:rsidTr="00DA192C">
        <w:tc>
          <w:tcPr>
            <w:tcW w:w="1849" w:type="dxa"/>
          </w:tcPr>
          <w:p w14:paraId="6AF46FC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1" w:type="dxa"/>
          </w:tcPr>
          <w:p w14:paraId="3E7167C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FA838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386D1D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62C72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62328DF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87C3BC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10E2A5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77B3EC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29D1017" w14:textId="77777777" w:rsidTr="00DA192C">
        <w:tc>
          <w:tcPr>
            <w:tcW w:w="1849" w:type="dxa"/>
          </w:tcPr>
          <w:p w14:paraId="532FEC6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1" w:type="dxa"/>
          </w:tcPr>
          <w:p w14:paraId="708DEB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8B19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665DADF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2E8E47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9127A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AAB38F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5B61D6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692A3A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B6E98D" w14:textId="77777777" w:rsidTr="00DA192C">
        <w:tc>
          <w:tcPr>
            <w:tcW w:w="1849" w:type="dxa"/>
          </w:tcPr>
          <w:p w14:paraId="1E7F14B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z</w:t>
            </w:r>
          </w:p>
        </w:tc>
        <w:tc>
          <w:tcPr>
            <w:tcW w:w="951" w:type="dxa"/>
          </w:tcPr>
          <w:p w14:paraId="0C4A08C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3F3D1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0816844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62DE50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5C7A4A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70459A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CF15F3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32DDEC1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DEBF07F" w14:textId="77777777" w:rsidTr="00DA192C">
        <w:tc>
          <w:tcPr>
            <w:tcW w:w="1849" w:type="dxa"/>
          </w:tcPr>
          <w:p w14:paraId="322A8CBB" w14:textId="77777777" w:rsidR="00D27F19" w:rsidRDefault="00F65E40"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A7151A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7856079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76E5E9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02E760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172E1D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F4E62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D23B53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231C3963" w14:textId="77777777" w:rsidTr="00DA192C">
        <w:tc>
          <w:tcPr>
            <w:tcW w:w="1849" w:type="dxa"/>
          </w:tcPr>
          <w:p w14:paraId="3F7619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30B0691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ABBF1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732F8F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985553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23487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39FF8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B0CA5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F372F3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C6BA95" w14:textId="77777777" w:rsidTr="00DA192C">
        <w:tc>
          <w:tcPr>
            <w:tcW w:w="1849" w:type="dxa"/>
          </w:tcPr>
          <w:p w14:paraId="0CD258F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7CABD8F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7AE6D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29BAA3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782570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F57AE63"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1C9F83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4501B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E5ED2B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pPr>
        <w:rPr>
          <w:rFonts w:ascii="Times New Roman" w:hAnsi="Times New Roman" w:cs="Times New Roman"/>
          <w:sz w:val="24"/>
          <w:szCs w:val="24"/>
        </w:rPr>
      </w:pPr>
      <w:r>
        <w:rPr>
          <w:rFonts w:ascii="Times New Roman" w:hAnsi="Times New Roman" w:cs="Times New Roman"/>
          <w:sz w:val="24"/>
          <w:szCs w:val="24"/>
        </w:rPr>
        <w:br w:type="page"/>
      </w:r>
    </w:p>
    <w:p w14:paraId="14ECF179" w14:textId="3A828D8B" w:rsidR="006A7633" w:rsidRDefault="006A7633">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pPr>
        <w:rPr>
          <w:rFonts w:ascii="Times New Roman" w:hAnsi="Times New Roman" w:cs="Times New Roman"/>
          <w:sz w:val="24"/>
          <w:szCs w:val="24"/>
        </w:rPr>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r w:rsidR="0039115C">
        <w:rPr>
          <w:rFonts w:ascii="Times New Roman" w:hAnsi="Times New Roman" w:cs="Times New Roman"/>
          <w:sz w:val="24"/>
          <w:szCs w:val="24"/>
        </w:rPr>
        <w:t>muk</w:t>
      </w:r>
      <w:r w:rsidR="007A5137">
        <w:rPr>
          <w:rFonts w:ascii="Times New Roman" w:hAnsi="Times New Roman" w:cs="Times New Roman"/>
          <w:sz w:val="24"/>
          <w:szCs w:val="24"/>
        </w:rPr>
        <w:t xml:space="preserve"> in each of the simulation study experiments.</w:t>
      </w:r>
    </w:p>
    <w:p w14:paraId="21D9BB3E" w14:textId="77777777" w:rsidR="006A7633" w:rsidRDefault="006A7633">
      <w:pPr>
        <w:rPr>
          <w:rFonts w:ascii="Times New Roman" w:hAnsi="Times New Roman" w:cs="Times New Roman"/>
          <w:sz w:val="24"/>
          <w:szCs w:val="24"/>
        </w:rPr>
      </w:pPr>
    </w:p>
    <w:p w14:paraId="5720E977" w14:textId="5A9A1160" w:rsidR="0039115C" w:rsidRDefault="0039115C">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pPr>
        <w:rPr>
          <w:rFonts w:ascii="Times New Roman" w:hAnsi="Times New Roman" w:cs="Times New Roman"/>
          <w:sz w:val="24"/>
          <w:szCs w:val="24"/>
        </w:rPr>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sims</w:t>
      </w:r>
    </w:p>
    <w:p w14:paraId="47BBD2B2" w14:textId="77777777" w:rsidR="007034F9" w:rsidRDefault="007034F9">
      <w:pPr>
        <w:rPr>
          <w:rFonts w:ascii="Times New Roman" w:hAnsi="Times New Roman" w:cs="Times New Roman"/>
          <w:sz w:val="24"/>
          <w:szCs w:val="24"/>
        </w:rPr>
      </w:pPr>
    </w:p>
    <w:p w14:paraId="2A7085FB" w14:textId="11F96F21" w:rsidR="007034F9" w:rsidRDefault="007034F9">
      <w:pPr>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29290461" wp14:editId="1091DE2B">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127DA5" w14:textId="26DD31C0" w:rsidR="0039115C" w:rsidRDefault="007034F9">
      <w:pPr>
        <w:rPr>
          <w:rFonts w:ascii="Times New Roman" w:hAnsi="Times New Roman" w:cs="Times New Roman"/>
          <w:sz w:val="24"/>
          <w:szCs w:val="24"/>
        </w:rPr>
      </w:pPr>
      <w:r>
        <w:rPr>
          <w:rFonts w:ascii="Times New Roman" w:hAnsi="Times New Roman" w:cs="Times New Roman"/>
          <w:sz w:val="24"/>
          <w:szCs w:val="24"/>
        </w:rPr>
        <w:t>Figure X – L0</w:t>
      </w:r>
      <w:r w:rsidR="007A5137">
        <w:rPr>
          <w:rFonts w:ascii="Times New Roman" w:hAnsi="Times New Roman" w:cs="Times New Roman"/>
          <w:sz w:val="24"/>
          <w:szCs w:val="24"/>
        </w:rPr>
        <w:t xml:space="preserve"> sims</w:t>
      </w:r>
    </w:p>
    <w:p w14:paraId="4E4DA4AD" w14:textId="77777777" w:rsidR="0039115C" w:rsidRDefault="0039115C">
      <w:pPr>
        <w:rPr>
          <w:rFonts w:ascii="Times New Roman" w:hAnsi="Times New Roman" w:cs="Times New Roman"/>
          <w:sz w:val="24"/>
          <w:szCs w:val="24"/>
        </w:rPr>
      </w:pPr>
    </w:p>
    <w:p w14:paraId="3EE7E03D" w14:textId="5B640429" w:rsidR="00FE0EF2" w:rsidRDefault="00FE0EF2">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2700828C" wp14:editId="0BAC740F">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420D43" w14:textId="7F78C83F" w:rsidR="00FE0EF2" w:rsidRDefault="00FE0EF2">
      <w:pPr>
        <w:rPr>
          <w:rFonts w:ascii="Times New Roman" w:hAnsi="Times New Roman" w:cs="Times New Roman"/>
          <w:sz w:val="24"/>
          <w:szCs w:val="24"/>
        </w:rPr>
      </w:pPr>
      <w:r>
        <w:rPr>
          <w:rFonts w:ascii="Times New Roman" w:hAnsi="Times New Roman" w:cs="Times New Roman"/>
          <w:sz w:val="24"/>
          <w:szCs w:val="24"/>
        </w:rPr>
        <w:t>Figure X – sdobs</w:t>
      </w:r>
      <w:r w:rsidR="007A5137">
        <w:rPr>
          <w:rFonts w:ascii="Times New Roman" w:hAnsi="Times New Roman" w:cs="Times New Roman"/>
          <w:sz w:val="24"/>
          <w:szCs w:val="24"/>
        </w:rPr>
        <w:t xml:space="preserve"> sims</w:t>
      </w:r>
      <w:r w:rsidR="00E23E0C">
        <w:rPr>
          <w:rFonts w:ascii="Times New Roman" w:hAnsi="Times New Roman" w:cs="Times New Roman"/>
          <w:sz w:val="24"/>
          <w:szCs w:val="24"/>
        </w:rPr>
        <w:t>, could half the height of this fig</w:t>
      </w:r>
    </w:p>
    <w:p w14:paraId="06755225" w14:textId="77777777" w:rsidR="005C518B" w:rsidRDefault="005C518B">
      <w:pPr>
        <w:rPr>
          <w:rFonts w:ascii="Times New Roman" w:hAnsi="Times New Roman" w:cs="Times New Roman"/>
          <w:sz w:val="24"/>
          <w:szCs w:val="24"/>
        </w:rPr>
      </w:pPr>
    </w:p>
    <w:p w14:paraId="01200F76" w14:textId="2D184C5D" w:rsidR="005C518B" w:rsidRDefault="005C518B">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18365D16" wp14:editId="198680B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768C52" w14:textId="5C21881E" w:rsidR="00FE0EF2" w:rsidRDefault="005C518B">
      <w:pPr>
        <w:rPr>
          <w:rFonts w:ascii="Times New Roman" w:hAnsi="Times New Roman" w:cs="Times New Roman"/>
          <w:sz w:val="24"/>
          <w:szCs w:val="24"/>
        </w:rPr>
      </w:pPr>
      <w:r>
        <w:rPr>
          <w:rFonts w:ascii="Times New Roman" w:hAnsi="Times New Roman" w:cs="Times New Roman"/>
          <w:sz w:val="24"/>
          <w:szCs w:val="24"/>
        </w:rPr>
        <w:t>Figure X – kdev</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width of this fig</w:t>
      </w:r>
    </w:p>
    <w:p w14:paraId="1632F3BD" w14:textId="77777777" w:rsidR="005C518B" w:rsidRDefault="005C518B">
      <w:pPr>
        <w:rPr>
          <w:rFonts w:ascii="Times New Roman" w:hAnsi="Times New Roman" w:cs="Times New Roman"/>
          <w:sz w:val="24"/>
          <w:szCs w:val="24"/>
        </w:rPr>
      </w:pPr>
    </w:p>
    <w:p w14:paraId="1A2B8C08" w14:textId="65C9860F" w:rsidR="005C518B" w:rsidRDefault="005C518B">
      <w:pPr>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7F28DC6A" wp14:editId="09B9493B">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3B9297" w14:textId="2E26B4FB" w:rsidR="005C518B" w:rsidRDefault="005C518B">
      <w:pPr>
        <w:rPr>
          <w:rFonts w:ascii="Times New Roman" w:hAnsi="Times New Roman" w:cs="Times New Roman"/>
          <w:sz w:val="24"/>
          <w:szCs w:val="24"/>
        </w:rPr>
      </w:pPr>
      <w:r>
        <w:rPr>
          <w:rFonts w:ascii="Times New Roman" w:hAnsi="Times New Roman" w:cs="Times New Roman"/>
          <w:sz w:val="24"/>
          <w:szCs w:val="24"/>
        </w:rPr>
        <w:t>Figure X – sdz</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height and width of this fig.</w:t>
      </w:r>
      <w:r w:rsidR="00141584">
        <w:rPr>
          <w:rFonts w:ascii="Times New Roman" w:hAnsi="Times New Roman" w:cs="Times New Roman"/>
          <w:sz w:val="24"/>
          <w:szCs w:val="24"/>
        </w:rPr>
        <w:t xml:space="preserve"> This will look different once the simulations that I f’ed up and am currently running are done.</w:t>
      </w:r>
    </w:p>
    <w:p w14:paraId="0A1B9B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60333026"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01DCFDF9"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6B06E324" w14:textId="77777777" w:rsidR="006D67B2" w:rsidRDefault="006D67B2" w:rsidP="00214DCF">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1098E537"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AU" w:eastAsia="zh-CN"/>
        </w:rPr>
        <w:lastRenderedPageBreak/>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581C85">
      <w:pPr>
        <w:rPr>
          <w:rFonts w:ascii="Times New Roman" w:hAnsi="Times New Roman" w:cs="Times New Roman"/>
          <w:sz w:val="24"/>
          <w:szCs w:val="24"/>
        </w:rPr>
      </w:pPr>
      <w:r>
        <w:rPr>
          <w:rFonts w:ascii="Times New Roman" w:hAnsi="Times New Roman" w:cs="Times New Roman"/>
          <w:sz w:val="24"/>
          <w:szCs w:val="24"/>
        </w:rPr>
        <w:t>Figure X</w:t>
      </w:r>
    </w:p>
    <w:p w14:paraId="504F432D" w14:textId="77777777" w:rsidR="00DB1F0E" w:rsidRPr="009C37AB" w:rsidRDefault="00DB1F0E" w:rsidP="00581C85">
      <w:pPr>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Darcy Webber" w:date="2015-01-22T11:13:00Z" w:initials="DW">
    <w:p w14:paraId="32829099" w14:textId="4FE3ED9A" w:rsidR="00927FCE" w:rsidRDefault="00927FCE">
      <w:pPr>
        <w:pStyle w:val="CommentText"/>
      </w:pPr>
      <w:r>
        <w:rPr>
          <w:rStyle w:val="CommentReference"/>
        </w:rPr>
        <w:annotationRef/>
      </w:r>
      <w:r>
        <w:t>I’m still waiting on Alistair to get permission to put the data online. Everything else is in the R pkg</w:t>
      </w:r>
    </w:p>
  </w:comment>
  <w:comment w:id="40" w:author="JTT" w:date="2015-01-19T11:47:00Z" w:initials="JT">
    <w:p w14:paraId="27DCEFB2" w14:textId="77777777" w:rsidR="008E7432" w:rsidRDefault="008E7432">
      <w:pPr>
        <w:pStyle w:val="CommentText"/>
      </w:pPr>
      <w:r>
        <w:rPr>
          <w:rStyle w:val="CommentReference"/>
        </w:rPr>
        <w:annotationRef/>
      </w:r>
      <w:r>
        <w:t xml:space="preserve">Please provide address for GitHub repo, and put data, case study, and simulation directly in the R package </w:t>
      </w:r>
    </w:p>
  </w:comment>
  <w:comment w:id="41" w:author="Darcy Webber" w:date="2015-01-22T09:28:00Z" w:initials="DW">
    <w:p w14:paraId="0D6B8123" w14:textId="2B20375C" w:rsidR="008E7432" w:rsidRDefault="008E7432">
      <w:pPr>
        <w:pStyle w:val="CommentText"/>
      </w:pPr>
      <w:r>
        <w:rPr>
          <w:rStyle w:val="CommentReference"/>
        </w:rPr>
        <w:annotationRef/>
      </w:r>
      <w:r>
        <w:t>Did you want to go estimation then simulation or the other way around?</w:t>
      </w:r>
      <w:r w:rsidR="00F60FAC">
        <w:t xml:space="preserve"> It would seem to me that simulation then case study makes more sense. But happy either way</w:t>
      </w:r>
    </w:p>
  </w:comment>
  <w:comment w:id="42" w:author="JTT" w:date="2015-01-19T11:18:00Z" w:initials="JT">
    <w:p w14:paraId="61E44C2A" w14:textId="77777777" w:rsidR="008E7432" w:rsidRDefault="008E7432">
      <w:pPr>
        <w:pStyle w:val="CommentText"/>
      </w:pPr>
      <w:r>
        <w:rPr>
          <w:rStyle w:val="CommentReference"/>
        </w:rPr>
        <w:annotationRef/>
      </w:r>
      <w:r>
        <w:t>Please add paragraph regarding data collection system, biology, and management of species</w:t>
      </w:r>
    </w:p>
  </w:comment>
  <w:comment w:id="44" w:author="JTT" w:date="2015-01-19T11:56:00Z" w:initials="JT">
    <w:p w14:paraId="588E8855" w14:textId="77777777" w:rsidR="008E7432" w:rsidRDefault="008E7432">
      <w:pPr>
        <w:pStyle w:val="CommentText"/>
      </w:pPr>
      <w:r>
        <w:rPr>
          <w:rStyle w:val="CommentReference"/>
        </w:rPr>
        <w:annotationRef/>
      </w:r>
      <w:r>
        <w:t>Please complete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829099" w15:done="0"/>
  <w15:commentEx w15:paraId="27DCEFB2" w15:done="0"/>
  <w15:commentEx w15:paraId="0D6B8123" w15:done="0"/>
  <w15:commentEx w15:paraId="61E44C2A"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84AE5" w14:textId="77777777" w:rsidR="008E7432" w:rsidRDefault="008E7432" w:rsidP="00D21621">
      <w:pPr>
        <w:spacing w:after="0" w:line="240" w:lineRule="auto"/>
      </w:pPr>
      <w:r>
        <w:separator/>
      </w:r>
    </w:p>
  </w:endnote>
  <w:endnote w:type="continuationSeparator" w:id="0">
    <w:p w14:paraId="5B2B37F1" w14:textId="77777777" w:rsidR="008E7432" w:rsidRDefault="008E7432"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605728"/>
      <w:docPartObj>
        <w:docPartGallery w:val="Page Numbers (Bottom of Page)"/>
        <w:docPartUnique/>
      </w:docPartObj>
    </w:sdtPr>
    <w:sdtContent>
      <w:p w14:paraId="4A4BC7A2" w14:textId="77777777" w:rsidR="008E7432" w:rsidRDefault="008E7432">
        <w:pPr>
          <w:pStyle w:val="Footer"/>
          <w:jc w:val="center"/>
        </w:pPr>
        <w:r>
          <w:fldChar w:fldCharType="begin"/>
        </w:r>
        <w:r>
          <w:instrText xml:space="preserve"> PAGE   \* MERGEFORMAT </w:instrText>
        </w:r>
        <w:r>
          <w:fldChar w:fldCharType="separate"/>
        </w:r>
        <w:r w:rsidR="000D48C7">
          <w:rPr>
            <w:noProof/>
          </w:rPr>
          <w:t>12</w:t>
        </w:r>
        <w:r>
          <w:rPr>
            <w:noProof/>
          </w:rPr>
          <w:fldChar w:fldCharType="end"/>
        </w:r>
      </w:p>
    </w:sdtContent>
  </w:sdt>
  <w:p w14:paraId="5836647F" w14:textId="77777777" w:rsidR="008E7432" w:rsidRDefault="008E74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FFA59" w14:textId="77777777" w:rsidR="008E7432" w:rsidRDefault="008E7432" w:rsidP="00D21621">
      <w:pPr>
        <w:spacing w:after="0" w:line="240" w:lineRule="auto"/>
      </w:pPr>
      <w:r>
        <w:separator/>
      </w:r>
    </w:p>
  </w:footnote>
  <w:footnote w:type="continuationSeparator" w:id="0">
    <w:p w14:paraId="766FFE7B" w14:textId="77777777" w:rsidR="008E7432" w:rsidRDefault="008E7432"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7299"/>
    <w:rsid w:val="00036315"/>
    <w:rsid w:val="0004100A"/>
    <w:rsid w:val="00041488"/>
    <w:rsid w:val="00044487"/>
    <w:rsid w:val="00051BF5"/>
    <w:rsid w:val="000575B1"/>
    <w:rsid w:val="00070308"/>
    <w:rsid w:val="000733CF"/>
    <w:rsid w:val="000746E4"/>
    <w:rsid w:val="00074E82"/>
    <w:rsid w:val="00075C75"/>
    <w:rsid w:val="000855AF"/>
    <w:rsid w:val="0009167D"/>
    <w:rsid w:val="00091C30"/>
    <w:rsid w:val="000A2422"/>
    <w:rsid w:val="000A5AF8"/>
    <w:rsid w:val="000B6524"/>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F4402"/>
    <w:rsid w:val="00103DE1"/>
    <w:rsid w:val="00103F5A"/>
    <w:rsid w:val="001118E8"/>
    <w:rsid w:val="00122FC8"/>
    <w:rsid w:val="00130716"/>
    <w:rsid w:val="00133C54"/>
    <w:rsid w:val="001400CD"/>
    <w:rsid w:val="00141584"/>
    <w:rsid w:val="00147A67"/>
    <w:rsid w:val="00151660"/>
    <w:rsid w:val="00170526"/>
    <w:rsid w:val="00172E37"/>
    <w:rsid w:val="0017683B"/>
    <w:rsid w:val="00177179"/>
    <w:rsid w:val="001839A8"/>
    <w:rsid w:val="001910E9"/>
    <w:rsid w:val="00192981"/>
    <w:rsid w:val="00193C97"/>
    <w:rsid w:val="001953FE"/>
    <w:rsid w:val="0019699F"/>
    <w:rsid w:val="00197871"/>
    <w:rsid w:val="001A3A8E"/>
    <w:rsid w:val="001B42E3"/>
    <w:rsid w:val="001B594F"/>
    <w:rsid w:val="001B751D"/>
    <w:rsid w:val="001C3BA8"/>
    <w:rsid w:val="001C6389"/>
    <w:rsid w:val="001D4B5F"/>
    <w:rsid w:val="001D5B61"/>
    <w:rsid w:val="001F2C5D"/>
    <w:rsid w:val="001F3564"/>
    <w:rsid w:val="001F5B03"/>
    <w:rsid w:val="00201D26"/>
    <w:rsid w:val="00207CF0"/>
    <w:rsid w:val="00211D58"/>
    <w:rsid w:val="00214DCF"/>
    <w:rsid w:val="00215572"/>
    <w:rsid w:val="00222EE1"/>
    <w:rsid w:val="002243BC"/>
    <w:rsid w:val="00230447"/>
    <w:rsid w:val="00231499"/>
    <w:rsid w:val="00233B1A"/>
    <w:rsid w:val="00235B0C"/>
    <w:rsid w:val="002400BB"/>
    <w:rsid w:val="0024242D"/>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7FA1"/>
    <w:rsid w:val="00307F62"/>
    <w:rsid w:val="00321705"/>
    <w:rsid w:val="00322CBE"/>
    <w:rsid w:val="0032434D"/>
    <w:rsid w:val="0033736C"/>
    <w:rsid w:val="00341937"/>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3279"/>
    <w:rsid w:val="003B1F46"/>
    <w:rsid w:val="003B2E52"/>
    <w:rsid w:val="003B2E6A"/>
    <w:rsid w:val="003B31E8"/>
    <w:rsid w:val="003C00F6"/>
    <w:rsid w:val="003C0181"/>
    <w:rsid w:val="003C1225"/>
    <w:rsid w:val="003C6CBA"/>
    <w:rsid w:val="003D5855"/>
    <w:rsid w:val="003F7199"/>
    <w:rsid w:val="00404A48"/>
    <w:rsid w:val="00407481"/>
    <w:rsid w:val="004213C9"/>
    <w:rsid w:val="00421673"/>
    <w:rsid w:val="00422C0C"/>
    <w:rsid w:val="00423124"/>
    <w:rsid w:val="00424CBA"/>
    <w:rsid w:val="00427A8C"/>
    <w:rsid w:val="004319AD"/>
    <w:rsid w:val="004553AA"/>
    <w:rsid w:val="00460E50"/>
    <w:rsid w:val="00461660"/>
    <w:rsid w:val="00462A77"/>
    <w:rsid w:val="00465CB9"/>
    <w:rsid w:val="00465E37"/>
    <w:rsid w:val="00466C63"/>
    <w:rsid w:val="004732A0"/>
    <w:rsid w:val="0047554C"/>
    <w:rsid w:val="00477473"/>
    <w:rsid w:val="004850C6"/>
    <w:rsid w:val="00491E8E"/>
    <w:rsid w:val="00497E1D"/>
    <w:rsid w:val="004A1004"/>
    <w:rsid w:val="004A1830"/>
    <w:rsid w:val="004A6E32"/>
    <w:rsid w:val="004B1687"/>
    <w:rsid w:val="004B1E6C"/>
    <w:rsid w:val="004B31C6"/>
    <w:rsid w:val="004C2243"/>
    <w:rsid w:val="004C2630"/>
    <w:rsid w:val="004C5532"/>
    <w:rsid w:val="004C72ED"/>
    <w:rsid w:val="004D0B4A"/>
    <w:rsid w:val="004D2C4A"/>
    <w:rsid w:val="004D73DC"/>
    <w:rsid w:val="004E2A0B"/>
    <w:rsid w:val="004E4108"/>
    <w:rsid w:val="004E6298"/>
    <w:rsid w:val="004F1037"/>
    <w:rsid w:val="005025EE"/>
    <w:rsid w:val="00507964"/>
    <w:rsid w:val="005104DC"/>
    <w:rsid w:val="00520F3F"/>
    <w:rsid w:val="00523628"/>
    <w:rsid w:val="005457E2"/>
    <w:rsid w:val="00546EC1"/>
    <w:rsid w:val="00550A9A"/>
    <w:rsid w:val="005602ED"/>
    <w:rsid w:val="00570D16"/>
    <w:rsid w:val="00572C51"/>
    <w:rsid w:val="005745C0"/>
    <w:rsid w:val="005779DB"/>
    <w:rsid w:val="00577B8B"/>
    <w:rsid w:val="00581C85"/>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11502"/>
    <w:rsid w:val="006170A6"/>
    <w:rsid w:val="00620775"/>
    <w:rsid w:val="00634CE3"/>
    <w:rsid w:val="00637679"/>
    <w:rsid w:val="006422CA"/>
    <w:rsid w:val="00652704"/>
    <w:rsid w:val="006527AD"/>
    <w:rsid w:val="006548B2"/>
    <w:rsid w:val="00655AED"/>
    <w:rsid w:val="00657CB4"/>
    <w:rsid w:val="00672EE4"/>
    <w:rsid w:val="006815FB"/>
    <w:rsid w:val="00695F7A"/>
    <w:rsid w:val="006A7091"/>
    <w:rsid w:val="006A7633"/>
    <w:rsid w:val="006C0AE3"/>
    <w:rsid w:val="006C48E3"/>
    <w:rsid w:val="006D0082"/>
    <w:rsid w:val="006D5165"/>
    <w:rsid w:val="006D67B2"/>
    <w:rsid w:val="006D7AFB"/>
    <w:rsid w:val="006E2633"/>
    <w:rsid w:val="006E7D01"/>
    <w:rsid w:val="006F6432"/>
    <w:rsid w:val="00702AE4"/>
    <w:rsid w:val="007034F9"/>
    <w:rsid w:val="0070458D"/>
    <w:rsid w:val="00706F6D"/>
    <w:rsid w:val="00711318"/>
    <w:rsid w:val="00717920"/>
    <w:rsid w:val="007233F4"/>
    <w:rsid w:val="00723CCB"/>
    <w:rsid w:val="00726AF6"/>
    <w:rsid w:val="00732B0D"/>
    <w:rsid w:val="00733167"/>
    <w:rsid w:val="007360A0"/>
    <w:rsid w:val="00743673"/>
    <w:rsid w:val="007513F7"/>
    <w:rsid w:val="00752FAC"/>
    <w:rsid w:val="00772D9F"/>
    <w:rsid w:val="0077377F"/>
    <w:rsid w:val="00793365"/>
    <w:rsid w:val="00795CB0"/>
    <w:rsid w:val="007A0F09"/>
    <w:rsid w:val="007A13BB"/>
    <w:rsid w:val="007A2E69"/>
    <w:rsid w:val="007A2F00"/>
    <w:rsid w:val="007A5137"/>
    <w:rsid w:val="007A7191"/>
    <w:rsid w:val="007B64AA"/>
    <w:rsid w:val="007C7FCD"/>
    <w:rsid w:val="007D4BAD"/>
    <w:rsid w:val="007F3AEA"/>
    <w:rsid w:val="0080001A"/>
    <w:rsid w:val="00800D3D"/>
    <w:rsid w:val="00801518"/>
    <w:rsid w:val="00804B23"/>
    <w:rsid w:val="00806E4F"/>
    <w:rsid w:val="008100AA"/>
    <w:rsid w:val="00812728"/>
    <w:rsid w:val="008132F5"/>
    <w:rsid w:val="00817B08"/>
    <w:rsid w:val="00827467"/>
    <w:rsid w:val="00827676"/>
    <w:rsid w:val="00831FF0"/>
    <w:rsid w:val="008374FC"/>
    <w:rsid w:val="008411C1"/>
    <w:rsid w:val="00842DDE"/>
    <w:rsid w:val="00853016"/>
    <w:rsid w:val="008532F6"/>
    <w:rsid w:val="008574DE"/>
    <w:rsid w:val="00861AFB"/>
    <w:rsid w:val="00870ACE"/>
    <w:rsid w:val="008717A7"/>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C41"/>
    <w:rsid w:val="00907D48"/>
    <w:rsid w:val="00922696"/>
    <w:rsid w:val="009231A6"/>
    <w:rsid w:val="00927FCE"/>
    <w:rsid w:val="00932F28"/>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60FF5"/>
    <w:rsid w:val="00A6397F"/>
    <w:rsid w:val="00A72B89"/>
    <w:rsid w:val="00A7522C"/>
    <w:rsid w:val="00A83F48"/>
    <w:rsid w:val="00A8413F"/>
    <w:rsid w:val="00A9144C"/>
    <w:rsid w:val="00A94EC6"/>
    <w:rsid w:val="00AA0DA9"/>
    <w:rsid w:val="00AB2A7D"/>
    <w:rsid w:val="00AC73C3"/>
    <w:rsid w:val="00AC7ED2"/>
    <w:rsid w:val="00AD5176"/>
    <w:rsid w:val="00AD67A3"/>
    <w:rsid w:val="00AE3F42"/>
    <w:rsid w:val="00AF1880"/>
    <w:rsid w:val="00B06A56"/>
    <w:rsid w:val="00B0776F"/>
    <w:rsid w:val="00B133A3"/>
    <w:rsid w:val="00B147D2"/>
    <w:rsid w:val="00B2376A"/>
    <w:rsid w:val="00B27000"/>
    <w:rsid w:val="00B344A8"/>
    <w:rsid w:val="00B3704B"/>
    <w:rsid w:val="00B466AE"/>
    <w:rsid w:val="00B54B63"/>
    <w:rsid w:val="00B55267"/>
    <w:rsid w:val="00B66D5E"/>
    <w:rsid w:val="00B711EC"/>
    <w:rsid w:val="00B723C3"/>
    <w:rsid w:val="00B73CF0"/>
    <w:rsid w:val="00B7420B"/>
    <w:rsid w:val="00B827F8"/>
    <w:rsid w:val="00B8286D"/>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A00"/>
    <w:rsid w:val="00C05994"/>
    <w:rsid w:val="00C06676"/>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B02C9"/>
    <w:rsid w:val="00CB43F1"/>
    <w:rsid w:val="00CB44C6"/>
    <w:rsid w:val="00CB496A"/>
    <w:rsid w:val="00CB6F4F"/>
    <w:rsid w:val="00CB760B"/>
    <w:rsid w:val="00CC5B6B"/>
    <w:rsid w:val="00CC7A52"/>
    <w:rsid w:val="00CD12C3"/>
    <w:rsid w:val="00CE13FE"/>
    <w:rsid w:val="00CE3790"/>
    <w:rsid w:val="00CE6E8D"/>
    <w:rsid w:val="00CF0504"/>
    <w:rsid w:val="00CF175A"/>
    <w:rsid w:val="00CF1B2A"/>
    <w:rsid w:val="00CF5747"/>
    <w:rsid w:val="00D00F77"/>
    <w:rsid w:val="00D018E5"/>
    <w:rsid w:val="00D072D1"/>
    <w:rsid w:val="00D07864"/>
    <w:rsid w:val="00D10A54"/>
    <w:rsid w:val="00D13B15"/>
    <w:rsid w:val="00D141B9"/>
    <w:rsid w:val="00D17015"/>
    <w:rsid w:val="00D21621"/>
    <w:rsid w:val="00D252FF"/>
    <w:rsid w:val="00D254A6"/>
    <w:rsid w:val="00D269B9"/>
    <w:rsid w:val="00D27F19"/>
    <w:rsid w:val="00D30258"/>
    <w:rsid w:val="00D32788"/>
    <w:rsid w:val="00D34D60"/>
    <w:rsid w:val="00D36A7B"/>
    <w:rsid w:val="00D5340D"/>
    <w:rsid w:val="00D53FFE"/>
    <w:rsid w:val="00D66CB2"/>
    <w:rsid w:val="00D82E23"/>
    <w:rsid w:val="00D8471F"/>
    <w:rsid w:val="00D851A4"/>
    <w:rsid w:val="00D868CF"/>
    <w:rsid w:val="00D87F9B"/>
    <w:rsid w:val="00D90579"/>
    <w:rsid w:val="00D90E0A"/>
    <w:rsid w:val="00D92192"/>
    <w:rsid w:val="00D93B9E"/>
    <w:rsid w:val="00D9718B"/>
    <w:rsid w:val="00D975FA"/>
    <w:rsid w:val="00DA192C"/>
    <w:rsid w:val="00DA5983"/>
    <w:rsid w:val="00DB1F0E"/>
    <w:rsid w:val="00DB5DB4"/>
    <w:rsid w:val="00DB676E"/>
    <w:rsid w:val="00DC11C2"/>
    <w:rsid w:val="00DC613A"/>
    <w:rsid w:val="00DC680B"/>
    <w:rsid w:val="00DC6BF5"/>
    <w:rsid w:val="00DC7715"/>
    <w:rsid w:val="00DE639A"/>
    <w:rsid w:val="00DE6A76"/>
    <w:rsid w:val="00DF2EF2"/>
    <w:rsid w:val="00DF3FA8"/>
    <w:rsid w:val="00DF4D0D"/>
    <w:rsid w:val="00DF5788"/>
    <w:rsid w:val="00E009B9"/>
    <w:rsid w:val="00E05DC9"/>
    <w:rsid w:val="00E0608F"/>
    <w:rsid w:val="00E20BAE"/>
    <w:rsid w:val="00E23E0C"/>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B6C"/>
    <w:rsid w:val="00E95BC6"/>
    <w:rsid w:val="00E96556"/>
    <w:rsid w:val="00EA21F1"/>
    <w:rsid w:val="00EA284B"/>
    <w:rsid w:val="00EA3D66"/>
    <w:rsid w:val="00EA6722"/>
    <w:rsid w:val="00EB0C11"/>
    <w:rsid w:val="00EB46D1"/>
    <w:rsid w:val="00EC021A"/>
    <w:rsid w:val="00EC1BDC"/>
    <w:rsid w:val="00EC1D64"/>
    <w:rsid w:val="00ED1059"/>
    <w:rsid w:val="00EE26BF"/>
    <w:rsid w:val="00EE483D"/>
    <w:rsid w:val="00EF2360"/>
    <w:rsid w:val="00F02008"/>
    <w:rsid w:val="00F03978"/>
    <w:rsid w:val="00F0611C"/>
    <w:rsid w:val="00F12CA2"/>
    <w:rsid w:val="00F1568A"/>
    <w:rsid w:val="00F16B4C"/>
    <w:rsid w:val="00F17AE7"/>
    <w:rsid w:val="00F2106D"/>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89D"/>
    <w:rsid w:val="00FA01CA"/>
    <w:rsid w:val="00FA12C7"/>
    <w:rsid w:val="00FA313D"/>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E1C9D19F-341A-4A7B-95E7-67C330B54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kr/adcom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AA0"/>
    <w:rsid w:val="001F0AA0"/>
    <w:rsid w:val="00BB1EF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1E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CBC82D-8717-4C5A-9709-2B3073180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C2C4CC53.dotm</Template>
  <TotalTime>3512</TotalTime>
  <Pages>31</Pages>
  <Words>4428</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Thorson</dc:creator>
  <cp:lastModifiedBy>Darcy Webber</cp:lastModifiedBy>
  <cp:revision>416</cp:revision>
  <dcterms:created xsi:type="dcterms:W3CDTF">2013-11-14T23:57:00Z</dcterms:created>
  <dcterms:modified xsi:type="dcterms:W3CDTF">2015-01-21T22:35:00Z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id="O23QP0jr"/&gt;&lt;style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