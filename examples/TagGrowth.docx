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TagGrowth</w:t>
      </w:r>
      <w:proofErr w:type="spellEnd"/>
      <w:r>
        <w:rPr>
          <w:rFonts w:ascii="Times New Roman" w:hAnsi="Times New Roman" w:cs="Times New Roman"/>
          <w:b/>
          <w:sz w:val="28"/>
          <w:szCs w:val="28"/>
        </w:rPr>
        <w:t>: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commentRangeStart w:id="0"/>
      <w:r w:rsidRPr="00E22BF5">
        <w:rPr>
          <w:rFonts w:ascii="Times New Roman" w:hAnsi="Times New Roman" w:cs="Times New Roman"/>
          <w:sz w:val="24"/>
          <w:szCs w:val="24"/>
        </w:rPr>
        <w:t xml:space="preserve">Alternative </w:t>
      </w:r>
      <w:commentRangeEnd w:id="0"/>
      <w:r w:rsidR="00127A2A">
        <w:rPr>
          <w:rStyle w:val="CommentReference"/>
        </w:rPr>
        <w:commentReference w:id="0"/>
      </w:r>
      <w:r w:rsidRPr="00E22BF5">
        <w:rPr>
          <w:rFonts w:ascii="Times New Roman" w:hAnsi="Times New Roman" w:cs="Times New Roman"/>
          <w:sz w:val="24"/>
          <w:szCs w:val="24"/>
        </w:rPr>
        <w:t xml:space="preserve">#1: </w:t>
      </w:r>
      <w:r w:rsidR="00583292" w:rsidRPr="00E22BF5">
        <w:rPr>
          <w:rFonts w:ascii="Times New Roman" w:hAnsi="Times New Roman" w:cs="Times New Roman"/>
          <w:sz w:val="24"/>
          <w:szCs w:val="24"/>
        </w:rPr>
        <w:t xml:space="preserve">Variation in growth among individuals and over time: a case study and simulation experiment involving tagged Antarctic </w:t>
      </w:r>
      <w:proofErr w:type="spellStart"/>
      <w:r w:rsidR="00583292" w:rsidRPr="00E22BF5">
        <w:rPr>
          <w:rFonts w:ascii="Times New Roman" w:hAnsi="Times New Roman" w:cs="Times New Roman"/>
          <w:sz w:val="24"/>
          <w:szCs w:val="24"/>
        </w:rPr>
        <w:t>toothfish</w:t>
      </w:r>
      <w:proofErr w:type="spellEnd"/>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 xml:space="preserve">time-varying growth; random effect;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916FA1A"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6595D654"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w:t>
      </w:r>
      <w:del w:id="1" w:author="darcy" w:date="2015-02-02T09:55:00Z">
        <w:r w:rsidR="00D018E5" w:rsidRPr="000806BE" w:rsidDel="000806BE">
          <w:rPr>
            <w:rFonts w:ascii="Times New Roman" w:hAnsi="Times New Roman" w:cs="Times New Roman"/>
            <w:sz w:val="24"/>
            <w:szCs w:val="24"/>
          </w:rPr>
          <w:delText>and spatial variation</w:delText>
        </w:r>
        <w:r w:rsidR="00D018E5" w:rsidDel="000806BE">
          <w:rPr>
            <w:rFonts w:ascii="Times New Roman" w:hAnsi="Times New Roman" w:cs="Times New Roman"/>
            <w:sz w:val="24"/>
            <w:szCs w:val="24"/>
          </w:rPr>
          <w:delText xml:space="preserve"> </w:delText>
        </w:r>
      </w:del>
      <w:r w:rsidR="00D018E5">
        <w:rPr>
          <w:rFonts w:ascii="Times New Roman" w:hAnsi="Times New Roman" w:cs="Times New Roman"/>
          <w:sz w:val="24"/>
          <w:szCs w:val="24"/>
        </w:rPr>
        <w:t xml:space="preserve">in growth rates, and implement the model using maximum marginal likelihood estimation.  The code is distributed as a publicly available package 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xml:space="preserve">…. [1-2 sentence summary of most important result for </w:t>
      </w:r>
      <w:proofErr w:type="spellStart"/>
      <w:r w:rsidR="00D018E5" w:rsidRPr="005C6FB0">
        <w:rPr>
          <w:rFonts w:ascii="Times New Roman" w:hAnsi="Times New Roman" w:cs="Times New Roman"/>
          <w:sz w:val="24"/>
          <w:szCs w:val="24"/>
          <w:highlight w:val="yellow"/>
        </w:rPr>
        <w:t>toothfish</w:t>
      </w:r>
      <w:proofErr w:type="spellEnd"/>
      <w:r w:rsidR="00D018E5" w:rsidRPr="005C6FB0">
        <w:rPr>
          <w:rFonts w:ascii="Times New Roman" w:hAnsi="Times New Roman" w:cs="Times New Roman"/>
          <w:sz w:val="24"/>
          <w:szCs w:val="24"/>
          <w:highlight w:val="yellow"/>
        </w:rPr>
        <w:t>]</w:t>
      </w:r>
      <w:r w:rsidR="00D018E5">
        <w:rPr>
          <w:rFonts w:ascii="Times New Roman" w:hAnsi="Times New Roman" w:cs="Times New Roman"/>
          <w:sz w:val="24"/>
          <w:szCs w:val="24"/>
        </w:rPr>
        <w:t>.</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proofErr w:type="spellStart"/>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3C710C">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1FF6C50E"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3C710C">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085FA166" w:rsidR="00D269B9" w:rsidRPr="009738B0" w:rsidRDefault="003C710C">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EEDB0D6" w:rsidR="0010212C" w:rsidRDefault="003B1F46">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6A20AD">
        <w:rPr>
          <w:rFonts w:ascii="Times New Roman" w:hAnsi="Times New Roman" w:cs="Times New Roman"/>
          <w:sz w:val="24"/>
          <w:szCs w:val="24"/>
        </w:rPr>
        <w:t xml:space="preserve"> is the time-varying individual</w:t>
      </w:r>
      <w:r w:rsidR="00A943BD">
        <w:rPr>
          <w:rFonts w:ascii="Times New Roman" w:hAnsi="Times New Roman" w:cs="Times New Roman"/>
          <w:sz w:val="24"/>
          <w:szCs w:val="24"/>
        </w:rPr>
        <w:t xml:space="preserve"> variance</w:t>
      </w:r>
      <w:r w:rsidR="004871D1">
        <w:rPr>
          <w:rFonts w:ascii="Times New Roman" w:hAnsi="Times New Roman" w:cs="Times New Roman"/>
          <w:sz w:val="24"/>
          <w:szCs w:val="24"/>
        </w:rPr>
        <w:t xml:space="preserve"> (see Appendix </w:t>
      </w:r>
      <w:r w:rsidR="00730810">
        <w:rPr>
          <w:rFonts w:ascii="Times New Roman" w:hAnsi="Times New Roman" w:cs="Times New Roman"/>
          <w:sz w:val="24"/>
          <w:szCs w:val="24"/>
        </w:rPr>
        <w:t>A</w:t>
      </w:r>
      <w:r w:rsidR="004871D1">
        <w:rPr>
          <w:rFonts w:ascii="Times New Roman" w:hAnsi="Times New Roman" w:cs="Times New Roman"/>
          <w:sz w:val="24"/>
          <w:szCs w:val="24"/>
        </w:rPr>
        <w:t xml:space="preserve"> for derivation of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4871D1">
        <w:rPr>
          <w:rFonts w:ascii="Times New Roman" w:hAnsi="Times New Roman" w:cs="Times New Roman"/>
          <w:sz w:val="24"/>
          <w:szCs w:val="24"/>
        </w:rPr>
        <w:t>)</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3C710C">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1C40EE13"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Pr>
          <w:rFonts w:ascii="Times New Roman" w:hAnsi="Times New Roman" w:cs="Times New Roman"/>
          <w:sz w:val="24"/>
          <w:szCs w:val="24"/>
        </w:rPr>
        <w:t xml:space="preserve"> of observed growth.  </w:t>
      </w:r>
    </w:p>
    <w:p w14:paraId="685CF3F4" w14:textId="77777777" w:rsidR="000A390F" w:rsidRPr="009C37AB" w:rsidRDefault="000A390F">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6CD25CD8"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r w:rsidR="00F46B9B" w:rsidRPr="00F46B9B">
        <w:rPr>
          <w:rFonts w:ascii="Times New Roman" w:hAnsi="Times New Roman" w:cs="Times New Roman"/>
          <w:i/>
          <w:sz w:val="24"/>
          <w:szCs w:val="24"/>
        </w:rPr>
        <w:t>L</w:t>
      </w:r>
      <w:r w:rsidR="00F46B9B" w:rsidRPr="00F46B9B">
        <w:rPr>
          <w:rFonts w:ascii="Times New Roman" w:hAnsi="Times New Roman" w:cs="Times New Roman"/>
          <w:i/>
          <w:sz w:val="24"/>
          <w:szCs w:val="24"/>
          <w:vertAlign w:val="subscript"/>
        </w:rPr>
        <w:t>0</w:t>
      </w:r>
      <w:r w:rsidR="00F46B9B">
        <w:rPr>
          <w:rFonts w:ascii="Times New Roman" w:hAnsi="Times New Roman" w:cs="Times New Roman"/>
          <w:sz w:val="24"/>
          <w:szCs w:val="24"/>
        </w:rPr>
        <w:t xml:space="preserve">, </w:t>
      </w:r>
      <w:proofErr w:type="spellStart"/>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w:proofErr w:type="spellStart"/>
      <w:r w:rsidR="00F05E6C" w:rsidRPr="00201D26">
        <w:rPr>
          <w:rFonts w:ascii="Times New Roman" w:hAnsi="Times New Roman" w:cs="Times New Roman"/>
          <w:i/>
          <w:sz w:val="24"/>
          <w:szCs w:val="24"/>
        </w:rPr>
        <w:t>σ</w:t>
      </w:r>
      <w:r w:rsidR="00F05E6C" w:rsidRPr="00201D26">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w:proofErr w:type="spellStart"/>
      <w:r w:rsidR="00F05E6C" w:rsidRPr="00201D26">
        <w:rPr>
          <w:rFonts w:ascii="Times New Roman" w:hAnsi="Times New Roman" w:cs="Times New Roman"/>
          <w:i/>
          <w:sz w:val="24"/>
          <w:szCs w:val="24"/>
        </w:rPr>
        <w:t>σ</w:t>
      </w:r>
      <w:r w:rsidR="00F05E6C">
        <w:rPr>
          <w:rFonts w:ascii="Times New Roman" w:hAnsi="Times New Roman" w:cs="Times New Roman"/>
          <w:i/>
          <w:sz w:val="24"/>
          <w:szCs w:val="24"/>
          <w:vertAlign w:val="subscript"/>
        </w:rPr>
        <w:t>z</w:t>
      </w:r>
      <w:proofErr w:type="spellEnd"/>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w:t>
      </w:r>
      <w:proofErr w:type="spellStart"/>
      <w:r w:rsidR="00C03356">
        <w:rPr>
          <w:rFonts w:ascii="Times New Roman" w:hAnsi="Times New Roman" w:cs="Times New Roman"/>
          <w:sz w:val="24"/>
          <w:szCs w:val="24"/>
        </w:rPr>
        <w:t>Kristensen</w:t>
      </w:r>
      <w:proofErr w:type="spellEnd"/>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r w:rsidR="00730810">
        <w:rPr>
          <w:rFonts w:ascii="Times New Roman" w:hAnsi="Times New Roman" w:cs="Times New Roman"/>
          <w:sz w:val="24"/>
          <w:szCs w:val="24"/>
        </w:rPr>
        <w:t>B</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3C710C">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0C7A9638"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160678" w:rsidRPr="009C37AB">
        <w:rPr>
          <w:rFonts w:ascii="Times New Roman" w:hAnsi="Times New Roman" w:cs="Times New Roman"/>
          <w:i/>
          <w:sz w:val="24"/>
          <w:szCs w:val="24"/>
        </w:rPr>
        <w:t>γ</w:t>
      </w:r>
      <w:r w:rsidR="00AA1E34">
        <w:rPr>
          <w:rFonts w:ascii="Times New Roman" w:hAnsi="Times New Roman" w:cs="Times New Roman"/>
          <w:sz w:val="24"/>
          <w:szCs w:val="24"/>
        </w:rPr>
        <w:t xml:space="preserve"> for all individuals in a given time period.</w:t>
      </w:r>
      <w:r w:rsidR="00F46B9B">
        <w:rPr>
          <w:rFonts w:ascii="Times New Roman" w:hAnsi="Times New Roman" w:cs="Times New Roman"/>
          <w:sz w:val="24"/>
          <w:szCs w:val="24"/>
        </w:rPr>
        <w:t xml:space="preserve">  All of the variables used in this paper are outlined in </w:t>
      </w:r>
      <w:r w:rsidR="00F46B9B">
        <w:rPr>
          <w:rFonts w:ascii="Times New Roman" w:hAnsi="Times New Roman" w:cs="Times New Roman"/>
          <w:sz w:val="24"/>
          <w:szCs w:val="24"/>
        </w:rPr>
        <w:fldChar w:fldCharType="begin"/>
      </w:r>
      <w:r w:rsidR="00F46B9B">
        <w:rPr>
          <w:rFonts w:ascii="Times New Roman" w:hAnsi="Times New Roman" w:cs="Times New Roman"/>
          <w:sz w:val="24"/>
          <w:szCs w:val="24"/>
        </w:rPr>
        <w:instrText xml:space="preserve"> REF _Ref410906913 \h </w:instrText>
      </w:r>
      <w:r w:rsidR="00F46B9B">
        <w:rPr>
          <w:rFonts w:ascii="Times New Roman" w:hAnsi="Times New Roman" w:cs="Times New Roman"/>
          <w:sz w:val="24"/>
          <w:szCs w:val="24"/>
        </w:rPr>
      </w:r>
      <w:r w:rsidR="00F46B9B">
        <w:rPr>
          <w:rFonts w:ascii="Times New Roman" w:hAnsi="Times New Roman" w:cs="Times New Roman"/>
          <w:sz w:val="24"/>
          <w:szCs w:val="24"/>
        </w:rPr>
        <w:fldChar w:fldCharType="separate"/>
      </w:r>
      <w:r w:rsidR="00F46B9B" w:rsidRPr="00883C74">
        <w:rPr>
          <w:i/>
          <w:sz w:val="24"/>
          <w:szCs w:val="24"/>
        </w:rPr>
        <w:t xml:space="preserve">Table </w:t>
      </w:r>
      <w:r w:rsidR="00F46B9B">
        <w:rPr>
          <w:i/>
          <w:noProof/>
          <w:sz w:val="24"/>
          <w:szCs w:val="24"/>
        </w:rPr>
        <w:t>1</w:t>
      </w:r>
      <w:r w:rsidR="00F46B9B">
        <w:rPr>
          <w:rFonts w:ascii="Times New Roman" w:hAnsi="Times New Roman" w:cs="Times New Roman"/>
          <w:sz w:val="24"/>
          <w:szCs w:val="24"/>
        </w:rPr>
        <w:fldChar w:fldCharType="end"/>
      </w:r>
      <w:r w:rsidR="00F46B9B">
        <w:rPr>
          <w:rFonts w:ascii="Times New Roman" w:hAnsi="Times New Roman" w:cs="Times New Roman"/>
          <w:sz w:val="24"/>
          <w:szCs w:val="24"/>
        </w:rPr>
        <w:t>.</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0F6509C"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F46B9B">
        <w:rPr>
          <w:rFonts w:ascii="Times New Roman" w:hAnsi="Times New Roman" w:cs="Times New Roman"/>
          <w:b/>
          <w:sz w:val="24"/>
          <w:szCs w:val="24"/>
        </w:rPr>
        <w:t xml:space="preserve"> </w:t>
      </w:r>
      <w:r w:rsidR="00DF4D0D">
        <w:rPr>
          <w:rFonts w:ascii="Times New Roman" w:hAnsi="Times New Roman" w:cs="Times New Roman"/>
          <w:b/>
          <w:sz w:val="24"/>
          <w:szCs w:val="24"/>
        </w:rPr>
        <w:t>Case study application</w:t>
      </w:r>
    </w:p>
    <w:p w14:paraId="3671353A" w14:textId="418FC9A9"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r w:rsidR="00B675AC">
        <w:rPr>
          <w:rFonts w:ascii="Times New Roman" w:hAnsi="Times New Roman" w:cs="Times New Roman"/>
          <w:sz w:val="24"/>
          <w:szCs w:val="24"/>
        </w:rPr>
        <w:t>onnes</w:t>
      </w:r>
      <w:proofErr w:type="spellEnd"/>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443B46">
        <w:rPr>
          <w:rFonts w:ascii="Times New Roman" w:hAnsi="Times New Roman" w:cs="Times New Roman"/>
          <w:sz w:val="24"/>
          <w:szCs w:val="24"/>
        </w:rPr>
        <w:t>December usually until to March</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3C8F23AE" w14:textId="55EAC30B" w:rsidR="00285C62" w:rsidRDefault="00853016" w:rsidP="00BB5C2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r w:rsidR="00BB5C24">
        <w:rPr>
          <w:rFonts w:ascii="Times New Roman" w:hAnsi="Times New Roman" w:cs="Times New Roman"/>
          <w:sz w:val="24"/>
          <w:szCs w:val="24"/>
        </w:rPr>
        <w:t xml:space="preserve"> no random-effects, random-effects for the upkeep costs </w:t>
      </w:r>
      <w:proofErr w:type="spellStart"/>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proofErr w:type="spellEnd"/>
      <w:r w:rsidR="00BB5C24">
        <w:rPr>
          <w:rFonts w:ascii="Times New Roman" w:hAnsi="Times New Roman" w:cs="Times New Roman"/>
          <w:sz w:val="24"/>
          <w:szCs w:val="24"/>
        </w:rPr>
        <w:t xml:space="preserve"> by sex </w:t>
      </w:r>
      <w:r w:rsidR="00BB5C24" w:rsidRPr="00BF2698">
        <w:rPr>
          <w:rFonts w:ascii="Times New Roman" w:hAnsi="Times New Roman" w:cs="Times New Roman"/>
          <w:i/>
          <w:sz w:val="24"/>
          <w:szCs w:val="24"/>
        </w:rPr>
        <w:t>s</w:t>
      </w:r>
      <w:r w:rsidR="00BB5C24">
        <w:rPr>
          <w:rFonts w:ascii="Times New Roman" w:hAnsi="Times New Roman" w:cs="Times New Roman"/>
          <w:sz w:val="24"/>
          <w:szCs w:val="24"/>
        </w:rPr>
        <w:t xml:space="preserve"> only, time varying 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B5C24">
        <w:rPr>
          <w:rFonts w:ascii="Times New Roman" w:hAnsi="Times New Roman" w:cs="Times New Roman"/>
          <w:sz w:val="24"/>
          <w:szCs w:val="24"/>
        </w:rPr>
        <w:t xml:space="preserve"> only, and random-effects for </w:t>
      </w:r>
      <w:proofErr w:type="spellStart"/>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proofErr w:type="spellEnd"/>
      <w:r w:rsidR="00BB5C2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735766">
        <w:rPr>
          <w:rFonts w:ascii="Times New Roman" w:hAnsi="Times New Roman" w:cs="Times New Roman"/>
          <w:sz w:val="24"/>
          <w:szCs w:val="24"/>
        </w:rPr>
        <w:t>.</w:t>
      </w:r>
    </w:p>
    <w:p w14:paraId="395A83E0" w14:textId="65B00E58" w:rsidR="00C0584E" w:rsidRDefault="00247B5D" w:rsidP="00477AC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93192">
        <w:rPr>
          <w:rFonts w:ascii="Times New Roman" w:hAnsi="Times New Roman" w:cs="Times New Roman"/>
          <w:sz w:val="24"/>
          <w:szCs w:val="24"/>
        </w:rPr>
        <w:t xml:space="preserve">The parameters </w:t>
      </w:r>
      <w:r w:rsidR="00093192" w:rsidRPr="00AC73C3">
        <w:rPr>
          <w:rFonts w:ascii="Times New Roman" w:hAnsi="Times New Roman" w:cs="Times New Roman"/>
          <w:i/>
          <w:sz w:val="24"/>
          <w:szCs w:val="24"/>
        </w:rPr>
        <w:t>L</w:t>
      </w:r>
      <w:r w:rsidR="00093192" w:rsidRPr="00AC73C3">
        <w:rPr>
          <w:rFonts w:ascii="Times New Roman" w:hAnsi="Times New Roman" w:cs="Times New Roman"/>
          <w:i/>
          <w:sz w:val="24"/>
          <w:szCs w:val="24"/>
          <w:vertAlign w:val="subscript"/>
        </w:rPr>
        <w:t>0</w:t>
      </w:r>
      <w:r w:rsidR="00093192">
        <w:rPr>
          <w:rFonts w:ascii="Times New Roman" w:hAnsi="Times New Roman" w:cs="Times New Roman"/>
          <w:i/>
          <w:sz w:val="24"/>
          <w:szCs w:val="24"/>
          <w:vertAlign w:val="subscript"/>
        </w:rPr>
        <w:t>,s</w:t>
      </w:r>
      <w:r w:rsidR="00093192">
        <w:rPr>
          <w:rFonts w:ascii="Times New Roman" w:hAnsi="Times New Roman" w:cs="Times New Roman"/>
          <w:sz w:val="24"/>
          <w:szCs w:val="24"/>
        </w:rPr>
        <w:t xml:space="preserve">, </w:t>
      </w:r>
      <w:proofErr w:type="spellStart"/>
      <w:r w:rsidR="00093192" w:rsidRPr="0024242D">
        <w:rPr>
          <w:rFonts w:ascii="Times New Roman" w:hAnsi="Times New Roman" w:cs="Times New Roman"/>
          <w:i/>
          <w:sz w:val="24"/>
          <w:szCs w:val="24"/>
        </w:rPr>
        <w:t>μ</w:t>
      </w:r>
      <w:r w:rsidR="00093192">
        <w:rPr>
          <w:rFonts w:ascii="Times New Roman" w:hAnsi="Times New Roman" w:cs="Times New Roman"/>
          <w:i/>
          <w:sz w:val="24"/>
          <w:szCs w:val="24"/>
          <w:vertAlign w:val="subscript"/>
        </w:rPr>
        <w:t>k,s</w:t>
      </w:r>
      <w:proofErr w:type="spellEnd"/>
      <w:r w:rsidR="00093192">
        <w:rPr>
          <w:rFonts w:ascii="Times New Roman" w:hAnsi="Times New Roman" w:cs="Times New Roman"/>
          <w:sz w:val="24"/>
          <w:szCs w:val="24"/>
        </w:rPr>
        <w:t>,</w:t>
      </w:r>
      <w:r w:rsidR="0034763E">
        <w:rPr>
          <w:rFonts w:ascii="Times New Roman" w:hAnsi="Times New Roman" w:cs="Times New Roman"/>
          <w:sz w:val="24"/>
          <w:szCs w:val="24"/>
        </w:rPr>
        <w:t xml:space="preserve"> </w:t>
      </w:r>
      <w:proofErr w:type="spellStart"/>
      <w:r w:rsidR="0034763E" w:rsidRPr="00201D26">
        <w:rPr>
          <w:rFonts w:ascii="Times New Roman" w:hAnsi="Times New Roman" w:cs="Times New Roman"/>
          <w:i/>
          <w:sz w:val="24"/>
          <w:szCs w:val="24"/>
        </w:rPr>
        <w:t>σ</w:t>
      </w:r>
      <w:r w:rsidR="0034763E" w:rsidRPr="00201D26">
        <w:rPr>
          <w:rFonts w:ascii="Times New Roman" w:hAnsi="Times New Roman" w:cs="Times New Roman"/>
          <w:i/>
          <w:sz w:val="24"/>
          <w:szCs w:val="24"/>
          <w:vertAlign w:val="subscript"/>
        </w:rPr>
        <w:t>k</w:t>
      </w:r>
      <w:r w:rsidR="0034763E">
        <w:rPr>
          <w:rFonts w:ascii="Times New Roman" w:hAnsi="Times New Roman" w:cs="Times New Roman"/>
          <w:i/>
          <w:sz w:val="24"/>
          <w:szCs w:val="24"/>
          <w:vertAlign w:val="subscript"/>
        </w:rPr>
        <w:t>,s</w:t>
      </w:r>
      <w:proofErr w:type="spellEnd"/>
      <w:r w:rsidR="0034763E">
        <w:rPr>
          <w:rFonts w:ascii="Times New Roman" w:hAnsi="Times New Roman" w:cs="Times New Roman"/>
          <w:sz w:val="24"/>
          <w:szCs w:val="24"/>
        </w:rPr>
        <w:t xml:space="preserve"> and </w:t>
      </w:r>
      <w:proofErr w:type="spellStart"/>
      <w:r w:rsidR="00093192" w:rsidRPr="009C37AB">
        <w:rPr>
          <w:rFonts w:ascii="Times New Roman" w:hAnsi="Times New Roman" w:cs="Times New Roman"/>
          <w:i/>
          <w:sz w:val="24"/>
          <w:szCs w:val="24"/>
        </w:rPr>
        <w:t>γ</w:t>
      </w:r>
      <w:r w:rsidR="00093192" w:rsidRPr="008E2EE7">
        <w:rPr>
          <w:rFonts w:ascii="Times New Roman" w:hAnsi="Times New Roman" w:cs="Times New Roman"/>
          <w:i/>
          <w:sz w:val="24"/>
          <w:szCs w:val="24"/>
          <w:vertAlign w:val="subscript"/>
        </w:rPr>
        <w:t>s</w:t>
      </w:r>
      <w:proofErr w:type="spellEnd"/>
      <w:r w:rsidR="0034763E">
        <w:rPr>
          <w:rFonts w:ascii="Times New Roman" w:hAnsi="Times New Roman" w:cs="Times New Roman"/>
          <w:sz w:val="24"/>
          <w:szCs w:val="24"/>
        </w:rPr>
        <w:t xml:space="preserve"> </w:t>
      </w:r>
      <w:r w:rsidR="00093192">
        <w:rPr>
          <w:rFonts w:ascii="Times New Roman" w:hAnsi="Times New Roman" w:cs="Times New Roman"/>
          <w:sz w:val="24"/>
          <w:szCs w:val="24"/>
        </w:rPr>
        <w:t xml:space="preserve">were all assumed to be sex-specific in the application of this model, </w:t>
      </w:r>
      <w:r w:rsidR="00093192">
        <w:rPr>
          <w:rFonts w:ascii="Times New Roman" w:hAnsi="Times New Roman" w:cs="Times New Roman"/>
          <w:i/>
          <w:sz w:val="24"/>
          <w:szCs w:val="24"/>
        </w:rPr>
        <w:t>c</w:t>
      </w:r>
      <w:r w:rsidR="00093192" w:rsidRPr="009D73B8">
        <w:rPr>
          <w:rFonts w:ascii="Times New Roman" w:hAnsi="Times New Roman" w:cs="Times New Roman"/>
          <w:sz w:val="24"/>
          <w:szCs w:val="24"/>
          <w:vertAlign w:val="subscript"/>
        </w:rPr>
        <w:t>obs</w:t>
      </w:r>
      <w:r w:rsidR="00093192">
        <w:rPr>
          <w:rFonts w:ascii="Times New Roman" w:hAnsi="Times New Roman" w:cs="Times New Roman"/>
          <w:sz w:val="24"/>
          <w:szCs w:val="24"/>
        </w:rPr>
        <w:t xml:space="preserve"> and </w:t>
      </w:r>
      <w:proofErr w:type="spellStart"/>
      <w:r w:rsidR="00093192" w:rsidRPr="00201D26">
        <w:rPr>
          <w:rFonts w:ascii="Times New Roman" w:hAnsi="Times New Roman" w:cs="Times New Roman"/>
          <w:i/>
          <w:sz w:val="24"/>
          <w:szCs w:val="24"/>
        </w:rPr>
        <w:t>σ</w:t>
      </w:r>
      <w:r w:rsidR="00093192" w:rsidRPr="00201D26">
        <w:rPr>
          <w:rFonts w:ascii="Times New Roman" w:hAnsi="Times New Roman" w:cs="Times New Roman"/>
          <w:i/>
          <w:sz w:val="24"/>
          <w:szCs w:val="24"/>
          <w:vertAlign w:val="subscript"/>
        </w:rPr>
        <w:t>z</w:t>
      </w:r>
      <w:proofErr w:type="spellEnd"/>
      <w:r w:rsidR="00093192">
        <w:rPr>
          <w:rFonts w:ascii="Times New Roman" w:hAnsi="Times New Roman" w:cs="Times New Roman"/>
          <w:sz w:val="24"/>
          <w:szCs w:val="24"/>
        </w:rPr>
        <w:t xml:space="preserve"> were not.  </w:t>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772E4B">
        <w:rPr>
          <w:rFonts w:ascii="Times New Roman" w:hAnsi="Times New Roman" w:cs="Times New Roman"/>
          <w:sz w:val="24"/>
          <w:szCs w:val="24"/>
        </w:rPr>
        <w:t xml:space="preserve">Preliminary exploration indicated that seasonal effects could not be explored because all </w:t>
      </w:r>
      <w:ins w:id="2" w:author="Darcy Webber" w:date="2015-02-05T14:57:00Z">
        <w:r w:rsidR="00443B46">
          <w:rPr>
            <w:rFonts w:ascii="Times New Roman" w:hAnsi="Times New Roman" w:cs="Times New Roman"/>
            <w:sz w:val="24"/>
            <w:szCs w:val="24"/>
          </w:rPr>
          <w:t xml:space="preserve">tagging and </w:t>
        </w:r>
      </w:ins>
      <w:r w:rsidR="00772E4B">
        <w:rPr>
          <w:rFonts w:ascii="Times New Roman" w:hAnsi="Times New Roman" w:cs="Times New Roman"/>
          <w:sz w:val="24"/>
          <w:szCs w:val="24"/>
        </w:rPr>
        <w:t>recaptures are observed during a few months (</w:t>
      </w:r>
      <w:r w:rsidR="00443B46" w:rsidRPr="00443B46">
        <w:rPr>
          <w:rFonts w:ascii="Times New Roman" w:hAnsi="Times New Roman" w:cs="Times New Roman"/>
          <w:sz w:val="24"/>
          <w:szCs w:val="24"/>
        </w:rPr>
        <w:t>December-March and a few in May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75D0114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xml:space="preserve"> only, and random-effects for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10040C38"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w:t>
      </w:r>
      <w:r w:rsidR="00477ACC">
        <w:rPr>
          <w:rFonts w:ascii="Times New Roman" w:hAnsi="Times New Roman" w:cs="Times New Roman"/>
          <w:sz w:val="24"/>
          <w:szCs w:val="24"/>
        </w:rPr>
        <w:t xml:space="preserve">sex-specific </w:t>
      </w:r>
      <w:r w:rsidR="000855AF">
        <w:rPr>
          <w:rFonts w:ascii="Times New Roman" w:hAnsi="Times New Roman" w:cs="Times New Roman"/>
          <w:sz w:val="24"/>
          <w:szCs w:val="24"/>
        </w:rPr>
        <w:t xml:space="preserve">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0855AF">
        <w:rPr>
          <w:rFonts w:ascii="Times New Roman" w:hAnsi="Times New Roman" w:cs="Times New Roman"/>
          <w:sz w:val="24"/>
          <w:szCs w:val="24"/>
        </w:rPr>
        <w:t xml:space="preserve">, </w:t>
      </w:r>
      <w:proofErr w:type="spellStart"/>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proofErr w:type="spellEnd"/>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r w:rsidR="000855AF">
        <w:rPr>
          <w:rFonts w:ascii="Times New Roman" w:hAnsi="Times New Roman" w:cs="Times New Roman"/>
          <w:sz w:val="24"/>
          <w:szCs w:val="24"/>
        </w:rPr>
        <w:t xml:space="preserve"> and the </w:t>
      </w:r>
      <w:commentRangeStart w:id="3"/>
      <w:commentRangeStart w:id="4"/>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3"/>
      <w:r w:rsidR="004471DE">
        <w:rPr>
          <w:rStyle w:val="CommentReference"/>
        </w:rPr>
        <w:commentReference w:id="3"/>
      </w:r>
      <w:commentRangeEnd w:id="4"/>
      <w:r w:rsidR="006D0BF6">
        <w:rPr>
          <w:rStyle w:val="CommentReference"/>
        </w:rPr>
        <w:commentReference w:id="4"/>
      </w:r>
      <w:r w:rsidR="000855AF">
        <w:rPr>
          <w:rFonts w:ascii="Times New Roman" w:hAnsi="Times New Roman" w:cs="Times New Roman"/>
          <w:sz w:val="24"/>
          <w:szCs w:val="24"/>
        </w:rPr>
        <w:t>of growth</w:t>
      </w:r>
      <w:r w:rsidR="00477ACC">
        <w:rPr>
          <w:rFonts w:ascii="Times New Roman" w:hAnsi="Times New Roman" w:cs="Times New Roman"/>
          <w:sz w:val="24"/>
          <w:szCs w:val="24"/>
        </w:rPr>
        <w:t xml:space="preserve"> (not sex-specific)</w:t>
      </w:r>
      <w:r w:rsidR="000855AF">
        <w:rPr>
          <w:rFonts w:ascii="Times New Roman" w:hAnsi="Times New Roman" w:cs="Times New Roman"/>
          <w:sz w:val="24"/>
          <w:szCs w:val="24"/>
        </w:rPr>
        <w:t xml:space="preserve"> were taken from </w:t>
      </w:r>
      <w:r w:rsidR="000855AF" w:rsidRPr="00AC4738">
        <w:rPr>
          <w:rFonts w:ascii="Times New Roman" w:hAnsi="Times New Roman" w:cs="Times New Roman"/>
          <w:sz w:val="24"/>
          <w:szCs w:val="24"/>
          <w:highlight w:val="yellow"/>
        </w:rPr>
        <w:t>Dunn et al. (2006)</w:t>
      </w:r>
      <w:r w:rsidR="000855AF">
        <w:rPr>
          <w:rFonts w:ascii="Times New Roman" w:hAnsi="Times New Roman" w:cs="Times New Roman"/>
          <w:sz w:val="24"/>
          <w:szCs w:val="24"/>
        </w:rPr>
        <w:t xml:space="preserve"> and used to derive the values </w:t>
      </w:r>
      <w:r w:rsidR="00B35058">
        <w:rPr>
          <w:rFonts w:ascii="Times New Roman" w:hAnsi="Times New Roman" w:cs="Times New Roman"/>
          <w:sz w:val="24"/>
          <w:szCs w:val="24"/>
        </w:rPr>
        <w:t>t</w:t>
      </w:r>
      <w:r w:rsidR="008A67B1">
        <w:rPr>
          <w:rFonts w:ascii="Times New Roman" w:hAnsi="Times New Roman" w:cs="Times New Roman"/>
          <w:sz w:val="24"/>
          <w:szCs w:val="24"/>
        </w:rPr>
        <w: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Pr>
          <w:rFonts w:ascii="Times New Roman" w:hAnsi="Times New Roman" w:cs="Times New Roman"/>
          <w:sz w:val="24"/>
          <w:szCs w:val="24"/>
        </w:rPr>
        <w:t xml:space="preserve"> and </w:t>
      </w:r>
      <w:proofErr w:type="spellStart"/>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proofErr w:type="spellEnd"/>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3C710C">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02773511" w:rsidR="002E4768" w:rsidRDefault="000931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AC73C3">
        <w:rPr>
          <w:rFonts w:ascii="Times New Roman" w:hAnsi="Times New Roman" w:cs="Times New Roman"/>
          <w:sz w:val="24"/>
          <w:szCs w:val="24"/>
        </w:rPr>
        <w:t xml:space="preserve">The parameters </w:t>
      </w:r>
      <w:r w:rsidR="00AC73C3" w:rsidRPr="00AC73C3">
        <w:rPr>
          <w:rFonts w:ascii="Times New Roman" w:hAnsi="Times New Roman" w:cs="Times New Roman"/>
          <w:i/>
          <w:sz w:val="24"/>
          <w:szCs w:val="24"/>
        </w:rPr>
        <w:t>L</w:t>
      </w:r>
      <w:r w:rsidR="00AC73C3"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sidR="00AC73C3">
        <w:rPr>
          <w:rFonts w:ascii="Times New Roman" w:hAnsi="Times New Roman" w:cs="Times New Roman"/>
          <w:sz w:val="24"/>
          <w:szCs w:val="24"/>
        </w:rPr>
        <w:t xml:space="preserve">, </w:t>
      </w:r>
      <w:proofErr w:type="spellStart"/>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proofErr w:type="spellEnd"/>
      <w:r w:rsidR="006B5332">
        <w:rPr>
          <w:rFonts w:ascii="Times New Roman" w:hAnsi="Times New Roman" w:cs="Times New Roman"/>
          <w:sz w:val="24"/>
          <w:szCs w:val="24"/>
        </w:rPr>
        <w:t>,</w:t>
      </w:r>
      <w:r w:rsidR="00AC73C3">
        <w:rPr>
          <w:rFonts w:ascii="Times New Roman" w:hAnsi="Times New Roman" w:cs="Times New Roman"/>
          <w:sz w:val="24"/>
          <w:szCs w:val="24"/>
        </w:rPr>
        <w:t xml:space="preserve"> </w:t>
      </w:r>
      <w:proofErr w:type="spellStart"/>
      <w:r w:rsidR="00ED2BEC" w:rsidRPr="00201D26">
        <w:rPr>
          <w:rFonts w:ascii="Times New Roman" w:hAnsi="Times New Roman" w:cs="Times New Roman"/>
          <w:i/>
          <w:sz w:val="24"/>
          <w:szCs w:val="24"/>
        </w:rPr>
        <w:t>σ</w:t>
      </w:r>
      <w:r w:rsidR="00ED2BEC" w:rsidRPr="00201D26">
        <w:rPr>
          <w:rFonts w:ascii="Times New Roman" w:hAnsi="Times New Roman" w:cs="Times New Roman"/>
          <w:i/>
          <w:sz w:val="24"/>
          <w:szCs w:val="24"/>
          <w:vertAlign w:val="subscript"/>
        </w:rPr>
        <w:t>k</w:t>
      </w:r>
      <w:r w:rsidR="00ED2BEC">
        <w:rPr>
          <w:rFonts w:ascii="Times New Roman" w:hAnsi="Times New Roman" w:cs="Times New Roman"/>
          <w:i/>
          <w:sz w:val="24"/>
          <w:szCs w:val="24"/>
          <w:vertAlign w:val="subscript"/>
        </w:rPr>
        <w:t>,s</w:t>
      </w:r>
      <w:proofErr w:type="spellEnd"/>
      <w:r w:rsidR="00ED2BEC">
        <w:rPr>
          <w:rFonts w:ascii="Times New Roman" w:hAnsi="Times New Roman" w:cs="Times New Roman"/>
          <w:sz w:val="24"/>
          <w:szCs w:val="24"/>
        </w:rPr>
        <w:t xml:space="preserve"> and </w:t>
      </w:r>
      <w:proofErr w:type="spellStart"/>
      <w:r w:rsidR="00AC73C3"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proofErr w:type="spellEnd"/>
      <w:r w:rsidR="00AC73C3">
        <w:rPr>
          <w:rFonts w:ascii="Times New Roman" w:hAnsi="Times New Roman" w:cs="Times New Roman"/>
          <w:sz w:val="24"/>
          <w:szCs w:val="24"/>
        </w:rPr>
        <w:t xml:space="preserve"> 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947389">
        <w:rPr>
          <w:rFonts w:ascii="Times New Roman" w:hAnsi="Times New Roman" w:cs="Times New Roman"/>
          <w:sz w:val="24"/>
          <w:szCs w:val="24"/>
        </w:rPr>
        <w:t xml:space="preserve"> in the simulation study</w:t>
      </w:r>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proofErr w:type="spellEnd"/>
      <w:r w:rsidR="006B5332">
        <w:rPr>
          <w:rFonts w:ascii="Times New Roman" w:hAnsi="Times New Roman" w:cs="Times New Roman"/>
          <w:sz w:val="24"/>
          <w:szCs w:val="24"/>
        </w:rPr>
        <w:t xml:space="preserve"> were not</w:t>
      </w:r>
      <w:r w:rsidR="00F911F1">
        <w:rPr>
          <w:rFonts w:ascii="Times New Roman" w:hAnsi="Times New Roman" w:cs="Times New Roman"/>
          <w:sz w:val="24"/>
          <w:szCs w:val="24"/>
        </w:rPr>
        <w:t xml:space="preserve"> (</w:t>
      </w:r>
      <w:r w:rsidR="00F911F1">
        <w:rPr>
          <w:rFonts w:ascii="Times New Roman" w:hAnsi="Times New Roman" w:cs="Times New Roman"/>
          <w:sz w:val="24"/>
          <w:szCs w:val="24"/>
        </w:rPr>
        <w:fldChar w:fldCharType="begin"/>
      </w:r>
      <w:r w:rsidR="00F911F1">
        <w:rPr>
          <w:rFonts w:ascii="Times New Roman" w:hAnsi="Times New Roman" w:cs="Times New Roman"/>
          <w:sz w:val="24"/>
          <w:szCs w:val="24"/>
        </w:rPr>
        <w:instrText xml:space="preserve"> REF _Ref410371769 \h </w:instrText>
      </w:r>
      <w:r w:rsidR="00F911F1">
        <w:rPr>
          <w:rFonts w:ascii="Times New Roman" w:hAnsi="Times New Roman" w:cs="Times New Roman"/>
          <w:sz w:val="24"/>
          <w:szCs w:val="24"/>
        </w:rPr>
      </w:r>
      <w:r w:rsidR="00F911F1">
        <w:rPr>
          <w:rFonts w:ascii="Times New Roman" w:hAnsi="Times New Roman" w:cs="Times New Roman"/>
          <w:sz w:val="24"/>
          <w:szCs w:val="24"/>
        </w:rPr>
        <w:fldChar w:fldCharType="separate"/>
      </w:r>
      <w:r w:rsidR="00F911F1" w:rsidRPr="00DB6525">
        <w:rPr>
          <w:i/>
          <w:sz w:val="24"/>
          <w:szCs w:val="24"/>
        </w:rPr>
        <w:t xml:space="preserve">Table </w:t>
      </w:r>
      <w:r w:rsidR="00F911F1">
        <w:rPr>
          <w:i/>
          <w:noProof/>
          <w:sz w:val="24"/>
          <w:szCs w:val="24"/>
        </w:rPr>
        <w:t>2</w:t>
      </w:r>
      <w:r w:rsidR="00F911F1">
        <w:rPr>
          <w:rFonts w:ascii="Times New Roman" w:hAnsi="Times New Roman" w:cs="Times New Roman"/>
          <w:sz w:val="24"/>
          <w:szCs w:val="24"/>
        </w:rPr>
        <w:fldChar w:fldCharType="end"/>
      </w:r>
      <w:r w:rsidR="00AC73C3">
        <w:rPr>
          <w:rFonts w:ascii="Times New Roman" w:hAnsi="Times New Roman" w:cs="Times New Roman"/>
          <w:sz w:val="24"/>
          <w:szCs w:val="24"/>
        </w:rPr>
        <w:t xml:space="preserve">).  </w:t>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FF0CA4" w:rsidRPr="00FF0CA4">
        <w:rPr>
          <w:rFonts w:ascii="Times New Roman" w:hAnsi="Times New Roman" w:cs="Times New Roman"/>
          <w:i/>
          <w:sz w:val="24"/>
          <w:szCs w:val="24"/>
        </w:rPr>
        <w:t>c</w:t>
      </w:r>
      <w:r w:rsidR="00FF0CA4" w:rsidRPr="00FF0CA4">
        <w:rPr>
          <w:rFonts w:ascii="Times New Roman" w:hAnsi="Times New Roman" w:cs="Times New Roman"/>
          <w:i/>
          <w:sz w:val="24"/>
          <w:szCs w:val="24"/>
          <w:vertAlign w:val="subscript"/>
        </w:rPr>
        <w:t>obs</w:t>
      </w:r>
      <w:r w:rsidR="00111BF5">
        <w:rPr>
          <w:rFonts w:ascii="Times New Roman" w:hAnsi="Times New Roman" w:cs="Times New Roman"/>
          <w:sz w:val="24"/>
          <w:szCs w:val="24"/>
        </w:rPr>
        <w:t xml:space="preserve">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6020A2">
        <w:rPr>
          <w:rFonts w:ascii="Times New Roman" w:hAnsi="Times New Roman" w:cs="Times New Roman"/>
          <w:i/>
          <w:sz w:val="24"/>
          <w:szCs w:val="24"/>
          <w:vertAlign w:val="subscript"/>
        </w:rPr>
        <w:t>,s</w:t>
      </w:r>
      <w:proofErr w:type="spellEnd"/>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F911F1">
        <w:rPr>
          <w:rFonts w:ascii="Times New Roman" w:hAnsi="Times New Roman" w:cs="Times New Roman"/>
          <w:sz w:val="24"/>
          <w:szCs w:val="24"/>
        </w:rPr>
        <w:t xml:space="preserve"> (</w:t>
      </w:r>
      <w:r w:rsidR="00F911F1">
        <w:rPr>
          <w:rFonts w:ascii="Times New Roman" w:hAnsi="Times New Roman" w:cs="Times New Roman"/>
          <w:sz w:val="24"/>
          <w:szCs w:val="24"/>
        </w:rPr>
        <w:fldChar w:fldCharType="begin"/>
      </w:r>
      <w:r w:rsidR="00F911F1">
        <w:rPr>
          <w:rFonts w:ascii="Times New Roman" w:hAnsi="Times New Roman" w:cs="Times New Roman"/>
          <w:sz w:val="24"/>
          <w:szCs w:val="24"/>
        </w:rPr>
        <w:instrText xml:space="preserve"> REF _Ref410907158 \h </w:instrText>
      </w:r>
      <w:r w:rsidR="00F911F1">
        <w:rPr>
          <w:rFonts w:ascii="Times New Roman" w:hAnsi="Times New Roman" w:cs="Times New Roman"/>
          <w:sz w:val="24"/>
          <w:szCs w:val="24"/>
        </w:rPr>
      </w:r>
      <w:r w:rsidR="00F911F1">
        <w:rPr>
          <w:rFonts w:ascii="Times New Roman" w:hAnsi="Times New Roman" w:cs="Times New Roman"/>
          <w:sz w:val="24"/>
          <w:szCs w:val="24"/>
        </w:rPr>
        <w:fldChar w:fldCharType="separate"/>
      </w:r>
      <w:r w:rsidR="00F911F1" w:rsidRPr="00D01717">
        <w:rPr>
          <w:i/>
          <w:color w:val="000000" w:themeColor="text1"/>
          <w:sz w:val="24"/>
          <w:szCs w:val="24"/>
        </w:rPr>
        <w:t xml:space="preserve">Table </w:t>
      </w:r>
      <w:r w:rsidR="00F911F1">
        <w:rPr>
          <w:i/>
          <w:noProof/>
          <w:color w:val="000000" w:themeColor="text1"/>
          <w:sz w:val="24"/>
          <w:szCs w:val="24"/>
        </w:rPr>
        <w:t>3</w:t>
      </w:r>
      <w:r w:rsidR="00F911F1">
        <w:rPr>
          <w:rFonts w:ascii="Times New Roman" w:hAnsi="Times New Roman" w:cs="Times New Roman"/>
          <w:sz w:val="24"/>
          <w:szCs w:val="24"/>
        </w:rPr>
        <w:fldChar w:fldCharType="end"/>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  The age at release, age at recapture and time at liberty were sampled independently from the observed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996E8A8"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r w:rsidR="00166624">
        <w:rPr>
          <w:rFonts w:ascii="Times New Roman" w:hAnsi="Times New Roman" w:cs="Times New Roman"/>
          <w:sz w:val="24"/>
          <w:szCs w:val="24"/>
        </w:rPr>
        <w:t xml:space="preserve">  Instead of reporting </w:t>
      </w:r>
      <w:proofErr w:type="spellStart"/>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proofErr w:type="spellEnd"/>
      <w:r w:rsidR="00166624">
        <w:rPr>
          <w:rFonts w:ascii="Times New Roman" w:hAnsi="Times New Roman" w:cs="Times New Roman"/>
          <w:sz w:val="24"/>
          <w:szCs w:val="24"/>
        </w:rPr>
        <w:t xml:space="preserve"> we present the derived value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,s</m:t>
            </m:r>
          </m:sub>
        </m:sSub>
      </m:oMath>
      <w:r w:rsidR="00384497">
        <w:rPr>
          <w:rFonts w:ascii="Times New Roman" w:hAnsi="Times New Roman" w:cs="Times New Roman"/>
          <w:sz w:val="24"/>
          <w:szCs w:val="24"/>
        </w:rPr>
        <w:t xml:space="preserve"> which is calculated </w:t>
      </w:r>
      <w:r w:rsidR="00166624">
        <w:rPr>
          <w:rFonts w:ascii="Times New Roman" w:hAnsi="Times New Roman" w:cs="Times New Roman"/>
          <w:sz w:val="24"/>
          <w:szCs w:val="24"/>
        </w:rPr>
        <w:t>using Eqn. 6.</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730B66F1" w:rsidR="001E733D" w:rsidRDefault="006B2716" w:rsidP="00841322">
      <w:pPr>
        <w:spacing w:line="480" w:lineRule="auto"/>
        <w:rPr>
          <w:rFonts w:ascii="Times New Roman" w:hAnsi="Times New Roman" w:cs="Times New Roman"/>
          <w:sz w:val="24"/>
          <w:szCs w:val="24"/>
        </w:rPr>
      </w:pPr>
      <w:r>
        <w:rPr>
          <w:rFonts w:ascii="Times New Roman" w:hAnsi="Times New Roman" w:cs="Times New Roman"/>
          <w:sz w:val="24"/>
          <w:szCs w:val="24"/>
        </w:rPr>
        <w:tab/>
        <w:t>The model fit to the data w</w:t>
      </w:r>
      <w:r w:rsidR="00D62F7E">
        <w:rPr>
          <w:rFonts w:ascii="Times New Roman" w:hAnsi="Times New Roman" w:cs="Times New Roman"/>
          <w:sz w:val="24"/>
          <w:szCs w:val="24"/>
        </w:rPr>
        <w:t>hen estimating growth for each individual 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w:t>
      </w:r>
      <w:proofErr w:type="spellStart"/>
      <w:r w:rsidR="00D62F7E">
        <w:rPr>
          <w:rFonts w:ascii="Times New Roman" w:hAnsi="Times New Roman" w:cs="Times New Roman"/>
          <w:sz w:val="24"/>
          <w:szCs w:val="24"/>
        </w:rPr>
        <w:t>Bertalanffy</w:t>
      </w:r>
      <w:proofErr w:type="spellEnd"/>
      <w:r w:rsidR="00D62F7E">
        <w:rPr>
          <w:rFonts w:ascii="Times New Roman" w:hAnsi="Times New Roman" w:cs="Times New Roman"/>
          <w:sz w:val="24"/>
          <w:szCs w:val="24"/>
        </w:rPr>
        <w:t xml:space="preserve">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6E348B">
        <w:rPr>
          <w:rFonts w:ascii="Times New Roman" w:hAnsi="Times New Roman" w:cs="Times New Roman"/>
          <w:sz w:val="24"/>
          <w:szCs w:val="24"/>
        </w:rPr>
      </w:r>
      <w:r w:rsidR="00EA4365">
        <w:rPr>
          <w:rFonts w:ascii="Times New Roman" w:hAnsi="Times New Roman" w:cs="Times New Roman"/>
          <w:sz w:val="24"/>
          <w:szCs w:val="24"/>
        </w:rPr>
        <w:instrText xml:space="preserve"> \* MERGEFORMAT </w:instrText>
      </w:r>
      <w:r w:rsidR="006E348B">
        <w:rPr>
          <w:rFonts w:ascii="Times New Roman" w:hAnsi="Times New Roman" w:cs="Times New Roman"/>
          <w:sz w:val="24"/>
          <w:szCs w:val="24"/>
        </w:rPr>
        <w:fldChar w:fldCharType="separate"/>
      </w:r>
      <w:r w:rsidR="00F05E6C" w:rsidRPr="00843FF9">
        <w:rPr>
          <w:i/>
          <w:sz w:val="24"/>
          <w:szCs w:val="24"/>
        </w:rPr>
        <w:t xml:space="preserve">Figure </w:t>
      </w:r>
      <w:r w:rsidR="00F05E6C">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r w:rsidR="00D62F7E">
        <w:rPr>
          <w:rFonts w:ascii="Times New Roman" w:hAnsi="Times New Roman" w:cs="Times New Roman"/>
          <w:sz w:val="24"/>
          <w:szCs w:val="24"/>
        </w:rPr>
        <w:t>In this model t</w:t>
      </w:r>
      <w:r w:rsidR="00457BFC">
        <w:rPr>
          <w:rFonts w:ascii="Times New Roman" w:hAnsi="Times New Roman" w:cs="Times New Roman"/>
          <w:sz w:val="24"/>
          <w:szCs w:val="24"/>
        </w:rPr>
        <w:t>he residual fit is poor with many individuals sitting well above and below the predicted line at tagging and recapture</w:t>
      </w:r>
      <w:r w:rsidR="000E5893">
        <w:rPr>
          <w:rFonts w:ascii="Times New Roman" w:hAnsi="Times New Roman" w:cs="Times New Roman"/>
          <w:sz w:val="24"/>
          <w:szCs w:val="24"/>
        </w:rPr>
        <w:t xml:space="preserve"> (</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0E5893">
        <w:rPr>
          <w:rFonts w:ascii="Times New Roman" w:hAnsi="Times New Roman" w:cs="Times New Roman"/>
          <w:sz w:val="24"/>
          <w:szCs w:val="24"/>
        </w:rPr>
      </w:r>
      <w:r w:rsidR="00EA4365">
        <w:rPr>
          <w:rFonts w:ascii="Times New Roman" w:hAnsi="Times New Roman" w:cs="Times New Roman"/>
          <w:sz w:val="24"/>
          <w:szCs w:val="24"/>
        </w:rPr>
        <w:instrText xml:space="preserve"> \* MERGEFORMAT </w:instrText>
      </w:r>
      <w:r w:rsidR="000E5893">
        <w:rPr>
          <w:rFonts w:ascii="Times New Roman" w:hAnsi="Times New Roman" w:cs="Times New Roman"/>
          <w:sz w:val="24"/>
          <w:szCs w:val="24"/>
        </w:rPr>
        <w:fldChar w:fldCharType="separate"/>
      </w:r>
      <w:r w:rsidR="00F05E6C" w:rsidRPr="00EC55AF">
        <w:rPr>
          <w:i/>
          <w:sz w:val="24"/>
          <w:szCs w:val="24"/>
        </w:rPr>
        <w:t xml:space="preserve">Figure </w:t>
      </w:r>
      <w:r w:rsidR="00F05E6C">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940000">
        <w:rPr>
          <w:rFonts w:ascii="Times New Roman" w:hAnsi="Times New Roman" w:cs="Times New Roman"/>
          <w:sz w:val="24"/>
          <w:szCs w:val="24"/>
        </w:rPr>
        <w:t xml:space="preserve">This was the least parsimonious model of the four according to the </w:t>
      </w:r>
      <w:proofErr w:type="spellStart"/>
      <w:r w:rsidR="00940000">
        <w:rPr>
          <w:rFonts w:ascii="Times New Roman" w:hAnsi="Times New Roman" w:cs="Times New Roman"/>
          <w:sz w:val="24"/>
          <w:szCs w:val="24"/>
        </w:rPr>
        <w:t>Akaike</w:t>
      </w:r>
      <w:proofErr w:type="spellEnd"/>
      <w:r w:rsidR="00940000">
        <w:rPr>
          <w:rFonts w:ascii="Times New Roman" w:hAnsi="Times New Roman" w:cs="Times New Roman"/>
          <w:sz w:val="24"/>
          <w:szCs w:val="24"/>
        </w:rPr>
        <w:t xml:space="preserve"> information criterion (</w:t>
      </w:r>
      <w:proofErr w:type="spellStart"/>
      <w:r w:rsidR="00940000" w:rsidRPr="00AC4738">
        <w:rPr>
          <w:rFonts w:ascii="Times New Roman" w:hAnsi="Times New Roman" w:cs="Times New Roman"/>
          <w:sz w:val="24"/>
          <w:szCs w:val="24"/>
          <w:highlight w:val="yellow"/>
        </w:rPr>
        <w:t>Akaike</w:t>
      </w:r>
      <w:proofErr w:type="spellEnd"/>
      <w:r w:rsidR="00940000" w:rsidRPr="00AC4738">
        <w:rPr>
          <w:rFonts w:ascii="Times New Roman" w:hAnsi="Times New Roman" w:cs="Times New Roman"/>
          <w:sz w:val="24"/>
          <w:szCs w:val="24"/>
          <w:highlight w:val="yellow"/>
        </w:rPr>
        <w:t xml:space="preserve"> 1973</w:t>
      </w:r>
      <w:r w:rsidR="00940000">
        <w:rPr>
          <w:rFonts w:ascii="Times New Roman" w:hAnsi="Times New Roman" w:cs="Times New Roman"/>
          <w:sz w:val="24"/>
          <w:szCs w:val="24"/>
        </w:rPr>
        <w:t xml:space="preserve">, </w:t>
      </w:r>
      <w:r w:rsidR="00940000">
        <w:rPr>
          <w:rFonts w:ascii="Times New Roman" w:hAnsi="Times New Roman" w:cs="Times New Roman"/>
          <w:sz w:val="24"/>
          <w:szCs w:val="24"/>
        </w:rPr>
        <w:fldChar w:fldCharType="begin"/>
      </w:r>
      <w:r w:rsidR="00940000">
        <w:rPr>
          <w:rFonts w:ascii="Times New Roman" w:hAnsi="Times New Roman" w:cs="Times New Roman"/>
          <w:sz w:val="24"/>
          <w:szCs w:val="24"/>
        </w:rPr>
        <w:instrText xml:space="preserve"> REF _Ref410371769 \h </w:instrText>
      </w:r>
      <w:r w:rsidR="00940000">
        <w:rPr>
          <w:rFonts w:ascii="Times New Roman" w:hAnsi="Times New Roman" w:cs="Times New Roman"/>
          <w:sz w:val="24"/>
          <w:szCs w:val="24"/>
        </w:rPr>
      </w:r>
      <w:r w:rsidR="00EA4365">
        <w:rPr>
          <w:rFonts w:ascii="Times New Roman" w:hAnsi="Times New Roman" w:cs="Times New Roman"/>
          <w:sz w:val="24"/>
          <w:szCs w:val="24"/>
        </w:rPr>
        <w:instrText xml:space="preserve"> \* MERGEFORMAT </w:instrText>
      </w:r>
      <w:r w:rsidR="00940000">
        <w:rPr>
          <w:rFonts w:ascii="Times New Roman" w:hAnsi="Times New Roman" w:cs="Times New Roman"/>
          <w:sz w:val="24"/>
          <w:szCs w:val="24"/>
        </w:rPr>
        <w:fldChar w:fldCharType="separate"/>
      </w:r>
      <w:r w:rsidR="00CD4BA4" w:rsidRPr="00DB6525">
        <w:rPr>
          <w:i/>
          <w:noProof/>
          <w:sz w:val="24"/>
          <w:szCs w:val="24"/>
        </w:rPr>
        <w:t>Table</w:t>
      </w:r>
      <w:r w:rsidR="00CD4BA4" w:rsidRPr="00DB6525">
        <w:rPr>
          <w:i/>
          <w:sz w:val="24"/>
          <w:szCs w:val="24"/>
        </w:rPr>
        <w:t xml:space="preserve"> </w:t>
      </w:r>
      <w:r w:rsidR="00CD4BA4">
        <w:rPr>
          <w:i/>
          <w:noProof/>
          <w:sz w:val="24"/>
          <w:szCs w:val="24"/>
        </w:rPr>
        <w:t>4</w:t>
      </w:r>
      <w:r w:rsidR="00940000">
        <w:rPr>
          <w:rFonts w:ascii="Times New Roman" w:hAnsi="Times New Roman" w:cs="Times New Roman"/>
          <w:sz w:val="24"/>
          <w:szCs w:val="24"/>
        </w:rPr>
        <w:fldChar w:fldCharType="end"/>
      </w:r>
      <w:r w:rsidR="00BA6CB7">
        <w:rPr>
          <w:rFonts w:ascii="Times New Roman" w:hAnsi="Times New Roman" w:cs="Times New Roman"/>
          <w:sz w:val="24"/>
          <w:szCs w:val="24"/>
        </w:rPr>
        <w:t xml:space="preserve">).  </w:t>
      </w:r>
      <w:r w:rsidR="004B7E6E">
        <w:rPr>
          <w:rFonts w:ascii="Times New Roman" w:hAnsi="Times New Roman" w:cs="Times New Roman"/>
          <w:sz w:val="24"/>
          <w:szCs w:val="24"/>
        </w:rPr>
        <w:t>Compared to Dunn et al. (2006)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7C6AC2">
        <w:rPr>
          <w:rFonts w:ascii="Times New Roman" w:hAnsi="Times New Roman" w:cs="Times New Roman"/>
          <w:sz w:val="24"/>
          <w:szCs w:val="24"/>
        </w:rPr>
        <w:t xml:space="preserve"> from</w:t>
      </w:r>
      <w:r w:rsidR="00C64097">
        <w:rPr>
          <w:rFonts w:ascii="Times New Roman" w:hAnsi="Times New Roman" w:cs="Times New Roman"/>
          <w:sz w:val="24"/>
          <w:szCs w:val="24"/>
        </w:rPr>
        <w:t xml:space="preserve"> Dunn et al. (2006)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 xml:space="preserve"> was estimated to be 46.51cm and 51.54cm</w:t>
      </w:r>
      <w:r w:rsidR="007C6AC2">
        <w:rPr>
          <w:rFonts w:ascii="Times New Roman" w:hAnsi="Times New Roman" w:cs="Times New Roman"/>
          <w:sz w:val="24"/>
          <w:szCs w:val="24"/>
        </w:rPr>
        <w:t xml:space="preserve"> (</w:t>
      </w:r>
      <w:r w:rsidR="007C6AC2">
        <w:rPr>
          <w:rFonts w:ascii="Times New Roman" w:hAnsi="Times New Roman" w:cs="Times New Roman"/>
          <w:sz w:val="24"/>
          <w:szCs w:val="24"/>
        </w:rPr>
        <w:fldChar w:fldCharType="begin"/>
      </w:r>
      <w:r w:rsidR="007C6AC2">
        <w:rPr>
          <w:rFonts w:ascii="Times New Roman" w:hAnsi="Times New Roman" w:cs="Times New Roman"/>
          <w:sz w:val="24"/>
          <w:szCs w:val="24"/>
        </w:rPr>
        <w:instrText xml:space="preserve"> REF _Ref410371769 \h </w:instrText>
      </w:r>
      <w:r w:rsidR="007C6AC2">
        <w:rPr>
          <w:rFonts w:ascii="Times New Roman" w:hAnsi="Times New Roman" w:cs="Times New Roman"/>
          <w:sz w:val="24"/>
          <w:szCs w:val="24"/>
        </w:rPr>
      </w:r>
      <w:r w:rsidR="00EA4365">
        <w:rPr>
          <w:rFonts w:ascii="Times New Roman" w:hAnsi="Times New Roman" w:cs="Times New Roman"/>
          <w:sz w:val="24"/>
          <w:szCs w:val="24"/>
        </w:rPr>
        <w:instrText xml:space="preserve"> \* MERGEFORMAT </w:instrText>
      </w:r>
      <w:r w:rsidR="007C6AC2">
        <w:rPr>
          <w:rFonts w:ascii="Times New Roman" w:hAnsi="Times New Roman" w:cs="Times New Roman"/>
          <w:sz w:val="24"/>
          <w:szCs w:val="24"/>
        </w:rPr>
        <w:fldChar w:fldCharType="separate"/>
      </w:r>
      <w:r w:rsidR="00232722" w:rsidRPr="00DB6525">
        <w:rPr>
          <w:i/>
          <w:sz w:val="24"/>
          <w:szCs w:val="24"/>
        </w:rPr>
        <w:t xml:space="preserve">Table </w:t>
      </w:r>
      <w:r w:rsidR="00232722">
        <w:rPr>
          <w:i/>
          <w:noProof/>
          <w:sz w:val="24"/>
          <w:szCs w:val="24"/>
        </w:rPr>
        <w:t>4</w:t>
      </w:r>
      <w:r w:rsidR="007C6AC2">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and 169.07cm in Dunn et al. 2006).  The c.v.</w:t>
      </w:r>
      <w:r w:rsidR="00066536">
        <w:rPr>
          <w:rFonts w:ascii="Times New Roman" w:hAnsi="Times New Roman" w:cs="Times New Roman"/>
          <w:sz w:val="24"/>
          <w:szCs w:val="24"/>
        </w:rPr>
        <w:t xml:space="preserve"> parameter</w:t>
      </w:r>
      <w:r w:rsidR="008F7DF3">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p>
    <w:p w14:paraId="24DA6132" w14:textId="33D23774" w:rsidR="00DB3AA7" w:rsidRDefault="00DB3AA7" w:rsidP="00841322">
      <w:pPr>
        <w:spacing w:line="480" w:lineRule="auto"/>
        <w:rPr>
          <w:rFonts w:ascii="Times New Roman" w:hAnsi="Times New Roman" w:cs="Times New Roman"/>
          <w:sz w:val="24"/>
          <w:szCs w:val="24"/>
        </w:rPr>
      </w:pPr>
      <w:r>
        <w:rPr>
          <w:rFonts w:ascii="Times New Roman" w:hAnsi="Times New Roman" w:cs="Times New Roman"/>
          <w:sz w:val="24"/>
          <w:szCs w:val="24"/>
        </w:rPr>
        <w:tab/>
        <w:t>The most parsimonious model</w:t>
      </w:r>
      <w:r w:rsidR="004161BB">
        <w:rPr>
          <w:rFonts w:ascii="Times New Roman" w:hAnsi="Times New Roman" w:cs="Times New Roman"/>
          <w:sz w:val="24"/>
          <w:szCs w:val="24"/>
        </w:rPr>
        <w:t>, having the lowest AIC</w:t>
      </w:r>
      <w:r w:rsidR="00940000">
        <w:rPr>
          <w:rFonts w:ascii="Times New Roman" w:hAnsi="Times New Roman" w:cs="Times New Roman"/>
          <w:sz w:val="24"/>
          <w:szCs w:val="24"/>
        </w:rPr>
        <w:t xml:space="preserve"> value</w:t>
      </w:r>
      <w:r w:rsidR="00376AEF">
        <w:rPr>
          <w:rFonts w:ascii="Times New Roman" w:hAnsi="Times New Roman" w:cs="Times New Roman"/>
          <w:sz w:val="24"/>
          <w:szCs w:val="24"/>
        </w:rPr>
        <w:t xml:space="preserve"> </w:t>
      </w:r>
      <w:r w:rsidR="00940000">
        <w:rPr>
          <w:rFonts w:ascii="Times New Roman" w:hAnsi="Times New Roman" w:cs="Times New Roman"/>
          <w:sz w:val="24"/>
          <w:szCs w:val="24"/>
        </w:rPr>
        <w:t>(</w:t>
      </w:r>
      <w:r w:rsidR="00376AEF">
        <w:rPr>
          <w:rFonts w:ascii="Times New Roman" w:hAnsi="Times New Roman" w:cs="Times New Roman"/>
          <w:sz w:val="24"/>
          <w:szCs w:val="24"/>
        </w:rPr>
        <w:fldChar w:fldCharType="begin"/>
      </w:r>
      <w:r w:rsidR="00376AEF">
        <w:rPr>
          <w:rFonts w:ascii="Times New Roman" w:hAnsi="Times New Roman" w:cs="Times New Roman"/>
          <w:sz w:val="24"/>
          <w:szCs w:val="24"/>
        </w:rPr>
        <w:instrText xml:space="preserve"> REF _Ref410371769 \h </w:instrText>
      </w:r>
      <w:r w:rsidR="00376AEF">
        <w:rPr>
          <w:rFonts w:ascii="Times New Roman" w:hAnsi="Times New Roman" w:cs="Times New Roman"/>
          <w:sz w:val="24"/>
          <w:szCs w:val="24"/>
        </w:rPr>
      </w:r>
      <w:r w:rsidR="00841322">
        <w:rPr>
          <w:rFonts w:ascii="Times New Roman" w:hAnsi="Times New Roman" w:cs="Times New Roman"/>
          <w:sz w:val="24"/>
          <w:szCs w:val="24"/>
        </w:rPr>
        <w:instrText xml:space="preserve"> \* MERGEFORMAT </w:instrText>
      </w:r>
      <w:r w:rsidR="00376AEF">
        <w:rPr>
          <w:rFonts w:ascii="Times New Roman" w:hAnsi="Times New Roman" w:cs="Times New Roman"/>
          <w:sz w:val="24"/>
          <w:szCs w:val="24"/>
        </w:rPr>
        <w:fldChar w:fldCharType="separate"/>
      </w:r>
      <w:r w:rsidR="00B22FD1" w:rsidRPr="00DB6525">
        <w:rPr>
          <w:i/>
          <w:sz w:val="24"/>
          <w:szCs w:val="24"/>
        </w:rPr>
        <w:t xml:space="preserve">Table </w:t>
      </w:r>
      <w:r w:rsidR="00B22FD1">
        <w:rPr>
          <w:i/>
          <w:noProof/>
          <w:sz w:val="24"/>
          <w:szCs w:val="24"/>
        </w:rPr>
        <w:t>4</w:t>
      </w:r>
      <w:r w:rsidR="00376AEF">
        <w:rPr>
          <w:rFonts w:ascii="Times New Roman" w:hAnsi="Times New Roman" w:cs="Times New Roman"/>
          <w:sz w:val="24"/>
          <w:szCs w:val="24"/>
        </w:rPr>
        <w:fldChar w:fldCharType="end"/>
      </w:r>
      <w:r w:rsidR="004161BB">
        <w:rPr>
          <w:rFonts w:ascii="Times New Roman" w:hAnsi="Times New Roman" w:cs="Times New Roman"/>
          <w:sz w:val="24"/>
          <w:szCs w:val="24"/>
        </w:rPr>
        <w:t>),</w:t>
      </w:r>
      <w:r>
        <w:rPr>
          <w:rFonts w:ascii="Times New Roman" w:hAnsi="Times New Roman" w:cs="Times New Roman"/>
          <w:sz w:val="24"/>
          <w:szCs w:val="24"/>
        </w:rPr>
        <w:t xml:space="preserve"> included time-varying individual random-effects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3C21A0">
        <w:rPr>
          <w:rFonts w:ascii="Times New Roman" w:hAnsi="Times New Roman" w:cs="Times New Roman"/>
          <w:sz w:val="24"/>
          <w:szCs w:val="24"/>
        </w:rPr>
      </w:r>
      <w:r w:rsidR="00841322">
        <w:rPr>
          <w:rFonts w:ascii="Times New Roman" w:hAnsi="Times New Roman" w:cs="Times New Roman"/>
          <w:sz w:val="24"/>
          <w:szCs w:val="24"/>
        </w:rPr>
        <w:instrText xml:space="preserve"> \* MERGEFORMAT </w:instrText>
      </w:r>
      <w:r w:rsidR="003C21A0">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3</w:t>
      </w:r>
      <w:r w:rsidR="003C21A0">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F51AC">
        <w:rPr>
          <w:rFonts w:ascii="Times New Roman" w:hAnsi="Times New Roman" w:cs="Times New Roman"/>
          <w:sz w:val="24"/>
          <w:szCs w:val="24"/>
        </w:rPr>
        <w:t xml:space="preserve">In this model, the log-standard deviation of residual variation in growth rates was </w:t>
      </w:r>
      <w:r w:rsidR="004F51AC" w:rsidRPr="00AC4738">
        <w:rPr>
          <w:rFonts w:ascii="Times New Roman" w:hAnsi="Times New Roman" w:cs="Times New Roman"/>
          <w:sz w:val="24"/>
          <w:szCs w:val="24"/>
          <w:highlight w:val="yellow"/>
        </w:rPr>
        <w:t>0.</w:t>
      </w:r>
      <w:commentRangeStart w:id="5"/>
      <w:r w:rsidR="004F51AC" w:rsidRPr="00AC4738">
        <w:rPr>
          <w:rFonts w:ascii="Times New Roman" w:hAnsi="Times New Roman" w:cs="Times New Roman"/>
          <w:sz w:val="24"/>
          <w:szCs w:val="24"/>
          <w:highlight w:val="yellow"/>
        </w:rPr>
        <w:t>XX</w:t>
      </w:r>
      <w:commentRangeEnd w:id="5"/>
      <w:r w:rsidR="00152E1A">
        <w:rPr>
          <w:rStyle w:val="CommentReference"/>
        </w:rPr>
        <w:commentReference w:id="5"/>
      </w:r>
      <w:r w:rsidR="004F51AC">
        <w:rPr>
          <w:rFonts w:ascii="Times New Roman" w:hAnsi="Times New Roman" w:cs="Times New Roman"/>
          <w:sz w:val="24"/>
          <w:szCs w:val="24"/>
        </w:rPr>
        <w:t xml:space="preserve">, representing a </w:t>
      </w:r>
      <w:r w:rsidR="00B8366B">
        <w:rPr>
          <w:rFonts w:ascii="Times New Roman" w:hAnsi="Times New Roman" w:cs="Times New Roman"/>
          <w:sz w:val="24"/>
          <w:szCs w:val="24"/>
        </w:rPr>
        <w:t>c.v.</w:t>
      </w:r>
      <w:r w:rsidR="004F51AC">
        <w:rPr>
          <w:rFonts w:ascii="Times New Roman" w:hAnsi="Times New Roman" w:cs="Times New Roman"/>
          <w:sz w:val="24"/>
          <w:szCs w:val="24"/>
        </w:rPr>
        <w:t xml:space="preserve"> of </w:t>
      </w:r>
      <w:r w:rsidR="004F51AC" w:rsidRPr="00AC4738">
        <w:rPr>
          <w:rFonts w:ascii="Times New Roman" w:hAnsi="Times New Roman" w:cs="Times New Roman"/>
          <w:sz w:val="24"/>
          <w:szCs w:val="24"/>
          <w:highlight w:val="yellow"/>
        </w:rPr>
        <w:t>0.</w:t>
      </w:r>
      <w:commentRangeStart w:id="6"/>
      <w:r w:rsidR="004F51AC" w:rsidRPr="00AC4738">
        <w:rPr>
          <w:rFonts w:ascii="Times New Roman" w:hAnsi="Times New Roman" w:cs="Times New Roman"/>
          <w:sz w:val="24"/>
          <w:szCs w:val="24"/>
          <w:highlight w:val="yellow"/>
        </w:rPr>
        <w:t>YY</w:t>
      </w:r>
      <w:r w:rsidR="004F51AC">
        <w:rPr>
          <w:rFonts w:ascii="Times New Roman" w:hAnsi="Times New Roman" w:cs="Times New Roman"/>
          <w:sz w:val="24"/>
          <w:szCs w:val="24"/>
        </w:rPr>
        <w:t xml:space="preserve"> </w:t>
      </w:r>
      <w:commentRangeEnd w:id="6"/>
      <w:r w:rsidR="00152E1A">
        <w:rPr>
          <w:rStyle w:val="CommentReference"/>
        </w:rPr>
        <w:commentReference w:id="6"/>
      </w:r>
      <w:r w:rsidR="004F51AC">
        <w:rPr>
          <w:rFonts w:ascii="Times New Roman" w:hAnsi="Times New Roman" w:cs="Times New Roman"/>
          <w:sz w:val="24"/>
          <w:szCs w:val="24"/>
        </w:rPr>
        <w:t xml:space="preserve">in growth rates for each individual in each year.  </w:t>
      </w:r>
      <w:r>
        <w:rPr>
          <w:rFonts w:ascii="Times New Roman" w:hAnsi="Times New Roman" w:cs="Times New Roman"/>
          <w:sz w:val="24"/>
          <w:szCs w:val="24"/>
        </w:rPr>
        <w:t>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Pr>
          <w:rFonts w:ascii="Times New Roman" w:hAnsi="Times New Roman" w:cs="Times New Roman"/>
          <w:sz w:val="24"/>
          <w:szCs w:val="24"/>
        </w:rPr>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r w:rsidR="00875E7E">
        <w:rPr>
          <w:rFonts w:ascii="Times New Roman" w:hAnsi="Times New Roman" w:cs="Times New Roman"/>
          <w:sz w:val="24"/>
          <w:szCs w:val="24"/>
        </w:rPr>
        <w:t xml:space="preserve">time-varying </w:t>
      </w:r>
      <w:r>
        <w:rPr>
          <w:rFonts w:ascii="Times New Roman" w:hAnsi="Times New Roman" w:cs="Times New Roman"/>
          <w:sz w:val="24"/>
          <w:szCs w:val="24"/>
        </w:rPr>
        <w:t>random-effects</w:t>
      </w:r>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is evenly spread about 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Pr>
          <w:rFonts w:ascii="Times New Roman" w:hAnsi="Times New Roman" w:cs="Times New Roman"/>
          <w:sz w:val="24"/>
          <w:szCs w:val="24"/>
        </w:rPr>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w:t>
      </w:r>
      <w:r w:rsidR="000B36C1">
        <w:rPr>
          <w:rFonts w:ascii="Times New Roman" w:hAnsi="Times New Roman" w:cs="Times New Roman"/>
          <w:sz w:val="24"/>
          <w:szCs w:val="24"/>
        </w:rPr>
        <w:t xml:space="preserve">  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FC4B72">
        <w:rPr>
          <w:rFonts w:ascii="Times New Roman" w:hAnsi="Times New Roman" w:cs="Times New Roman"/>
          <w:sz w:val="24"/>
          <w:szCs w:val="24"/>
        </w:rPr>
        <w:t>(</w:t>
      </w:r>
      <w:r w:rsidR="000B36C1" w:rsidRPr="00D24A39">
        <w:rPr>
          <w:rFonts w:ascii="Times New Roman" w:hAnsi="Times New Roman" w:cs="Times New Roman"/>
          <w:i/>
          <w:sz w:val="24"/>
          <w:szCs w:val="24"/>
        </w:rPr>
        <w:t>c</w:t>
      </w:r>
      <w:r w:rsidR="000B36C1" w:rsidRPr="00D24A39">
        <w:rPr>
          <w:rFonts w:ascii="Times New Roman" w:hAnsi="Times New Roman" w:cs="Times New Roman"/>
          <w:i/>
          <w:sz w:val="24"/>
          <w:szCs w:val="24"/>
          <w:vertAlign w:val="subscript"/>
        </w:rPr>
        <w:t>obs</w:t>
      </w:r>
      <w:r w:rsidR="00FC4B72">
        <w:rPr>
          <w:rFonts w:ascii="Times New Roman" w:hAnsi="Times New Roman" w:cs="Times New Roman"/>
          <w:sz w:val="24"/>
          <w:szCs w:val="24"/>
        </w:rPr>
        <w:t xml:space="preserve">) </w:t>
      </w:r>
      <w:r w:rsidR="000B36C1">
        <w:rPr>
          <w:rFonts w:ascii="Times New Roman" w:hAnsi="Times New Roman" w:cs="Times New Roman"/>
          <w:sz w:val="24"/>
          <w:szCs w:val="24"/>
        </w:rPr>
        <w:t>is lower as some of the variability is apportioned into the time-varying individual variation (</w:t>
      </w:r>
      <w:proofErr w:type="spellStart"/>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proofErr w:type="spellEnd"/>
      <w:r w:rsidR="000B36C1">
        <w:rPr>
          <w:rFonts w:ascii="Times New Roman" w:hAnsi="Times New Roman" w:cs="Times New Roman"/>
          <w:sz w:val="24"/>
          <w:szCs w:val="24"/>
        </w:rPr>
        <w:t xml:space="preserve">, </w:t>
      </w:r>
      <w:r w:rsidR="000B36C1">
        <w:rPr>
          <w:rFonts w:ascii="Times New Roman" w:hAnsi="Times New Roman" w:cs="Times New Roman"/>
          <w:sz w:val="24"/>
          <w:szCs w:val="24"/>
        </w:rPr>
        <w:fldChar w:fldCharType="begin"/>
      </w:r>
      <w:r w:rsidR="000B36C1">
        <w:rPr>
          <w:rFonts w:ascii="Times New Roman" w:hAnsi="Times New Roman" w:cs="Times New Roman"/>
          <w:sz w:val="24"/>
          <w:szCs w:val="24"/>
        </w:rPr>
        <w:instrText xml:space="preserve"> REF _Ref410371769 \h </w:instrText>
      </w:r>
      <w:r w:rsidR="000B36C1">
        <w:rPr>
          <w:rFonts w:ascii="Times New Roman" w:hAnsi="Times New Roman" w:cs="Times New Roman"/>
          <w:sz w:val="24"/>
          <w:szCs w:val="24"/>
        </w:rPr>
      </w:r>
      <w:r w:rsidR="00841322">
        <w:rPr>
          <w:rFonts w:ascii="Times New Roman" w:hAnsi="Times New Roman" w:cs="Times New Roman"/>
          <w:sz w:val="24"/>
          <w:szCs w:val="24"/>
        </w:rPr>
        <w:instrText xml:space="preserve"> \* MERGEFORMAT </w:instrText>
      </w:r>
      <w:r w:rsidR="000B36C1">
        <w:rPr>
          <w:rFonts w:ascii="Times New Roman" w:hAnsi="Times New Roman" w:cs="Times New Roman"/>
          <w:sz w:val="24"/>
          <w:szCs w:val="24"/>
        </w:rPr>
        <w:fldChar w:fldCharType="separate"/>
      </w:r>
      <w:r w:rsidR="00B22FD1" w:rsidRPr="00DB6525">
        <w:rPr>
          <w:i/>
          <w:sz w:val="24"/>
          <w:szCs w:val="24"/>
        </w:rPr>
        <w:t xml:space="preserve">Table </w:t>
      </w:r>
      <w:r w:rsidR="00B22FD1">
        <w:rPr>
          <w:i/>
          <w:noProof/>
          <w:sz w:val="24"/>
          <w:szCs w:val="24"/>
        </w:rPr>
        <w:t>4</w:t>
      </w:r>
      <w:r w:rsidR="000B36C1">
        <w:rPr>
          <w:rFonts w:ascii="Times New Roman" w:hAnsi="Times New Roman" w:cs="Times New Roman"/>
          <w:sz w:val="24"/>
          <w:szCs w:val="24"/>
        </w:rPr>
        <w:fldChar w:fldCharType="end"/>
      </w:r>
      <w:r w:rsidR="000B36C1">
        <w:rPr>
          <w:rFonts w:ascii="Times New Roman" w:hAnsi="Times New Roman" w:cs="Times New Roman"/>
          <w:sz w:val="24"/>
          <w:szCs w:val="24"/>
        </w:rPr>
        <w:t>).</w:t>
      </w:r>
      <w:r w:rsidR="00E81544">
        <w:rPr>
          <w:rFonts w:ascii="Times New Roman" w:hAnsi="Times New Roman" w:cs="Times New Roman"/>
          <w:sz w:val="24"/>
          <w:szCs w:val="24"/>
        </w:rPr>
        <w:t xml:space="preserve">  The model that included variation in indiv</w:t>
      </w:r>
      <w:r w:rsidR="00C05804">
        <w:rPr>
          <w:rFonts w:ascii="Times New Roman" w:hAnsi="Times New Roman" w:cs="Times New Roman"/>
          <w:sz w:val="24"/>
          <w:szCs w:val="24"/>
        </w:rPr>
        <w:t>id</w:t>
      </w:r>
      <w:r w:rsidR="00E81544">
        <w:rPr>
          <w:rFonts w:ascii="Times New Roman" w:hAnsi="Times New Roman" w:cs="Times New Roman"/>
          <w:sz w:val="24"/>
          <w:szCs w:val="24"/>
        </w:rPr>
        <w:t>ual growth rates in addition to time-varying individual growth rates (</w:t>
      </w:r>
      <w:proofErr w:type="spellStart"/>
      <w:r w:rsidR="00E43D98">
        <w:rPr>
          <w:rFonts w:ascii="Times New Roman" w:hAnsi="Times New Roman" w:cs="Times New Roman"/>
          <w:i/>
          <w:sz w:val="24"/>
          <w:szCs w:val="24"/>
        </w:rPr>
        <w:t>σ</w:t>
      </w:r>
      <w:r w:rsidR="00E43D98">
        <w:rPr>
          <w:rFonts w:ascii="Times New Roman" w:hAnsi="Times New Roman" w:cs="Times New Roman"/>
          <w:i/>
          <w:sz w:val="24"/>
          <w:szCs w:val="24"/>
          <w:vertAlign w:val="subscript"/>
        </w:rPr>
        <w:t>k,s</w:t>
      </w:r>
      <w:proofErr w:type="spellEnd"/>
      <w:r w:rsidR="00E43D98">
        <w:rPr>
          <w:rFonts w:ascii="Times New Roman" w:hAnsi="Times New Roman" w:cs="Times New Roman"/>
          <w:i/>
          <w:sz w:val="24"/>
          <w:szCs w:val="24"/>
          <w:vertAlign w:val="subscript"/>
        </w:rPr>
        <w:t xml:space="preserve"> </w:t>
      </w:r>
      <w:r w:rsidR="00E43D98">
        <w:rPr>
          <w:rFonts w:ascii="Times New Roman" w:hAnsi="Times New Roman" w:cs="Times New Roman"/>
          <w:sz w:val="24"/>
          <w:szCs w:val="24"/>
        </w:rPr>
        <w:t xml:space="preserve">and also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E81544">
        <w:rPr>
          <w:rFonts w:ascii="Times New Roman" w:hAnsi="Times New Roman" w:cs="Times New Roman"/>
          <w:sz w:val="24"/>
          <w:szCs w:val="24"/>
        </w:rPr>
        <w:t>) resulted in no decrease in marginal likelihood, and hence was deemed to not be parsimonious by AIC.</w:t>
      </w:r>
    </w:p>
    <w:p w14:paraId="6D2C6834" w14:textId="77777777" w:rsidR="003B460F" w:rsidRPr="00E81544" w:rsidRDefault="003B460F">
      <w:pPr>
        <w:tabs>
          <w:tab w:val="left" w:pos="360"/>
          <w:tab w:val="left" w:pos="720"/>
          <w:tab w:val="left" w:pos="8640"/>
        </w:tabs>
        <w:spacing w:after="0" w:line="480" w:lineRule="auto"/>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6A8477F6"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estimates of the </w:t>
      </w:r>
      <w:r>
        <w:rPr>
          <w:rFonts w:ascii="Times New Roman" w:hAnsi="Times New Roman" w:cs="Times New Roman"/>
          <w:sz w:val="24"/>
          <w:szCs w:val="24"/>
        </w:rPr>
        <w:t xml:space="preserve">parameters </w:t>
      </w:r>
      <w:proofErr w:type="spellStart"/>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Pr>
          <w:rFonts w:ascii="Times New Roman" w:hAnsi="Times New Roman" w:cs="Times New Roman"/>
          <w:sz w:val="24"/>
          <w:szCs w:val="24"/>
        </w:rPr>
        <w:t xml:space="preserve"> </w:t>
      </w:r>
      <w:r w:rsidR="00E81544">
        <w:rPr>
          <w:rFonts w:ascii="Times New Roman" w:hAnsi="Times New Roman" w:cs="Times New Roman"/>
          <w:sz w:val="24"/>
          <w:szCs w:val="24"/>
        </w:rPr>
        <w:t xml:space="preserve">are unbiased </w:t>
      </w:r>
      <w:r w:rsidR="00866BA4">
        <w:rPr>
          <w:rFonts w:ascii="Times New Roman" w:hAnsi="Times New Roman" w:cs="Times New Roman"/>
          <w:sz w:val="24"/>
          <w:szCs w:val="24"/>
        </w:rPr>
        <w:t>in each of the four scenarios</w:t>
      </w:r>
      <w:r w:rsidR="00E81544">
        <w:rPr>
          <w:rFonts w:ascii="Times New Roman" w:hAnsi="Times New Roman" w:cs="Times New Roman"/>
          <w:sz w:val="24"/>
          <w:szCs w:val="24"/>
        </w:rPr>
        <w:t>,</w:t>
      </w:r>
      <w:r w:rsidR="00866BA4">
        <w:rPr>
          <w:rFonts w:ascii="Times New Roman" w:hAnsi="Times New Roman" w:cs="Times New Roman"/>
          <w:sz w:val="24"/>
          <w:szCs w:val="24"/>
        </w:rPr>
        <w:t xml:space="preserve"> and the</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precision (i.e., the </w:t>
      </w:r>
      <w:r>
        <w:rPr>
          <w:rFonts w:ascii="Times New Roman" w:hAnsi="Times New Roman" w:cs="Times New Roman"/>
          <w:sz w:val="24"/>
          <w:szCs w:val="24"/>
        </w:rPr>
        <w:t xml:space="preserve">distribution of estimates </w:t>
      </w:r>
      <w:r w:rsidR="00E81544">
        <w:rPr>
          <w:rFonts w:ascii="Times New Roman" w:hAnsi="Times New Roman" w:cs="Times New Roman"/>
          <w:sz w:val="24"/>
          <w:szCs w:val="24"/>
        </w:rPr>
        <w:t xml:space="preserve">around the average value) </w:t>
      </w:r>
      <w:r>
        <w:rPr>
          <w:rFonts w:ascii="Times New Roman" w:hAnsi="Times New Roman" w:cs="Times New Roman"/>
          <w:sz w:val="24"/>
          <w:szCs w:val="24"/>
        </w:rPr>
        <w:t xml:space="preserve">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190689">
        <w:rPr>
          <w:i/>
          <w:sz w:val="24"/>
          <w:szCs w:val="24"/>
        </w:rPr>
        <w:t xml:space="preserve">Figure </w:t>
      </w:r>
      <w:r w:rsidR="001C30F9">
        <w:rPr>
          <w:i/>
          <w:noProof/>
          <w:sz w:val="24"/>
          <w:szCs w:val="24"/>
        </w:rPr>
        <w:t>6</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D66CFF">
        <w:rPr>
          <w:i/>
          <w:color w:val="000000" w:themeColor="text1"/>
          <w:sz w:val="24"/>
          <w:szCs w:val="24"/>
        </w:rPr>
        <w:t xml:space="preserve">Figure </w:t>
      </w:r>
      <w:r w:rsidR="001C30F9">
        <w:rPr>
          <w:i/>
          <w:noProof/>
          <w:color w:val="000000" w:themeColor="text1"/>
          <w:sz w:val="24"/>
          <w:szCs w:val="24"/>
        </w:rPr>
        <w:t>7</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D841C6">
        <w:rPr>
          <w:rFonts w:ascii="Times New Roman" w:hAnsi="Times New Roman" w:cs="Times New Roman"/>
          <w:sz w:val="24"/>
          <w:szCs w:val="24"/>
        </w:rPr>
        <w:t>The size at birth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r w:rsidR="00251183">
        <w:rPr>
          <w:rFonts w:ascii="Times New Roman" w:hAnsi="Times New Roman" w:cs="Times New Roman"/>
          <w:i/>
          <w:sz w:val="24"/>
          <w:szCs w:val="24"/>
          <w:vertAlign w:val="subscript"/>
        </w:rPr>
        <w:t>,s</w:t>
      </w:r>
      <w:r w:rsidR="00D841C6">
        <w:rPr>
          <w:rFonts w:ascii="Times New Roman" w:hAnsi="Times New Roman" w:cs="Times New Roman"/>
          <w:sz w:val="24"/>
          <w:szCs w:val="24"/>
        </w:rPr>
        <w:t xml:space="preserve">) </w:t>
      </w:r>
      <w:r w:rsidR="00251183">
        <w:rPr>
          <w:rFonts w:ascii="Times New Roman" w:hAnsi="Times New Roman" w:cs="Times New Roman"/>
          <w:sz w:val="24"/>
          <w:szCs w:val="24"/>
        </w:rPr>
        <w:t xml:space="preserve">is </w:t>
      </w:r>
      <w:r w:rsidR="00E81544">
        <w:rPr>
          <w:rFonts w:ascii="Times New Roman" w:hAnsi="Times New Roman" w:cs="Times New Roman"/>
          <w:sz w:val="24"/>
          <w:szCs w:val="24"/>
        </w:rPr>
        <w:t xml:space="preserve">also unbiased for all sample sizes, but has very high imprecision (i.e., an SD of </w:t>
      </w:r>
      <w:commentRangeStart w:id="7"/>
      <w:r w:rsidR="00E81544" w:rsidRPr="00AC4738">
        <w:rPr>
          <w:rFonts w:ascii="Times New Roman" w:hAnsi="Times New Roman" w:cs="Times New Roman"/>
          <w:sz w:val="24"/>
          <w:szCs w:val="24"/>
          <w:highlight w:val="yellow"/>
        </w:rPr>
        <w:t>XXX</w:t>
      </w:r>
      <w:r w:rsidR="00E81544">
        <w:rPr>
          <w:rFonts w:ascii="Times New Roman" w:hAnsi="Times New Roman" w:cs="Times New Roman"/>
          <w:sz w:val="24"/>
          <w:szCs w:val="24"/>
        </w:rPr>
        <w:t xml:space="preserve">) given </w:t>
      </w:r>
      <w:r w:rsidR="00251183">
        <w:rPr>
          <w:rFonts w:ascii="Times New Roman" w:hAnsi="Times New Roman" w:cs="Times New Roman"/>
          <w:sz w:val="24"/>
          <w:szCs w:val="24"/>
        </w:rPr>
        <w:t xml:space="preserve">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w:t>
      </w:r>
      <w:r w:rsidR="00E81544">
        <w:rPr>
          <w:rFonts w:ascii="Times New Roman" w:hAnsi="Times New Roman" w:cs="Times New Roman"/>
          <w:sz w:val="24"/>
          <w:szCs w:val="24"/>
        </w:rPr>
        <w:t>.  The precision</w:t>
      </w:r>
      <w:r w:rsidR="00251183">
        <w:rPr>
          <w:rFonts w:ascii="Times New Roman" w:hAnsi="Times New Roman" w:cs="Times New Roman"/>
          <w:sz w:val="24"/>
          <w:szCs w:val="24"/>
        </w:rPr>
        <w:t xml:space="preserve">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A03423">
        <w:rPr>
          <w:i/>
          <w:color w:val="000000" w:themeColor="text1"/>
          <w:sz w:val="24"/>
        </w:rPr>
        <w:t xml:space="preserve">Figure </w:t>
      </w:r>
      <w:r w:rsidR="001C30F9">
        <w:rPr>
          <w:i/>
          <w:noProof/>
          <w:color w:val="000000" w:themeColor="text1"/>
          <w:sz w:val="24"/>
        </w:rPr>
        <w:t>8</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r w:rsidR="00E81544">
        <w:rPr>
          <w:rFonts w:ascii="Times New Roman" w:hAnsi="Times New Roman" w:cs="Times New Roman"/>
          <w:sz w:val="24"/>
          <w:szCs w:val="24"/>
        </w:rPr>
        <w:t xml:space="preserve">, and has an SD of </w:t>
      </w:r>
      <w:r w:rsidR="00E81544" w:rsidRPr="00AC4738">
        <w:rPr>
          <w:rFonts w:ascii="Times New Roman" w:hAnsi="Times New Roman" w:cs="Times New Roman"/>
          <w:sz w:val="24"/>
          <w:szCs w:val="24"/>
          <w:highlight w:val="yellow"/>
        </w:rPr>
        <w:t>YYY</w:t>
      </w:r>
      <w:r w:rsidR="00E81544">
        <w:rPr>
          <w:rFonts w:ascii="Times New Roman" w:hAnsi="Times New Roman" w:cs="Times New Roman"/>
          <w:sz w:val="24"/>
          <w:szCs w:val="24"/>
        </w:rPr>
        <w:t xml:space="preserve"> </w:t>
      </w:r>
      <w:commentRangeEnd w:id="7"/>
      <w:r w:rsidR="00C60C38">
        <w:rPr>
          <w:rStyle w:val="CommentReference"/>
        </w:rPr>
        <w:commentReference w:id="7"/>
      </w:r>
      <w:r w:rsidR="00E81544">
        <w:rPr>
          <w:rFonts w:ascii="Times New Roman" w:hAnsi="Times New Roman" w:cs="Times New Roman"/>
          <w:sz w:val="24"/>
          <w:szCs w:val="24"/>
        </w:rPr>
        <w:t>for large sample sizes (</w:t>
      </w:r>
      <w:r w:rsidR="00E81544">
        <w:rPr>
          <w:rFonts w:ascii="Times New Roman" w:hAnsi="Times New Roman" w:cs="Times New Roman"/>
          <w:i/>
          <w:sz w:val="24"/>
          <w:szCs w:val="24"/>
        </w:rPr>
        <w:t>n=500</w:t>
      </w:r>
      <w:r w:rsidR="00E81544">
        <w:rPr>
          <w:rFonts w:ascii="Times New Roman" w:hAnsi="Times New Roman" w:cs="Times New Roman"/>
          <w:sz w:val="24"/>
          <w:szCs w:val="24"/>
        </w:rPr>
        <w:t xml:space="preserve"> individuals)</w:t>
      </w:r>
      <w:r w:rsidR="00251183">
        <w:rPr>
          <w:rFonts w:ascii="Times New Roman" w:hAnsi="Times New Roman" w:cs="Times New Roman"/>
          <w:sz w:val="24"/>
          <w:szCs w:val="24"/>
        </w:rPr>
        <w:t>.</w:t>
      </w:r>
    </w:p>
    <w:p w14:paraId="09156164" w14:textId="4F3939D7" w:rsidR="008327ED" w:rsidRDefault="0025118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c</w:t>
      </w:r>
      <w:r w:rsidR="00E81544">
        <w:rPr>
          <w:rFonts w:ascii="Times New Roman" w:hAnsi="Times New Roman" w:cs="Times New Roman"/>
          <w:sz w:val="24"/>
          <w:szCs w:val="24"/>
        </w:rPr>
        <w:t>oefficient of v</w:t>
      </w:r>
      <w:r w:rsidR="009D0571">
        <w:rPr>
          <w:rFonts w:ascii="Times New Roman" w:hAnsi="Times New Roman" w:cs="Times New Roman"/>
          <w:sz w:val="24"/>
          <w:szCs w:val="24"/>
        </w:rPr>
        <w:t>ariation for measurement errors</w:t>
      </w:r>
      <w:r w:rsidR="00D63C20">
        <w:rPr>
          <w:rFonts w:ascii="Times New Roman" w:hAnsi="Times New Roman" w:cs="Times New Roman"/>
          <w:sz w:val="24"/>
          <w:szCs w:val="24"/>
        </w:rPr>
        <w:t xml:space="preserve"> </w:t>
      </w:r>
      <w:r w:rsidR="002F4139">
        <w:rPr>
          <w:rFonts w:ascii="Times New Roman" w:hAnsi="Times New Roman" w:cs="Times New Roman"/>
          <w:sz w:val="24"/>
          <w:szCs w:val="24"/>
        </w:rPr>
        <w:t>(</w:t>
      </w:r>
      <w:r w:rsidR="00D63C20" w:rsidRPr="006E0040">
        <w:rPr>
          <w:rFonts w:ascii="Times New Roman" w:hAnsi="Times New Roman" w:cs="Times New Roman"/>
          <w:i/>
          <w:sz w:val="24"/>
          <w:szCs w:val="24"/>
        </w:rPr>
        <w:t>c</w:t>
      </w:r>
      <w:r w:rsidR="00D63C20" w:rsidRPr="006E0040">
        <w:rPr>
          <w:rFonts w:ascii="Times New Roman" w:hAnsi="Times New Roman" w:cs="Times New Roman"/>
          <w:i/>
          <w:sz w:val="24"/>
          <w:szCs w:val="24"/>
          <w:vertAlign w:val="subscript"/>
        </w:rPr>
        <w:t>obs</w:t>
      </w:r>
      <w:r w:rsidR="002F4139">
        <w:rPr>
          <w:rFonts w:ascii="Times New Roman" w:hAnsi="Times New Roman" w:cs="Times New Roman"/>
          <w:sz w:val="24"/>
          <w:szCs w:val="24"/>
        </w:rPr>
        <w:t xml:space="preserve">) </w:t>
      </w:r>
      <w:r>
        <w:rPr>
          <w:rFonts w:ascii="Times New Roman" w:hAnsi="Times New Roman" w:cs="Times New Roman"/>
          <w:sz w:val="24"/>
          <w:szCs w:val="24"/>
        </w:rPr>
        <w:t xml:space="preserve">was also well estimated at higher sample sizes but </w:t>
      </w:r>
      <w:r w:rsidR="00E81544">
        <w:rPr>
          <w:rFonts w:ascii="Times New Roman" w:hAnsi="Times New Roman" w:cs="Times New Roman"/>
          <w:sz w:val="24"/>
          <w:szCs w:val="24"/>
        </w:rPr>
        <w:t>was negatively biased</w:t>
      </w:r>
      <w:r>
        <w:rPr>
          <w:rFonts w:ascii="Times New Roman" w:hAnsi="Times New Roman" w:cs="Times New Roman"/>
          <w:sz w:val="24"/>
          <w:szCs w:val="24"/>
        </w:rPr>
        <w:t xml:space="preserve"> in the low sample size simulations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szCs w:val="24"/>
        </w:rPr>
        <w:t xml:space="preserve">Figure </w:t>
      </w:r>
      <w:r w:rsidR="000F18D4">
        <w:rPr>
          <w:i/>
          <w:noProof/>
          <w:color w:val="000000" w:themeColor="text1"/>
          <w:sz w:val="24"/>
          <w:szCs w:val="24"/>
        </w:rPr>
        <w:t>16</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6C4ABB">
        <w:rPr>
          <w:rFonts w:ascii="Times New Roman" w:hAnsi="Times New Roman" w:cs="Times New Roman"/>
          <w:sz w:val="24"/>
          <w:szCs w:val="24"/>
        </w:rPr>
        <w:t xml:space="preserve">  The </w:t>
      </w:r>
      <w:r w:rsidR="00D41E76">
        <w:rPr>
          <w:rFonts w:ascii="Times New Roman" w:hAnsi="Times New Roman" w:cs="Times New Roman"/>
          <w:sz w:val="24"/>
          <w:szCs w:val="24"/>
        </w:rPr>
        <w:t>magnitude of variation among individuals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6C4ABB">
        <w:rPr>
          <w:rFonts w:ascii="Times New Roman" w:hAnsi="Times New Roman" w:cs="Times New Roman"/>
          <w:sz w:val="24"/>
          <w:szCs w:val="24"/>
        </w:rPr>
        <w:t xml:space="preserve">parameter was </w:t>
      </w:r>
      <w:commentRangeStart w:id="8"/>
      <w:r w:rsidR="00E81544">
        <w:rPr>
          <w:rFonts w:ascii="Times New Roman" w:hAnsi="Times New Roman" w:cs="Times New Roman"/>
          <w:sz w:val="24"/>
          <w:szCs w:val="24"/>
        </w:rPr>
        <w:t xml:space="preserve">approximately unbiased for all sample sizes, and relatively </w:t>
      </w:r>
      <w:del w:id="9" w:author="Darcy Webber" w:date="2015-02-05T15:15:00Z">
        <w:r w:rsidR="00E81544" w:rsidDel="00C60C38">
          <w:rPr>
            <w:rFonts w:ascii="Times New Roman" w:hAnsi="Times New Roman" w:cs="Times New Roman"/>
            <w:sz w:val="24"/>
            <w:szCs w:val="24"/>
          </w:rPr>
          <w:delText xml:space="preserve">precision </w:delText>
        </w:r>
      </w:del>
      <w:ins w:id="10" w:author="Darcy Webber" w:date="2015-02-05T15:15:00Z">
        <w:r w:rsidR="00C60C38">
          <w:rPr>
            <w:rFonts w:ascii="Times New Roman" w:hAnsi="Times New Roman" w:cs="Times New Roman"/>
            <w:sz w:val="24"/>
            <w:szCs w:val="24"/>
          </w:rPr>
          <w:t xml:space="preserve">precise </w:t>
        </w:r>
      </w:ins>
      <w:r w:rsidR="006C4ABB">
        <w:rPr>
          <w:rFonts w:ascii="Times New Roman" w:hAnsi="Times New Roman" w:cs="Times New Roman"/>
          <w:sz w:val="24"/>
          <w:szCs w:val="24"/>
        </w:rPr>
        <w:t xml:space="preserve">at sample sizes above </w:t>
      </w:r>
      <w:r w:rsidR="002F4139" w:rsidRPr="002F4139">
        <w:rPr>
          <w:rFonts w:ascii="Times New Roman" w:hAnsi="Times New Roman" w:cs="Times New Roman"/>
          <w:i/>
          <w:sz w:val="24"/>
          <w:szCs w:val="24"/>
        </w:rPr>
        <w:t>n=</w:t>
      </w:r>
      <w:r w:rsidR="00E81544">
        <w:rPr>
          <w:rFonts w:ascii="Times New Roman" w:hAnsi="Times New Roman" w:cs="Times New Roman"/>
          <w:i/>
          <w:sz w:val="24"/>
          <w:szCs w:val="24"/>
        </w:rPr>
        <w:t>100</w:t>
      </w:r>
      <w:commentRangeEnd w:id="8"/>
      <w:r w:rsidR="00E81544">
        <w:rPr>
          <w:rStyle w:val="CommentReference"/>
        </w:rPr>
        <w:commentReference w:id="8"/>
      </w:r>
      <w:r w:rsidR="006C4ABB">
        <w:rPr>
          <w:rFonts w:ascii="Times New Roman" w:hAnsi="Times New Roman" w:cs="Times New Roman"/>
          <w:sz w:val="24"/>
          <w:szCs w:val="24"/>
        </w:rPr>
        <w:t xml:space="preserve">, with </w:t>
      </w:r>
      <w:r w:rsidR="00E47FF6">
        <w:rPr>
          <w:rFonts w:ascii="Times New Roman" w:hAnsi="Times New Roman" w:cs="Times New Roman"/>
          <w:sz w:val="24"/>
          <w:szCs w:val="24"/>
        </w:rPr>
        <w:t xml:space="preserve">a small proportion </w:t>
      </w:r>
      <w:r w:rsidR="006C4ABB">
        <w:rPr>
          <w:rFonts w:ascii="Times New Roman" w:hAnsi="Times New Roman" w:cs="Times New Roman"/>
          <w:sz w:val="24"/>
          <w:szCs w:val="24"/>
        </w:rPr>
        <w:t>of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EC4558">
        <w:rPr>
          <w:i/>
          <w:color w:val="000000" w:themeColor="text1"/>
          <w:sz w:val="24"/>
          <w:szCs w:val="24"/>
        </w:rPr>
        <w:t xml:space="preserve">Figure </w:t>
      </w:r>
      <w:r w:rsidR="001C30F9">
        <w:rPr>
          <w:i/>
          <w:noProof/>
          <w:color w:val="000000" w:themeColor="text1"/>
          <w:sz w:val="24"/>
          <w:szCs w:val="24"/>
        </w:rPr>
        <w:t>9</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r w:rsidR="00D41E76">
        <w:rPr>
          <w:rFonts w:ascii="Times New Roman" w:hAnsi="Times New Roman" w:cs="Times New Roman"/>
          <w:sz w:val="24"/>
          <w:szCs w:val="24"/>
        </w:rPr>
        <w:t>the magnitude of residual variation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BF1180">
        <w:rPr>
          <w:rFonts w:ascii="Times New Roman" w:hAnsi="Times New Roman" w:cs="Times New Roman"/>
          <w:sz w:val="24"/>
          <w:szCs w:val="24"/>
        </w:rPr>
        <w:t xml:space="preserve">was estimated to approach 0 for the majority of simulation replicates when sample sizes </w:t>
      </w:r>
      <w:del w:id="11" w:author="Darcy Webber" w:date="2015-02-05T15:02:00Z">
        <w:r w:rsidR="00BF1180" w:rsidDel="00154457">
          <w:rPr>
            <w:rFonts w:ascii="Times New Roman" w:hAnsi="Times New Roman" w:cs="Times New Roman"/>
            <w:sz w:val="24"/>
            <w:szCs w:val="24"/>
          </w:rPr>
          <w:delText xml:space="preserve">where </w:delText>
        </w:r>
      </w:del>
      <w:ins w:id="12" w:author="Darcy Webber" w:date="2015-02-05T15:02:00Z">
        <w:r w:rsidR="00154457">
          <w:rPr>
            <w:rFonts w:ascii="Times New Roman" w:hAnsi="Times New Roman" w:cs="Times New Roman"/>
            <w:sz w:val="24"/>
            <w:szCs w:val="24"/>
          </w:rPr>
          <w:t xml:space="preserve">were </w:t>
        </w:r>
      </w:ins>
      <w:r w:rsidR="00BF1180">
        <w:rPr>
          <w:rFonts w:ascii="Times New Roman" w:hAnsi="Times New Roman" w:cs="Times New Roman"/>
          <w:sz w:val="24"/>
          <w:szCs w:val="24"/>
        </w:rPr>
        <w:t>low (</w:t>
      </w:r>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variation among </w:t>
      </w:r>
      <w:r w:rsidR="00050DB0">
        <w:rPr>
          <w:rFonts w:ascii="Times New Roman" w:hAnsi="Times New Roman" w:cs="Times New Roman"/>
          <w:sz w:val="24"/>
          <w:szCs w:val="24"/>
        </w:rPr>
        <w:t>individuals</w:t>
      </w:r>
      <w:r w:rsidR="00D41E76">
        <w:rPr>
          <w:rFonts w:ascii="Times New Roman" w:hAnsi="Times New Roman" w:cs="Times New Roman"/>
          <w:sz w:val="24"/>
          <w:szCs w:val="24"/>
        </w:rPr>
        <w:t xml:space="preserve"> and over time (estimating variation in </w:t>
      </w:r>
      <w:r w:rsidR="00D41E76">
        <w:rPr>
          <w:rFonts w:ascii="Times New Roman" w:hAnsi="Times New Roman" w:cs="Times New Roman"/>
          <w:i/>
          <w:sz w:val="24"/>
          <w:szCs w:val="24"/>
        </w:rPr>
        <w:t>k</w:t>
      </w:r>
      <w:r w:rsidR="00D41E76">
        <w:rPr>
          <w:rFonts w:ascii="Times New Roman" w:hAnsi="Times New Roman" w:cs="Times New Roman"/>
          <w:sz w:val="24"/>
          <w:szCs w:val="24"/>
        </w:rPr>
        <w:t xml:space="preserve"> and </w:t>
      </w:r>
      <w:r w:rsidR="00D41E76">
        <w:rPr>
          <w:rFonts w:ascii="Times New Roman" w:hAnsi="Times New Roman" w:cs="Times New Roman"/>
          <w:i/>
          <w:sz w:val="24"/>
          <w:szCs w:val="24"/>
        </w:rPr>
        <w:t>z</w:t>
      </w:r>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xml:space="preserve">), the magnitude of residual variation was estimated well for either model </w:t>
      </w:r>
      <w:r w:rsidR="006C4ABB">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EC4558">
        <w:rPr>
          <w:i/>
          <w:color w:val="000000" w:themeColor="text1"/>
          <w:sz w:val="24"/>
          <w:szCs w:val="24"/>
        </w:rPr>
        <w:t xml:space="preserve">Figure </w:t>
      </w:r>
      <w:r w:rsidR="001C30F9">
        <w:rPr>
          <w:i/>
          <w:noProof/>
          <w:color w:val="000000" w:themeColor="text1"/>
          <w:sz w:val="24"/>
          <w:szCs w:val="24"/>
        </w:rPr>
        <w:t>10</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w:t>
      </w:r>
    </w:p>
    <w:p w14:paraId="277B55B5" w14:textId="0E0A4AA4"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Not all fits to simulated data were</w:t>
      </w:r>
      <w:r w:rsidR="00B22FD1">
        <w:rPr>
          <w:rFonts w:ascii="Times New Roman" w:hAnsi="Times New Roman" w:cs="Times New Roman"/>
          <w:sz w:val="24"/>
          <w:szCs w:val="24"/>
        </w:rPr>
        <w:t xml:space="preserve"> positive definite Hessian (</w:t>
      </w:r>
      <w:proofErr w:type="spellStart"/>
      <w:r w:rsidR="00B22FD1">
        <w:rPr>
          <w:rFonts w:ascii="Times New Roman" w:hAnsi="Times New Roman" w:cs="Times New Roman"/>
          <w:sz w:val="24"/>
          <w:szCs w:val="24"/>
        </w:rPr>
        <w:t>pdH</w:t>
      </w:r>
      <w:proofErr w:type="spellEnd"/>
      <w:r>
        <w:rPr>
          <w:rFonts w:ascii="Times New Roman" w:hAnsi="Times New Roman" w:cs="Times New Roman"/>
          <w:sz w:val="24"/>
          <w:szCs w:val="24"/>
        </w:rPr>
        <w:t xml:space="preserve">).  When the model being fit included no random-effects or random-effects for </w:t>
      </w:r>
      <w:proofErr w:type="spellStart"/>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only, almost all model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When the model incorporated time-varying individual random effects fewer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particularly at lower sample sizes.</w:t>
      </w:r>
      <w:r w:rsidR="00E81544">
        <w:rPr>
          <w:rFonts w:ascii="Times New Roman" w:hAnsi="Times New Roman" w:cs="Times New Roman"/>
          <w:sz w:val="24"/>
          <w:szCs w:val="24"/>
        </w:rPr>
        <w:t xml:space="preserve">  However, we conclude that most models were positive definite for sample sizes above </w:t>
      </w:r>
      <w:del w:id="13" w:author="Darcy Webber" w:date="2015-02-05T15:14:00Z">
        <w:r w:rsidR="00E81544" w:rsidRPr="00AC4738" w:rsidDel="00C60C38">
          <w:rPr>
            <w:rFonts w:ascii="Times New Roman" w:hAnsi="Times New Roman" w:cs="Times New Roman"/>
            <w:sz w:val="24"/>
            <w:szCs w:val="24"/>
            <w:highlight w:val="yellow"/>
          </w:rPr>
          <w:delText>XXX</w:delText>
        </w:r>
      </w:del>
      <w:ins w:id="14" w:author="Darcy Webber" w:date="2015-02-05T15:14:00Z">
        <w:r w:rsidR="00C60C38">
          <w:rPr>
            <w:rFonts w:ascii="Times New Roman" w:hAnsi="Times New Roman" w:cs="Times New Roman"/>
            <w:sz w:val="24"/>
            <w:szCs w:val="24"/>
          </w:rPr>
          <w:t>250 individuals</w:t>
        </w:r>
      </w:ins>
      <w:r w:rsidR="00E81544">
        <w:rPr>
          <w:rFonts w:ascii="Times New Roman" w:hAnsi="Times New Roman" w:cs="Times New Roman"/>
          <w:sz w:val="24"/>
          <w:szCs w:val="24"/>
        </w:rPr>
        <w:t xml:space="preserve">, and that non-positive definite models can be used as indication that the model is likely to be </w:t>
      </w:r>
      <w:proofErr w:type="spellStart"/>
      <w:r w:rsidR="00E81544">
        <w:rPr>
          <w:rFonts w:ascii="Times New Roman" w:hAnsi="Times New Roman" w:cs="Times New Roman"/>
          <w:sz w:val="24"/>
          <w:szCs w:val="24"/>
        </w:rPr>
        <w:t>overfitted</w:t>
      </w:r>
      <w:proofErr w:type="spellEnd"/>
      <w:r w:rsidR="00E81544">
        <w:rPr>
          <w:rFonts w:ascii="Times New Roman" w:hAnsi="Times New Roman" w:cs="Times New Roman"/>
          <w:sz w:val="24"/>
          <w:szCs w:val="24"/>
        </w:rPr>
        <w:t xml:space="preserve"> relative to the available data.  </w:t>
      </w:r>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2D2E30B3" w14:textId="76FFECDE"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variation in growth among individuals</w:t>
      </w:r>
      <w:del w:id="15" w:author="darcy" w:date="2015-02-03T16:31:00Z">
        <w:r w:rsidDel="00D841C6">
          <w:rPr>
            <w:rFonts w:ascii="Times New Roman" w:hAnsi="Times New Roman" w:cs="Times New Roman"/>
            <w:sz w:val="24"/>
            <w:szCs w:val="24"/>
          </w:rPr>
          <w:delText xml:space="preserve"> and years</w:delText>
        </w:r>
      </w:del>
      <w:r>
        <w:rPr>
          <w:rFonts w:ascii="Times New Roman" w:hAnsi="Times New Roman" w:cs="Times New Roman"/>
          <w:sz w:val="24"/>
          <w:szCs w:val="24"/>
        </w:rPr>
        <w:t xml:space="preserve">,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 xml:space="preserve">Our case study application suggests that </w:t>
      </w:r>
      <w:r w:rsidRPr="003C710C">
        <w:rPr>
          <w:rFonts w:ascii="Times New Roman" w:hAnsi="Times New Roman" w:cs="Times New Roman"/>
          <w:sz w:val="24"/>
          <w:szCs w:val="24"/>
          <w:highlight w:val="yellow"/>
        </w:rPr>
        <w:t>…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space.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w:t>
      </w:r>
      <w:proofErr w:type="spellStart"/>
      <w:r w:rsidR="001E733D">
        <w:rPr>
          <w:rFonts w:ascii="Times New Roman" w:hAnsi="Times New Roman" w:cs="Times New Roman"/>
          <w:sz w:val="24"/>
          <w:szCs w:val="24"/>
        </w:rPr>
        <w:t>geostatistical</w:t>
      </w:r>
      <w:proofErr w:type="spellEnd"/>
      <w:r w:rsidR="001E733D">
        <w:rPr>
          <w:rFonts w:ascii="Times New Roman" w:hAnsi="Times New Roman" w:cs="Times New Roman"/>
          <w:sz w:val="24"/>
          <w:szCs w:val="24"/>
        </w:rPr>
        <w:t xml:space="preserve">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085790B1"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t>
      </w:r>
      <w:del w:id="16" w:author="Darcy Webber" w:date="2015-02-05T13:55:00Z">
        <w:r w:rsidR="00840BBD" w:rsidDel="00BB2DB0">
          <w:rPr>
            <w:rFonts w:ascii="Times New Roman" w:hAnsi="Times New Roman" w:cs="Times New Roman"/>
            <w:sz w:val="24"/>
            <w:szCs w:val="24"/>
          </w:rPr>
          <w:delText xml:space="preserve">when </w:delText>
        </w:r>
      </w:del>
      <w:r w:rsidR="00840BBD">
        <w:rPr>
          <w:rFonts w:ascii="Times New Roman" w:hAnsi="Times New Roman" w:cs="Times New Roman"/>
          <w:sz w:val="24"/>
          <w:szCs w:val="24"/>
        </w:rPr>
        <w:t xml:space="preserve">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09870AD8" w14:textId="77777777" w:rsidR="0010657A" w:rsidRPr="0010657A" w:rsidRDefault="0010657A" w:rsidP="0010657A">
      <w:pPr>
        <w:tabs>
          <w:tab w:val="left" w:pos="360"/>
          <w:tab w:val="left" w:pos="720"/>
          <w:tab w:val="left" w:pos="8640"/>
        </w:tabs>
        <w:spacing w:after="0" w:line="480" w:lineRule="auto"/>
        <w:ind w:left="360"/>
        <w:jc w:val="both"/>
        <w:rPr>
          <w:rFonts w:ascii="Times New Roman" w:hAnsi="Times New Roman" w:cs="Times New Roman"/>
          <w:sz w:val="24"/>
          <w:szCs w:val="24"/>
        </w:rPr>
      </w:pPr>
      <w:bookmarkStart w:id="17" w:name="_GoBack"/>
      <w:bookmarkEnd w:id="17"/>
    </w:p>
    <w:p w14:paraId="08F6B16D" w14:textId="77777777" w:rsidR="00BB2DB0" w:rsidRDefault="00BB2DB0">
      <w:pPr>
        <w:rPr>
          <w:rFonts w:ascii="Times New Roman" w:hAnsi="Times New Roman" w:cs="Times New Roman"/>
          <w:b/>
          <w:sz w:val="24"/>
          <w:szCs w:val="24"/>
        </w:rPr>
      </w:pPr>
      <w:r>
        <w:rPr>
          <w:rFonts w:ascii="Times New Roman" w:hAnsi="Times New Roman" w:cs="Times New Roman"/>
          <w:b/>
          <w:sz w:val="24"/>
          <w:szCs w:val="24"/>
        </w:rPr>
        <w:br w:type="page"/>
      </w:r>
    </w:p>
    <w:p w14:paraId="68BEF472" w14:textId="6DA5B3FC"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6D36D4DC"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We thank Peter Horn and Collin Sutton for aging the fish</w:t>
      </w:r>
      <w:r w:rsidR="00107FA5">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107FA5">
        <w:rPr>
          <w:rFonts w:ascii="Times New Roman" w:hAnsi="Times New Roman" w:cs="Times New Roman"/>
          <w:sz w:val="24"/>
          <w:szCs w:val="24"/>
        </w:rPr>
        <w:t xml:space="preserve">the </w:t>
      </w:r>
      <w:r>
        <w:rPr>
          <w:rFonts w:ascii="Times New Roman" w:hAnsi="Times New Roman" w:cs="Times New Roman"/>
          <w:sz w:val="24"/>
          <w:szCs w:val="24"/>
        </w:rPr>
        <w:t xml:space="preserve">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w:t>
      </w:r>
      <w:r w:rsidR="007E7EAA">
        <w:rPr>
          <w:rFonts w:ascii="Times New Roman" w:hAnsi="Times New Roman" w:cs="Times New Roman"/>
          <w:sz w:val="24"/>
          <w:szCs w:val="24"/>
        </w:rPr>
        <w:t>Ministry for Primary Industries</w:t>
      </w:r>
      <w:r>
        <w:rPr>
          <w:rFonts w:ascii="Times New Roman" w:hAnsi="Times New Roman" w:cs="Times New Roman"/>
          <w:sz w:val="24"/>
          <w:szCs w:val="24"/>
        </w:rPr>
        <w:t xml:space="preserve"> for compiling the tag data.  We thank members of the Antarctic Working Group, particularly Alistair Dunn, for helpful feedback.  </w:t>
      </w:r>
      <w:r w:rsidR="00840BBD">
        <w:rPr>
          <w:rFonts w:ascii="Times New Roman" w:hAnsi="Times New Roman" w:cs="Times New Roman"/>
          <w:sz w:val="24"/>
          <w:szCs w:val="24"/>
        </w:rPr>
        <w:t xml:space="preserve">We thank in particular O. Shelton for developing and discussing the model for variation in growth that was used here.  We also thank K. </w:t>
      </w:r>
      <w:proofErr w:type="spellStart"/>
      <w:r w:rsidR="00840BBD">
        <w:rPr>
          <w:rFonts w:ascii="Times New Roman" w:hAnsi="Times New Roman" w:cs="Times New Roman"/>
          <w:sz w:val="24"/>
          <w:szCs w:val="24"/>
        </w:rPr>
        <w:t>Kristensen</w:t>
      </w:r>
      <w:proofErr w:type="spellEnd"/>
      <w:r w:rsidR="00840BBD">
        <w:rPr>
          <w:rFonts w:ascii="Times New Roman" w:hAnsi="Times New Roman" w:cs="Times New Roman"/>
          <w:sz w:val="24"/>
          <w:szCs w:val="24"/>
        </w:rPr>
        <w:t xml:space="preserve"> and H. </w:t>
      </w:r>
      <w:proofErr w:type="spellStart"/>
      <w:r w:rsidR="00840BBD">
        <w:rPr>
          <w:rFonts w:ascii="Times New Roman" w:hAnsi="Times New Roman" w:cs="Times New Roman"/>
          <w:sz w:val="24"/>
          <w:szCs w:val="24"/>
        </w:rPr>
        <w:t>Skaug</w:t>
      </w:r>
      <w:proofErr w:type="spellEnd"/>
      <w:r w:rsidR="00840BBD">
        <w:rPr>
          <w:rFonts w:ascii="Times New Roman" w:hAnsi="Times New Roman" w:cs="Times New Roman"/>
          <w:sz w:val="24"/>
          <w:szCs w:val="24"/>
        </w:rPr>
        <w:t xml:space="preserve">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t>Bibliography</w:t>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274A2D50" w14:textId="1FBB0752" w:rsidR="00883C74" w:rsidRPr="00883C74" w:rsidRDefault="00883C74" w:rsidP="00883C74">
      <w:pPr>
        <w:pStyle w:val="Caption"/>
        <w:keepNext/>
        <w:rPr>
          <w:i w:val="0"/>
          <w:color w:val="auto"/>
          <w:sz w:val="24"/>
          <w:szCs w:val="24"/>
        </w:rPr>
      </w:pPr>
      <w:bookmarkStart w:id="18" w:name="_Ref410906913"/>
      <w:r w:rsidRPr="00883C74">
        <w:rPr>
          <w:i w:val="0"/>
          <w:color w:val="auto"/>
          <w:sz w:val="24"/>
          <w:szCs w:val="24"/>
        </w:rPr>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D01717">
        <w:rPr>
          <w:i w:val="0"/>
          <w:noProof/>
          <w:color w:val="auto"/>
          <w:sz w:val="24"/>
          <w:szCs w:val="24"/>
        </w:rPr>
        <w:t>1</w:t>
      </w:r>
      <w:r w:rsidRPr="00883C74">
        <w:rPr>
          <w:i w:val="0"/>
          <w:color w:val="auto"/>
          <w:sz w:val="24"/>
          <w:szCs w:val="24"/>
        </w:rPr>
        <w:fldChar w:fldCharType="end"/>
      </w:r>
      <w:bookmarkEnd w:id="18"/>
      <w:r w:rsidRPr="00883C74">
        <w:rPr>
          <w:i w:val="0"/>
          <w:color w:val="auto"/>
          <w:sz w:val="24"/>
          <w:szCs w:val="24"/>
        </w:rPr>
        <w:t>: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3C710C"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roofErr w:type="spellEnd"/>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19"/>
            <w:r w:rsidRPr="00B17755">
              <w:rPr>
                <w:rFonts w:ascii="Times New Roman" w:hAnsi="Times New Roman" w:cs="Times New Roman"/>
                <w:sz w:val="24"/>
                <w:szCs w:val="24"/>
                <w:highlight w:val="yellow"/>
              </w:rPr>
              <w:t>?</w:t>
            </w:r>
            <w:commentRangeEnd w:id="19"/>
            <w:r>
              <w:rPr>
                <w:rStyle w:val="CommentReference"/>
              </w:rPr>
              <w:commentReference w:id="19"/>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proofErr w:type="spellStart"/>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roofErr w:type="spellEnd"/>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roofErr w:type="spellEnd"/>
          </w:p>
        </w:tc>
        <w:tc>
          <w:tcPr>
            <w:tcW w:w="1054" w:type="dxa"/>
          </w:tcPr>
          <w:p w14:paraId="567F2813" w14:textId="0BFD7B62" w:rsidR="00883C74" w:rsidRDefault="00D20E84" w:rsidP="0085574F">
            <w:pPr>
              <w:tabs>
                <w:tab w:val="left" w:pos="360"/>
                <w:tab w:val="left" w:pos="720"/>
                <w:tab w:val="left" w:pos="8640"/>
              </w:tabs>
              <w:spacing w:line="480" w:lineRule="auto"/>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3C710C"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3C710C"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054" w:type="dxa"/>
          </w:tcPr>
          <w:p w14:paraId="3DA5D343" w14:textId="33E275AD" w:rsidR="00883C74" w:rsidRDefault="00635613" w:rsidP="0085574F">
            <w:pPr>
              <w:tabs>
                <w:tab w:val="left" w:pos="360"/>
                <w:tab w:val="left" w:pos="720"/>
                <w:tab w:val="left" w:pos="8640"/>
              </w:tabs>
              <w:spacing w:line="480" w:lineRule="auto"/>
              <w:rPr>
                <w:rFonts w:ascii="Times New Roman" w:hAnsi="Times New Roman" w:cs="Times New Roman"/>
                <w:sz w:val="24"/>
                <w:szCs w:val="24"/>
              </w:rPr>
            </w:pPr>
            <w:r w:rsidRPr="00F87D54">
              <w:rPr>
                <w:rFonts w:ascii="Times New Roman" w:hAnsi="Times New Roman" w:cs="Times New Roman"/>
                <w:sz w:val="24"/>
                <w:szCs w:val="24"/>
                <w:highlight w:val="yellow"/>
              </w:rPr>
              <w:t>years</w:t>
            </w:r>
            <w:r w:rsidRPr="00F87D54">
              <w:rPr>
                <w:rFonts w:ascii="Times New Roman" w:hAnsi="Times New Roman" w:cs="Times New Roman"/>
                <w:sz w:val="24"/>
                <w:szCs w:val="24"/>
                <w:highlight w:val="yellow"/>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3C710C"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76239A89" w14:textId="56B2F66B" w:rsidR="00D01717" w:rsidRPr="00D01717" w:rsidRDefault="00D01717" w:rsidP="00D01717">
      <w:pPr>
        <w:pStyle w:val="Caption"/>
        <w:keepNext/>
        <w:rPr>
          <w:i w:val="0"/>
          <w:color w:val="000000" w:themeColor="text1"/>
          <w:sz w:val="24"/>
          <w:szCs w:val="24"/>
        </w:rPr>
      </w:pPr>
      <w:bookmarkStart w:id="20" w:name="_Ref410907158"/>
      <w:r w:rsidRPr="00D01717">
        <w:rPr>
          <w:i w:val="0"/>
          <w:color w:val="000000" w:themeColor="text1"/>
          <w:sz w:val="24"/>
          <w:szCs w:val="24"/>
        </w:rPr>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4D7D1B">
        <w:rPr>
          <w:i w:val="0"/>
          <w:noProof/>
          <w:color w:val="000000" w:themeColor="text1"/>
          <w:sz w:val="24"/>
          <w:szCs w:val="24"/>
        </w:rPr>
        <w:t>2</w:t>
      </w:r>
      <w:r w:rsidRPr="00D01717">
        <w:rPr>
          <w:i w:val="0"/>
          <w:color w:val="000000" w:themeColor="text1"/>
          <w:sz w:val="24"/>
          <w:szCs w:val="24"/>
        </w:rPr>
        <w:fldChar w:fldCharType="end"/>
      </w:r>
      <w:bookmarkEnd w:id="20"/>
      <w:r w:rsidRPr="00D01717">
        <w:rPr>
          <w:i w:val="0"/>
          <w:color w:val="000000" w:themeColor="text1"/>
          <w:sz w:val="24"/>
          <w:szCs w:val="24"/>
        </w:rPr>
        <w:t xml:space="preserve">: </w:t>
      </w:r>
      <w:r w:rsidRPr="00D01717">
        <w:rPr>
          <w:rFonts w:ascii="Times New Roman" w:hAnsi="Times New Roman" w:cs="Times New Roman"/>
          <w:i w:val="0"/>
          <w:color w:val="000000" w:themeColor="text1"/>
          <w:sz w:val="24"/>
          <w:szCs w:val="24"/>
        </w:rPr>
        <w:t>Parameter values used for all scenarios in the simulation experiment.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2017C4B4"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proofErr w:type="spellStart"/>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roofErr w:type="spellEnd"/>
          </w:p>
        </w:tc>
        <w:tc>
          <w:tcPr>
            <w:tcW w:w="1964" w:type="dxa"/>
          </w:tcPr>
          <w:p w14:paraId="1F862847" w14:textId="03CE62BE" w:rsidR="004F7C37" w:rsidRDefault="00080C29">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049D5D28" w14:textId="77777777" w:rsidR="00E51924" w:rsidRDefault="00E51924">
      <w:pPr>
        <w:rPr>
          <w:iCs/>
          <w:color w:val="000000" w:themeColor="text1"/>
          <w:sz w:val="24"/>
          <w:szCs w:val="24"/>
        </w:rPr>
      </w:pPr>
      <w:r>
        <w:rPr>
          <w:i/>
          <w:color w:val="000000" w:themeColor="text1"/>
          <w:sz w:val="24"/>
          <w:szCs w:val="24"/>
        </w:rPr>
        <w:br w:type="page"/>
      </w:r>
    </w:p>
    <w:p w14:paraId="11F8E667" w14:textId="5A623523"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4D7D1B">
        <w:rPr>
          <w:i w:val="0"/>
          <w:noProof/>
          <w:color w:val="000000" w:themeColor="text1"/>
          <w:sz w:val="24"/>
          <w:szCs w:val="24"/>
        </w:rPr>
        <w:t>3</w:t>
      </w:r>
      <w:r w:rsidRPr="00D01717">
        <w:rPr>
          <w:i w:val="0"/>
          <w:color w:val="000000" w:themeColor="text1"/>
          <w:sz w:val="24"/>
          <w:szCs w:val="24"/>
        </w:rPr>
        <w:fldChar w:fldCharType="end"/>
      </w:r>
      <w:r w:rsidRPr="00D01717">
        <w:rPr>
          <w:i w:val="0"/>
          <w:color w:val="000000" w:themeColor="text1"/>
          <w:sz w:val="24"/>
          <w:szCs w:val="24"/>
        </w:rPr>
        <w:t xml:space="preserve">: </w:t>
      </w:r>
      <w:r w:rsidRPr="00D01717">
        <w:rPr>
          <w:rFonts w:ascii="Times New Roman" w:hAnsi="Times New Roman" w:cs="Times New Roman"/>
          <w:i w:val="0"/>
          <w:color w:val="000000" w:themeColor="text1"/>
          <w:sz w:val="24"/>
          <w:szCs w:val="24"/>
        </w:rPr>
        <w:t>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03B4683B" w14:textId="77777777" w:rsidR="00B101A5" w:rsidRDefault="00B101A5">
      <w:pPr>
        <w:rPr>
          <w:iCs/>
          <w:sz w:val="24"/>
          <w:szCs w:val="24"/>
        </w:rPr>
      </w:pPr>
      <w:bookmarkStart w:id="21" w:name="_Ref410371769"/>
      <w:r>
        <w:rPr>
          <w:i/>
          <w:sz w:val="24"/>
          <w:szCs w:val="24"/>
        </w:rPr>
        <w:br w:type="page"/>
      </w:r>
    </w:p>
    <w:p w14:paraId="4F9074E7" w14:textId="72FA3446" w:rsidR="00E51924" w:rsidRPr="00DB6525" w:rsidRDefault="00E51924" w:rsidP="00E51924">
      <w:pPr>
        <w:pStyle w:val="Caption"/>
        <w:keepNext/>
        <w:rPr>
          <w:i w:val="0"/>
          <w:color w:val="auto"/>
          <w:sz w:val="24"/>
          <w:szCs w:val="24"/>
        </w:rPr>
      </w:pPr>
      <w:r w:rsidRPr="00DB6525">
        <w:rPr>
          <w:i w:val="0"/>
          <w:color w:val="auto"/>
          <w:sz w:val="24"/>
          <w:szCs w:val="24"/>
        </w:rPr>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4D7D1B">
        <w:rPr>
          <w:i w:val="0"/>
          <w:noProof/>
          <w:color w:val="auto"/>
          <w:sz w:val="24"/>
          <w:szCs w:val="24"/>
        </w:rPr>
        <w:t>4</w:t>
      </w:r>
      <w:r w:rsidRPr="00DB6525">
        <w:rPr>
          <w:i w:val="0"/>
          <w:color w:val="auto"/>
          <w:sz w:val="24"/>
          <w:szCs w:val="24"/>
        </w:rPr>
        <w:fldChar w:fldCharType="end"/>
      </w:r>
      <w:bookmarkEnd w:id="21"/>
      <w:r>
        <w:rPr>
          <w:i w:val="0"/>
          <w:color w:val="auto"/>
          <w:sz w:val="24"/>
          <w:szCs w:val="24"/>
        </w:rPr>
        <w:t>: Case study results.  Values marked with an asterisks (</w:t>
      </w:r>
      <w:r w:rsidRPr="002804A5">
        <w:rPr>
          <w:i w:val="0"/>
          <w:color w:val="auto"/>
          <w:sz w:val="24"/>
          <w:szCs w:val="24"/>
          <w:vertAlign w:val="superscript"/>
        </w:rPr>
        <w:t>*</w:t>
      </w:r>
      <w:r>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E51924" w:rsidRPr="009250DC" w14:paraId="13A24BF8" w14:textId="77777777" w:rsidTr="00152E1A">
        <w:tc>
          <w:tcPr>
            <w:tcW w:w="2262" w:type="dxa"/>
            <w:tcBorders>
              <w:top w:val="single" w:sz="4" w:space="0" w:color="auto"/>
              <w:bottom w:val="single" w:sz="4" w:space="0" w:color="auto"/>
            </w:tcBorders>
          </w:tcPr>
          <w:p w14:paraId="73E192EA"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242" w:type="dxa"/>
            <w:tcBorders>
              <w:top w:val="single" w:sz="4" w:space="0" w:color="auto"/>
              <w:bottom w:val="single" w:sz="4" w:space="0" w:color="auto"/>
            </w:tcBorders>
          </w:tcPr>
          <w:p w14:paraId="2FCE0269" w14:textId="77777777" w:rsidR="00E51924" w:rsidRPr="007F441A"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0D3F4319"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4EFDDE76"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7C4C4089"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1454C8A6"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E51924" w:rsidRPr="003A28BE" w14:paraId="47EBB434" w14:textId="77777777" w:rsidTr="00152E1A">
        <w:tc>
          <w:tcPr>
            <w:tcW w:w="2262" w:type="dxa"/>
            <w:tcBorders>
              <w:top w:val="single" w:sz="4" w:space="0" w:color="auto"/>
              <w:bottom w:val="nil"/>
            </w:tcBorders>
          </w:tcPr>
          <w:p w14:paraId="54491D65"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13F97D4B"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4972</w:t>
            </w:r>
          </w:p>
        </w:tc>
        <w:tc>
          <w:tcPr>
            <w:tcW w:w="1532" w:type="dxa"/>
            <w:tcBorders>
              <w:top w:val="single" w:sz="4" w:space="0" w:color="auto"/>
              <w:bottom w:val="nil"/>
            </w:tcBorders>
          </w:tcPr>
          <w:p w14:paraId="6548524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228A4CAF"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2EACA0F4"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2FA78024"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E51924" w:rsidRPr="003A28BE" w14:paraId="2AEFC3AE" w14:textId="77777777" w:rsidTr="00152E1A">
        <w:tc>
          <w:tcPr>
            <w:tcW w:w="2262" w:type="dxa"/>
            <w:tcBorders>
              <w:top w:val="nil"/>
              <w:bottom w:val="nil"/>
            </w:tcBorders>
          </w:tcPr>
          <w:p w14:paraId="386D018A"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8E0CC05"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2FFC131"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58A36BC9"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106AE8F2"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7077471B"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E51924" w:rsidRPr="003A28BE" w14:paraId="380B87D9" w14:textId="77777777" w:rsidTr="00152E1A">
        <w:tc>
          <w:tcPr>
            <w:tcW w:w="2262" w:type="dxa"/>
            <w:tcBorders>
              <w:top w:val="nil"/>
              <w:bottom w:val="nil"/>
            </w:tcBorders>
          </w:tcPr>
          <w:p w14:paraId="4B32C134"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52ABD4E"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3AD5C3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2CB8503A"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35EA8029"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00437C7D"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E51924" w:rsidRPr="003A28BE" w14:paraId="53E3A8F6" w14:textId="77777777" w:rsidTr="00152E1A">
        <w:tc>
          <w:tcPr>
            <w:tcW w:w="2262" w:type="dxa"/>
            <w:tcBorders>
              <w:top w:val="nil"/>
              <w:bottom w:val="nil"/>
            </w:tcBorders>
          </w:tcPr>
          <w:p w14:paraId="2D6771C4"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4843D93"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03B1449"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4585ECF1" w14:textId="77777777" w:rsidR="00E51924" w:rsidRPr="008F681F"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3DDFAAC6"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48A743DF"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1F6B71D6" w14:textId="77777777" w:rsidTr="00152E1A">
        <w:tc>
          <w:tcPr>
            <w:tcW w:w="2262" w:type="dxa"/>
            <w:vMerge w:val="restart"/>
            <w:tcBorders>
              <w:top w:val="dotted" w:sz="4" w:space="0" w:color="auto"/>
              <w:left w:val="nil"/>
              <w:bottom w:val="nil"/>
            </w:tcBorders>
          </w:tcPr>
          <w:p w14:paraId="5FD5D53C"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p>
        </w:tc>
        <w:tc>
          <w:tcPr>
            <w:tcW w:w="1242" w:type="dxa"/>
            <w:tcBorders>
              <w:top w:val="dotted" w:sz="4" w:space="0" w:color="auto"/>
              <w:bottom w:val="nil"/>
            </w:tcBorders>
          </w:tcPr>
          <w:p w14:paraId="29623FE8"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4904</w:t>
            </w:r>
          </w:p>
        </w:tc>
        <w:tc>
          <w:tcPr>
            <w:tcW w:w="1532" w:type="dxa"/>
            <w:tcBorders>
              <w:top w:val="dotted" w:sz="4" w:space="0" w:color="auto"/>
              <w:bottom w:val="nil"/>
            </w:tcBorders>
          </w:tcPr>
          <w:p w14:paraId="393A6A58"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110E7B40"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739B127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1F1FBB91"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E51924" w:rsidRPr="003A28BE" w14:paraId="471ABAB7" w14:textId="77777777" w:rsidTr="00152E1A">
        <w:tc>
          <w:tcPr>
            <w:tcW w:w="2262" w:type="dxa"/>
            <w:vMerge/>
            <w:tcBorders>
              <w:top w:val="nil"/>
              <w:left w:val="nil"/>
              <w:bottom w:val="nil"/>
            </w:tcBorders>
          </w:tcPr>
          <w:p w14:paraId="77FACF25"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6BE9A551"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D77FD66"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Borders>
              <w:top w:val="nil"/>
              <w:bottom w:val="nil"/>
            </w:tcBorders>
          </w:tcPr>
          <w:p w14:paraId="7F411E53"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00354221"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163695BA"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E51924" w:rsidRPr="003A28BE" w14:paraId="7A0842E3" w14:textId="77777777" w:rsidTr="00152E1A">
        <w:tc>
          <w:tcPr>
            <w:tcW w:w="2262" w:type="dxa"/>
            <w:tcBorders>
              <w:top w:val="nil"/>
              <w:left w:val="nil"/>
              <w:bottom w:val="nil"/>
            </w:tcBorders>
          </w:tcPr>
          <w:p w14:paraId="6779E4E3"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A4EC5C9"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B068A62"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54F7ADB0"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3CCF1BD8"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right w:val="nil"/>
            </w:tcBorders>
          </w:tcPr>
          <w:p w14:paraId="706BFE50"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36A11096" w14:textId="77777777" w:rsidTr="00152E1A">
        <w:tc>
          <w:tcPr>
            <w:tcW w:w="2262" w:type="dxa"/>
            <w:tcBorders>
              <w:top w:val="nil"/>
              <w:left w:val="nil"/>
              <w:bottom w:val="nil"/>
            </w:tcBorders>
          </w:tcPr>
          <w:p w14:paraId="29FAFA2C"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C5C3FA1"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A01CE92"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525E6AAA" w14:textId="77777777" w:rsidR="00E51924" w:rsidRPr="008F681F"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0B2EDB5F"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1FA2764C"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308B4932" w14:textId="77777777" w:rsidTr="00152E1A">
        <w:tc>
          <w:tcPr>
            <w:tcW w:w="2262" w:type="dxa"/>
            <w:tcBorders>
              <w:top w:val="nil"/>
              <w:left w:val="nil"/>
              <w:bottom w:val="dotted" w:sz="4" w:space="0" w:color="auto"/>
            </w:tcBorders>
          </w:tcPr>
          <w:p w14:paraId="5C060F33"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6F820705"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6A542F71"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Borders>
              <w:top w:val="nil"/>
              <w:bottom w:val="dotted" w:sz="4" w:space="0" w:color="auto"/>
            </w:tcBorders>
          </w:tcPr>
          <w:p w14:paraId="3AAD0028"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19EBCCE9"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0620B9F9"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E51924" w:rsidRPr="003A28BE" w14:paraId="2AB72E54" w14:textId="77777777" w:rsidTr="00152E1A">
        <w:tc>
          <w:tcPr>
            <w:tcW w:w="2262" w:type="dxa"/>
            <w:vMerge w:val="restart"/>
            <w:tcBorders>
              <w:top w:val="dotted" w:sz="4" w:space="0" w:color="auto"/>
              <w:bottom w:val="nil"/>
            </w:tcBorders>
          </w:tcPr>
          <w:p w14:paraId="6A83BE6E" w14:textId="77777777" w:rsidR="00E51924" w:rsidRPr="004A3333"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5B2D75CC"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4812</w:t>
            </w:r>
          </w:p>
        </w:tc>
        <w:tc>
          <w:tcPr>
            <w:tcW w:w="1532" w:type="dxa"/>
            <w:tcBorders>
              <w:top w:val="dotted" w:sz="4" w:space="0" w:color="auto"/>
              <w:bottom w:val="nil"/>
            </w:tcBorders>
          </w:tcPr>
          <w:p w14:paraId="7A0D0C44"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19C81E4"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4C2FE4F7"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646FA91A"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E51924" w:rsidRPr="003A28BE" w14:paraId="7EDD3229" w14:textId="77777777" w:rsidTr="00152E1A">
        <w:tc>
          <w:tcPr>
            <w:tcW w:w="2262" w:type="dxa"/>
            <w:vMerge/>
            <w:tcBorders>
              <w:top w:val="nil"/>
              <w:bottom w:val="nil"/>
            </w:tcBorders>
          </w:tcPr>
          <w:p w14:paraId="507904DC"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DBC5C8A"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E36F432"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2D4308BE"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7FB32E0C"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17FA781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E51924" w:rsidRPr="003A28BE" w14:paraId="02810515" w14:textId="77777777" w:rsidTr="00152E1A">
        <w:tc>
          <w:tcPr>
            <w:tcW w:w="2262" w:type="dxa"/>
            <w:tcBorders>
              <w:top w:val="nil"/>
              <w:bottom w:val="nil"/>
            </w:tcBorders>
          </w:tcPr>
          <w:p w14:paraId="06DA571E"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014CD612"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BBD1E8B"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2149A892"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21D4A19D"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tcBorders>
          </w:tcPr>
          <w:p w14:paraId="7548BCD4"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64E277E4" w14:textId="77777777" w:rsidTr="00152E1A">
        <w:tc>
          <w:tcPr>
            <w:tcW w:w="2262" w:type="dxa"/>
            <w:tcBorders>
              <w:top w:val="nil"/>
              <w:bottom w:val="nil"/>
            </w:tcBorders>
          </w:tcPr>
          <w:p w14:paraId="2AACB80B"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F1D476E"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614A11B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71976423" w14:textId="77777777" w:rsidR="00E51924" w:rsidRPr="00C730F9"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57E982CE"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344C0ED9"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01DEAB6D" w14:textId="77777777" w:rsidTr="00152E1A">
        <w:tc>
          <w:tcPr>
            <w:tcW w:w="2262" w:type="dxa"/>
            <w:tcBorders>
              <w:top w:val="nil"/>
              <w:bottom w:val="dotted" w:sz="4" w:space="0" w:color="auto"/>
            </w:tcBorders>
          </w:tcPr>
          <w:p w14:paraId="5F1E5698"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29ECED39"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01555BAF"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Borders>
              <w:top w:val="nil"/>
              <w:bottom w:val="dotted" w:sz="4" w:space="0" w:color="auto"/>
            </w:tcBorders>
          </w:tcPr>
          <w:p w14:paraId="42AAEFFD" w14:textId="77777777" w:rsidR="00E51924" w:rsidRPr="00C730F9"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32C58538"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5E947F26"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3E20106C" w14:textId="77777777" w:rsidTr="00152E1A">
        <w:tc>
          <w:tcPr>
            <w:tcW w:w="2262" w:type="dxa"/>
            <w:vMerge w:val="restart"/>
            <w:tcBorders>
              <w:top w:val="dotted" w:sz="4" w:space="0" w:color="auto"/>
            </w:tcBorders>
          </w:tcPr>
          <w:p w14:paraId="5663272C" w14:textId="77777777" w:rsidR="00E51924" w:rsidRPr="004A3333"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34E2B421"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4816</w:t>
            </w:r>
          </w:p>
        </w:tc>
        <w:tc>
          <w:tcPr>
            <w:tcW w:w="1532" w:type="dxa"/>
            <w:tcBorders>
              <w:top w:val="dotted" w:sz="4" w:space="0" w:color="auto"/>
            </w:tcBorders>
          </w:tcPr>
          <w:p w14:paraId="78252B1B"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44F391D6"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tcBorders>
          </w:tcPr>
          <w:p w14:paraId="4F2E8F4A"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483BEDD6"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E51924" w:rsidRPr="003A28BE" w14:paraId="55C819D9" w14:textId="77777777" w:rsidTr="00152E1A">
        <w:tc>
          <w:tcPr>
            <w:tcW w:w="2262" w:type="dxa"/>
            <w:vMerge/>
          </w:tcPr>
          <w:p w14:paraId="6F22C55D"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3FA8197"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5C4A3A9F"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Pr>
          <w:p w14:paraId="26B7CB84"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7407540D"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58307367"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E51924" w:rsidRPr="003A28BE" w14:paraId="5367E870" w14:textId="77777777" w:rsidTr="00152E1A">
        <w:tc>
          <w:tcPr>
            <w:tcW w:w="2262" w:type="dxa"/>
            <w:vMerge/>
          </w:tcPr>
          <w:p w14:paraId="78947517"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725CFCB2"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45736EA"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Pr>
          <w:p w14:paraId="50E2B1C2"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23CA37F8"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Pr>
          <w:p w14:paraId="1FD1EC6E"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1EF17290" w14:textId="77777777" w:rsidTr="00152E1A">
        <w:tc>
          <w:tcPr>
            <w:tcW w:w="2262" w:type="dxa"/>
          </w:tcPr>
          <w:p w14:paraId="544CFE88"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8CD8C30"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087CCA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24C3EE61"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0B9CB78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1638DFE1"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50CE5E75" w14:textId="77777777" w:rsidTr="00152E1A">
        <w:tc>
          <w:tcPr>
            <w:tcW w:w="2262" w:type="dxa"/>
          </w:tcPr>
          <w:p w14:paraId="2FC4BE27"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9BFAEB8"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399E866F"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Pr>
          <w:p w14:paraId="11983601"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175C8A80"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543A049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E51924" w:rsidRPr="003A28BE" w14:paraId="44B36309" w14:textId="77777777" w:rsidTr="00152E1A">
        <w:tc>
          <w:tcPr>
            <w:tcW w:w="2262" w:type="dxa"/>
          </w:tcPr>
          <w:p w14:paraId="180A8D4A"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7DB211A"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5C91DEC0"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Pr>
          <w:p w14:paraId="631B52B3"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Pr>
          <w:p w14:paraId="2A408CE6"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096A0E4D"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bl>
    <w:p w14:paraId="30EB198D" w14:textId="77777777" w:rsidR="00E51924" w:rsidRDefault="00E51924" w:rsidP="00E51924">
      <w:pPr>
        <w:spacing w:line="480" w:lineRule="auto"/>
        <w:rPr>
          <w:rFonts w:ascii="Times New Roman" w:hAnsi="Times New Roman" w:cs="Times New Roman"/>
          <w:sz w:val="24"/>
          <w:szCs w:val="24"/>
        </w:rPr>
      </w:pPr>
    </w:p>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32D9F026" w:rsidR="004922C2" w:rsidRPr="00843FF9" w:rsidRDefault="00843FF9" w:rsidP="00843FF9">
      <w:pPr>
        <w:pStyle w:val="Caption"/>
        <w:rPr>
          <w:rFonts w:ascii="Times New Roman" w:hAnsi="Times New Roman" w:cs="Times New Roman"/>
          <w:i w:val="0"/>
          <w:color w:val="auto"/>
          <w:sz w:val="24"/>
          <w:szCs w:val="24"/>
        </w:rPr>
      </w:pPr>
      <w:bookmarkStart w:id="22" w:name="_Ref410371170"/>
      <w:bookmarkStart w:id="23"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F05E6C">
        <w:rPr>
          <w:i w:val="0"/>
          <w:noProof/>
          <w:color w:val="auto"/>
          <w:sz w:val="24"/>
          <w:szCs w:val="24"/>
        </w:rPr>
        <w:t>1</w:t>
      </w:r>
      <w:r w:rsidRPr="00843FF9">
        <w:rPr>
          <w:i w:val="0"/>
          <w:color w:val="auto"/>
          <w:sz w:val="24"/>
          <w:szCs w:val="24"/>
        </w:rPr>
        <w:fldChar w:fldCharType="end"/>
      </w:r>
      <w:bookmarkEnd w:id="22"/>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proofErr w:type="spellStart"/>
      <w:r w:rsidR="00095BD7">
        <w:rPr>
          <w:i w:val="0"/>
          <w:color w:val="auto"/>
          <w:sz w:val="24"/>
          <w:szCs w:val="24"/>
        </w:rPr>
        <w:t>toothfish</w:t>
      </w:r>
      <w:proofErr w:type="spellEnd"/>
      <w:r w:rsidR="00095BD7">
        <w:rPr>
          <w:i w:val="0"/>
          <w:color w:val="auto"/>
          <w:sz w:val="24"/>
          <w:szCs w:val="24"/>
        </w:rPr>
        <w:t xml:space="preserve"> using the model with n</w:t>
      </w:r>
      <w:r w:rsidRPr="00843FF9">
        <w:rPr>
          <w:i w:val="0"/>
          <w:color w:val="auto"/>
          <w:sz w:val="24"/>
          <w:szCs w:val="24"/>
        </w:rPr>
        <w:t>o random-effects.</w:t>
      </w:r>
      <w:bookmarkEnd w:id="23"/>
    </w:p>
    <w:p w14:paraId="1FB0A098" w14:textId="1E6700BD" w:rsidR="00A44DD6" w:rsidRDefault="00A44DD6">
      <w:pPr>
        <w:rPr>
          <w:rFonts w:ascii="Times New Roman" w:hAnsi="Times New Roman" w:cs="Times New Roman"/>
          <w:sz w:val="24"/>
          <w:szCs w:val="24"/>
        </w:rPr>
      </w:pPr>
    </w:p>
    <w:p w14:paraId="2F1FA053" w14:textId="75E45C9D" w:rsidR="00EC55AF" w:rsidRPr="00AC4738" w:rsidRDefault="00A44DD6" w:rsidP="00AC4738">
      <w:pPr>
        <w:spacing w:line="480" w:lineRule="auto"/>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07A2E4D6" wp14:editId="666710AC">
            <wp:extent cx="4571365" cy="3048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5240" cy="3050584"/>
                    </a:xfrm>
                    <a:prstGeom prst="rect">
                      <a:avLst/>
                    </a:prstGeom>
                  </pic:spPr>
                </pic:pic>
              </a:graphicData>
            </a:graphic>
          </wp:inline>
        </w:drawing>
      </w:r>
    </w:p>
    <w:p w14:paraId="2D49F065" w14:textId="081E86F3" w:rsidR="00EC55AF" w:rsidRPr="00EC55AF" w:rsidRDefault="00EC55AF" w:rsidP="00EC55AF">
      <w:pPr>
        <w:pStyle w:val="Caption"/>
        <w:rPr>
          <w:rFonts w:ascii="Times New Roman" w:hAnsi="Times New Roman" w:cs="Times New Roman"/>
          <w:i w:val="0"/>
          <w:color w:val="auto"/>
          <w:sz w:val="24"/>
          <w:szCs w:val="24"/>
        </w:rPr>
      </w:pPr>
      <w:bookmarkStart w:id="24"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F05E6C">
        <w:rPr>
          <w:i w:val="0"/>
          <w:noProof/>
          <w:color w:val="auto"/>
          <w:sz w:val="24"/>
          <w:szCs w:val="24"/>
        </w:rPr>
        <w:t>2</w:t>
      </w:r>
      <w:r w:rsidRPr="00EC55AF">
        <w:rPr>
          <w:i w:val="0"/>
          <w:color w:val="auto"/>
          <w:sz w:val="24"/>
          <w:szCs w:val="24"/>
        </w:rPr>
        <w:fldChar w:fldCharType="end"/>
      </w:r>
      <w:bookmarkEnd w:id="24"/>
      <w:r w:rsidRPr="00EC55AF">
        <w:rPr>
          <w:i w:val="0"/>
          <w:color w:val="auto"/>
          <w:sz w:val="24"/>
          <w:szCs w:val="24"/>
        </w:rPr>
        <w:t xml:space="preserve">: </w:t>
      </w:r>
      <w:r w:rsidR="00541045">
        <w:rPr>
          <w:i w:val="0"/>
          <w:color w:val="auto"/>
          <w:sz w:val="24"/>
          <w:szCs w:val="24"/>
        </w:rPr>
        <w:t xml:space="preserve">Residual in length at tagging vs. the residual in length at recapture (cm) for individual female and male Antarctic </w:t>
      </w:r>
      <w:proofErr w:type="spellStart"/>
      <w:r w:rsidR="00541045">
        <w:rPr>
          <w:i w:val="0"/>
          <w:color w:val="auto"/>
          <w:sz w:val="24"/>
          <w:szCs w:val="24"/>
        </w:rPr>
        <w:t>toothfish</w:t>
      </w:r>
      <w:proofErr w:type="spellEnd"/>
      <w:r w:rsidR="00541045">
        <w:rPr>
          <w:i w:val="0"/>
          <w:color w:val="auto"/>
          <w:sz w:val="24"/>
          <w:szCs w:val="24"/>
        </w:rPr>
        <w:t xml:space="preserve"> using the model with no random-effects.  The residual is calculated as the observed length less the model predicted length.</w:t>
      </w:r>
    </w:p>
    <w:p w14:paraId="77AF0B37" w14:textId="77777777" w:rsidR="00995B95" w:rsidRDefault="00995B95" w:rsidP="00995B95">
      <w:pPr>
        <w:keepNext/>
        <w:spacing w:line="480" w:lineRule="auto"/>
      </w:pPr>
      <w:r>
        <w:rPr>
          <w:rFonts w:ascii="Times New Roman" w:hAnsi="Times New Roman" w:cs="Times New Roman"/>
          <w:noProof/>
          <w:sz w:val="24"/>
          <w:szCs w:val="24"/>
          <w:lang w:val="en-AU" w:eastAsia="zh-CN"/>
        </w:rPr>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7F5EA1B" w:rsidR="00995B95" w:rsidRPr="00B848D8" w:rsidRDefault="00995B95" w:rsidP="00995B95">
      <w:pPr>
        <w:pStyle w:val="Caption"/>
        <w:rPr>
          <w:rFonts w:ascii="Times New Roman" w:hAnsi="Times New Roman" w:cs="Times New Roman"/>
          <w:i w:val="0"/>
          <w:color w:val="000000" w:themeColor="text1"/>
          <w:sz w:val="24"/>
          <w:szCs w:val="24"/>
        </w:rPr>
      </w:pPr>
      <w:bookmarkStart w:id="25"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3</w:t>
      </w:r>
      <w:r w:rsidRPr="00995B95">
        <w:rPr>
          <w:i w:val="0"/>
          <w:color w:val="auto"/>
          <w:sz w:val="24"/>
          <w:szCs w:val="24"/>
        </w:rPr>
        <w:fldChar w:fldCharType="end"/>
      </w:r>
      <w:bookmarkEnd w:id="25"/>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 xml:space="preserve">female and male Antarctic </w:t>
      </w:r>
      <w:proofErr w:type="spellStart"/>
      <w:r w:rsidR="00B848D8">
        <w:rPr>
          <w:i w:val="0"/>
          <w:color w:val="auto"/>
          <w:sz w:val="24"/>
          <w:szCs w:val="24"/>
        </w:rPr>
        <w:t>toothfish</w:t>
      </w:r>
      <w:proofErr w:type="spellEnd"/>
      <w:r w:rsidR="00B848D8">
        <w:rPr>
          <w:i w:val="0"/>
          <w:color w:val="auto"/>
          <w:sz w:val="24"/>
          <w:szCs w:val="24"/>
        </w:rPr>
        <w:t xml:space="preserve"> using the model with time-varying individual random-</w:t>
      </w:r>
      <w:r w:rsidR="00B848D8"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B848D8" w:rsidRPr="00B848D8">
        <w:rPr>
          <w:i w:val="0"/>
          <w:color w:val="000000" w:themeColor="text1"/>
          <w:sz w:val="24"/>
          <w:szCs w:val="24"/>
        </w:rPr>
        <w:t>).</w:t>
      </w:r>
    </w:p>
    <w:p w14:paraId="13C1ABA3" w14:textId="053E1F5C" w:rsidR="004F4F4E" w:rsidRDefault="004F4F4E">
      <w:pPr>
        <w:rPr>
          <w:rFonts w:ascii="Times New Roman" w:hAnsi="Times New Roman" w:cs="Times New Roman"/>
          <w:sz w:val="24"/>
          <w:szCs w:val="24"/>
        </w:rPr>
      </w:pPr>
    </w:p>
    <w:p w14:paraId="5AD3D86C" w14:textId="4D7DFC2A" w:rsidR="004F4F4E" w:rsidRDefault="004F4F4E" w:rsidP="00B04686">
      <w:pPr>
        <w:spacing w:line="480" w:lineRule="auto"/>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753FBC68" wp14:editId="2E115DAB">
            <wp:extent cx="4570730" cy="30099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5529" cy="3013060"/>
                    </a:xfrm>
                    <a:prstGeom prst="rect">
                      <a:avLst/>
                    </a:prstGeom>
                  </pic:spPr>
                </pic:pic>
              </a:graphicData>
            </a:graphic>
          </wp:inline>
        </w:drawing>
      </w:r>
    </w:p>
    <w:p w14:paraId="6AA59518" w14:textId="500059F8" w:rsidR="00995B95" w:rsidRPr="00995B95" w:rsidRDefault="00995B95" w:rsidP="00995B95">
      <w:pPr>
        <w:pStyle w:val="Caption"/>
        <w:rPr>
          <w:rFonts w:ascii="Times New Roman" w:hAnsi="Times New Roman" w:cs="Times New Roman"/>
          <w:i w:val="0"/>
          <w:color w:val="auto"/>
          <w:sz w:val="24"/>
          <w:szCs w:val="24"/>
        </w:rPr>
      </w:pPr>
      <w:bookmarkStart w:id="26"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4</w:t>
      </w:r>
      <w:r w:rsidRPr="00995B95">
        <w:rPr>
          <w:i w:val="0"/>
          <w:color w:val="auto"/>
          <w:sz w:val="24"/>
          <w:szCs w:val="24"/>
        </w:rPr>
        <w:fldChar w:fldCharType="end"/>
      </w:r>
      <w:bookmarkEnd w:id="26"/>
      <w:r w:rsidRPr="00995B95">
        <w:rPr>
          <w:i w:val="0"/>
          <w:color w:val="auto"/>
          <w:sz w:val="24"/>
          <w:szCs w:val="24"/>
        </w:rPr>
        <w:t xml:space="preserve">: </w:t>
      </w:r>
      <w:r w:rsidR="009D492F">
        <w:rPr>
          <w:i w:val="0"/>
          <w:color w:val="auto"/>
          <w:sz w:val="24"/>
          <w:szCs w:val="24"/>
        </w:rPr>
        <w:t xml:space="preserve">Observed vs. expected length (cm) at tagging and at recapture for individual female and male Antarctic </w:t>
      </w:r>
      <w:proofErr w:type="spellStart"/>
      <w:r w:rsidR="009D492F">
        <w:rPr>
          <w:i w:val="0"/>
          <w:color w:val="auto"/>
          <w:sz w:val="24"/>
          <w:szCs w:val="24"/>
        </w:rPr>
        <w:t>toothfish</w:t>
      </w:r>
      <w:proofErr w:type="spellEnd"/>
      <w:r w:rsidR="009D492F">
        <w:rPr>
          <w:i w:val="0"/>
          <w:color w:val="auto"/>
          <w:sz w:val="24"/>
          <w:szCs w:val="24"/>
        </w:rPr>
        <w:t xml:space="preserve"> using the model with time-varying individual random-</w:t>
      </w:r>
      <w:r w:rsidR="009D492F"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D492F" w:rsidRPr="00B848D8">
        <w:rPr>
          <w:i w:val="0"/>
          <w:color w:val="000000" w:themeColor="text1"/>
          <w:sz w:val="24"/>
          <w:szCs w:val="24"/>
        </w:rPr>
        <w:t>)</w:t>
      </w:r>
      <w:r w:rsidR="009D492F" w:rsidRPr="00843FF9">
        <w:rPr>
          <w:i w:val="0"/>
          <w:color w:val="auto"/>
          <w:sz w:val="24"/>
          <w:szCs w:val="24"/>
        </w:rPr>
        <w:t>.</w:t>
      </w:r>
      <w:r w:rsidR="009D492F">
        <w:rPr>
          <w:i w:val="0"/>
          <w:color w:val="auto"/>
          <w:sz w:val="24"/>
          <w:szCs w:val="24"/>
        </w:rPr>
        <w:t xml:space="preserve">  The diagonal line is the line of best fit.</w:t>
      </w:r>
    </w:p>
    <w:p w14:paraId="4C2ADBB4" w14:textId="77777777" w:rsidR="00995B95" w:rsidRDefault="00995B95" w:rsidP="00995B95">
      <w:pPr>
        <w:keepNext/>
        <w:spacing w:line="480" w:lineRule="auto"/>
      </w:pPr>
      <w:r>
        <w:rPr>
          <w:rFonts w:ascii="Times New Roman" w:hAnsi="Times New Roman" w:cs="Times New Roman"/>
          <w:noProof/>
          <w:sz w:val="24"/>
          <w:szCs w:val="24"/>
          <w:lang w:val="en-AU" w:eastAsia="zh-CN"/>
        </w:rPr>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61D061D5" w:rsidR="00995B95" w:rsidRPr="00995B95" w:rsidRDefault="00995B95" w:rsidP="00995B95">
      <w:pPr>
        <w:pStyle w:val="Caption"/>
        <w:rPr>
          <w:rFonts w:ascii="Times New Roman" w:hAnsi="Times New Roman" w:cs="Times New Roman"/>
          <w:i w:val="0"/>
          <w:color w:val="auto"/>
          <w:sz w:val="24"/>
          <w:szCs w:val="24"/>
        </w:rPr>
      </w:pPr>
      <w:bookmarkStart w:id="27"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5</w:t>
      </w:r>
      <w:r w:rsidRPr="00995B95">
        <w:rPr>
          <w:i w:val="0"/>
          <w:color w:val="auto"/>
          <w:sz w:val="24"/>
          <w:szCs w:val="24"/>
        </w:rPr>
        <w:fldChar w:fldCharType="end"/>
      </w:r>
      <w:bookmarkEnd w:id="27"/>
      <w:r w:rsidRPr="00995B95">
        <w:rPr>
          <w:i w:val="0"/>
          <w:color w:val="auto"/>
          <w:sz w:val="24"/>
          <w:szCs w:val="24"/>
        </w:rPr>
        <w:t xml:space="preserve">: </w:t>
      </w:r>
      <w:r w:rsidR="00935AEE">
        <w:rPr>
          <w:i w:val="0"/>
          <w:color w:val="auto"/>
          <w:sz w:val="24"/>
          <w:szCs w:val="24"/>
        </w:rPr>
        <w:t xml:space="preserve">Time-varying individual random-effects </w:t>
      </w:r>
      <w:r w:rsidR="00935AEE" w:rsidRPr="00B848D8">
        <w:rPr>
          <w:i w:val="0"/>
          <w:color w:val="000000" w:themeColor="text1"/>
          <w:sz w:val="24"/>
          <w:szCs w:val="24"/>
        </w:rPr>
        <w:t>(</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935AEE">
        <w:rPr>
          <w:i w:val="0"/>
          <w:color w:val="auto"/>
          <w:sz w:val="24"/>
          <w:szCs w:val="24"/>
        </w:rPr>
        <w:t xml:space="preserve"> for individual female and male Antarctic </w:t>
      </w:r>
      <w:proofErr w:type="spellStart"/>
      <w:r w:rsidR="00935AEE">
        <w:rPr>
          <w:i w:val="0"/>
          <w:color w:val="auto"/>
          <w:sz w:val="24"/>
          <w:szCs w:val="24"/>
        </w:rPr>
        <w:t>toothfish</w:t>
      </w:r>
      <w:proofErr w:type="spellEnd"/>
      <w:r w:rsidR="00FC3F7F">
        <w:rPr>
          <w:i w:val="0"/>
          <w:color w:val="auto"/>
          <w:sz w:val="24"/>
          <w:szCs w:val="24"/>
        </w:rPr>
        <w:t xml:space="preserve"> at tagging and recapture</w:t>
      </w:r>
      <w:r w:rsidR="00935AEE">
        <w:rPr>
          <w:i w:val="0"/>
          <w:color w:val="auto"/>
          <w:sz w:val="24"/>
          <w:szCs w:val="24"/>
        </w:rPr>
        <w:t xml:space="preserve"> using the model with time-varying individual random-</w:t>
      </w:r>
      <w:r w:rsidR="00935AEE"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491851">
        <w:rPr>
          <w:i w:val="0"/>
          <w:color w:val="000000" w:themeColor="text1"/>
          <w:sz w:val="24"/>
          <w:szCs w:val="24"/>
        </w:rPr>
        <w:t xml:space="preserve"> only</w:t>
      </w:r>
      <w:r w:rsidR="00935AEE" w:rsidRPr="00843FF9">
        <w:rPr>
          <w:i w:val="0"/>
          <w:color w:val="auto"/>
          <w:sz w:val="24"/>
          <w:szCs w:val="24"/>
        </w:rPr>
        <w:t>.</w:t>
      </w:r>
    </w:p>
    <w:p w14:paraId="02F5B44D" w14:textId="77777777" w:rsidR="00F04B20" w:rsidRDefault="00F04B20"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AU" w:eastAsia="zh-CN"/>
        </w:rPr>
        <w:drawing>
          <wp:inline distT="0" distB="0" distL="0" distR="0" wp14:anchorId="2B96DCA4" wp14:editId="139B979A">
            <wp:extent cx="5943599" cy="39623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1ECE60D7" w14:textId="444A80D0" w:rsidR="00CA6AE0" w:rsidRPr="00190689" w:rsidRDefault="00190689" w:rsidP="00190689">
      <w:pPr>
        <w:pStyle w:val="Caption"/>
        <w:rPr>
          <w:i w:val="0"/>
          <w:color w:val="auto"/>
          <w:sz w:val="24"/>
          <w:szCs w:val="24"/>
        </w:rPr>
      </w:pPr>
      <w:bookmarkStart w:id="28" w:name="_Ref410630945"/>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F05E6C">
        <w:rPr>
          <w:i w:val="0"/>
          <w:noProof/>
          <w:color w:val="auto"/>
          <w:sz w:val="24"/>
          <w:szCs w:val="24"/>
        </w:rPr>
        <w:t>6</w:t>
      </w:r>
      <w:r w:rsidRPr="00190689">
        <w:rPr>
          <w:i w:val="0"/>
          <w:color w:val="auto"/>
          <w:sz w:val="24"/>
          <w:szCs w:val="24"/>
        </w:rPr>
        <w:fldChar w:fldCharType="end"/>
      </w:r>
      <w:bookmarkEnd w:id="28"/>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median among-individual</w:t>
      </w:r>
      <w:r w:rsidR="00D841C6">
        <w:rPr>
          <w:rFonts w:ascii="Times New Roman" w:hAnsi="Times New Roman" w:cs="Times New Roman"/>
          <w:i w:val="0"/>
          <w:color w:val="000000" w:themeColor="text1"/>
          <w:sz w:val="24"/>
          <w:szCs w:val="24"/>
        </w:rPr>
        <w:t xml:space="preserve"> energy expenditure rate</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proofErr w:type="spellStart"/>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k,s</w:t>
      </w:r>
      <w:proofErr w:type="spellEnd"/>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E37AF2">
        <w:rPr>
          <w:i w:val="0"/>
          <w:color w:val="000000" w:themeColor="text1"/>
          <w:sz w:val="24"/>
          <w:szCs w:val="24"/>
        </w:rPr>
        <w:t xml:space="preserve"> of the parameter, the number of </w:t>
      </w:r>
      <w:proofErr w:type="spellStart"/>
      <w:r w:rsidR="00E37AF2">
        <w:rPr>
          <w:i w:val="0"/>
          <w:color w:val="000000" w:themeColor="text1"/>
          <w:sz w:val="24"/>
          <w:szCs w:val="24"/>
        </w:rPr>
        <w:t>pdH</w:t>
      </w:r>
      <w:proofErr w:type="spellEnd"/>
      <w:r w:rsidR="00E37AF2">
        <w:rPr>
          <w:i w:val="0"/>
          <w:color w:val="000000" w:themeColor="text1"/>
          <w:sz w:val="24"/>
          <w:szCs w:val="24"/>
        </w:rPr>
        <w:t xml:space="preserve"> fits are given in the top right of each panel.</w:t>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AU" w:eastAsia="zh-CN"/>
        </w:rPr>
        <w:drawing>
          <wp:inline distT="0" distB="0" distL="0" distR="0" wp14:anchorId="639974CD" wp14:editId="032EB3A3">
            <wp:extent cx="5943598" cy="39623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598" cy="3962398"/>
                    </a:xfrm>
                    <a:prstGeom prst="rect">
                      <a:avLst/>
                    </a:prstGeom>
                  </pic:spPr>
                </pic:pic>
              </a:graphicData>
            </a:graphic>
          </wp:inline>
        </w:drawing>
      </w:r>
    </w:p>
    <w:p w14:paraId="5720E977" w14:textId="5151391C" w:rsidR="0039115C" w:rsidRPr="00D66CFF" w:rsidRDefault="00720F73" w:rsidP="00720F73">
      <w:pPr>
        <w:pStyle w:val="Caption"/>
        <w:rPr>
          <w:rFonts w:ascii="Times New Roman" w:hAnsi="Times New Roman" w:cs="Times New Roman"/>
          <w:i w:val="0"/>
          <w:color w:val="000000" w:themeColor="text1"/>
          <w:sz w:val="24"/>
          <w:szCs w:val="24"/>
        </w:rPr>
      </w:pPr>
      <w:bookmarkStart w:id="29"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F05E6C">
        <w:rPr>
          <w:i w:val="0"/>
          <w:noProof/>
          <w:color w:val="000000" w:themeColor="text1"/>
          <w:sz w:val="24"/>
          <w:szCs w:val="24"/>
        </w:rPr>
        <w:t>7</w:t>
      </w:r>
      <w:r w:rsidRPr="00D66CFF">
        <w:rPr>
          <w:i w:val="0"/>
          <w:color w:val="000000" w:themeColor="text1"/>
          <w:sz w:val="24"/>
          <w:szCs w:val="24"/>
        </w:rPr>
        <w:fldChar w:fldCharType="end"/>
      </w:r>
      <w:bookmarkEnd w:id="29"/>
      <w:r w:rsidRPr="00D66CFF">
        <w:rPr>
          <w:i w:val="0"/>
          <w:color w:val="000000" w:themeColor="text1"/>
          <w:sz w:val="24"/>
          <w:szCs w:val="24"/>
        </w:rPr>
        <w:t xml:space="preserve">: Estimated value </w:t>
      </w:r>
      <w:r w:rsidR="00052E35" w:rsidRPr="008A32D4">
        <w:rPr>
          <w:rFonts w:ascii="Times New Roman" w:hAnsi="Times New Roman" w:cs="Times New Roman"/>
          <w:i w:val="0"/>
          <w:color w:val="000000" w:themeColor="text1"/>
          <w:sz w:val="24"/>
          <w:szCs w:val="24"/>
        </w:rPr>
        <w:t>of</w:t>
      </w:r>
      <w:r w:rsidR="00F85298">
        <w:rPr>
          <w:rFonts w:ascii="Times New Roman" w:hAnsi="Times New Roman" w:cs="Times New Roman"/>
          <w:i w:val="0"/>
          <w:color w:val="000000" w:themeColor="text1"/>
          <w:sz w:val="24"/>
          <w:szCs w:val="24"/>
        </w:rPr>
        <w:t xml:space="preserve"> median asymptotic length</w:t>
      </w:r>
      <w:r w:rsidR="00052E35" w:rsidRPr="008A32D4">
        <w:rPr>
          <w:rFonts w:ascii="Times New Roman" w:hAnsi="Times New Roman" w:cs="Times New Roman"/>
          <w:i w:val="0"/>
          <w:color w:val="000000" w:themeColor="text1"/>
          <w:sz w:val="24"/>
          <w:szCs w:val="24"/>
        </w:rPr>
        <w:t xml:space="preserve"> </w:t>
      </w:r>
      <w:r w:rsidR="00F8529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∞,s</m:t>
                </m:r>
              </m:sub>
            </m:sSub>
          </m:sub>
        </m:sSub>
      </m:oMath>
      <w:r w:rsidR="00F85298">
        <w:rPr>
          <w:rFonts w:ascii="Times New Roman" w:hAnsi="Times New Roman" w:cs="Times New Roman"/>
          <w:i w:val="0"/>
          <w:color w:val="000000" w:themeColor="text1"/>
          <w:sz w:val="24"/>
          <w:szCs w:val="24"/>
        </w:rPr>
        <w:t>, cm)</w:t>
      </w:r>
      <w:r w:rsidR="008A32D4" w:rsidRPr="008A32D4">
        <w:rPr>
          <w:rFonts w:ascii="Times New Roman" w:hAnsi="Times New Roman" w:cs="Times New Roman"/>
          <w:i w:val="0"/>
          <w:color w:val="000000" w:themeColor="text1"/>
          <w:sz w:val="24"/>
          <w:szCs w:val="24"/>
        </w:rPr>
        <w:t xml:space="preserve"> </w:t>
      </w:r>
      <w:proofErr w:type="spellStart"/>
      <w:r w:rsidR="008A32D4" w:rsidRPr="008A32D4">
        <w:rPr>
          <w:rFonts w:ascii="Times New Roman" w:hAnsi="Times New Roman" w:cs="Times New Roman"/>
          <w:i w:val="0"/>
          <w:color w:val="000000" w:themeColor="text1"/>
          <w:sz w:val="24"/>
          <w:szCs w:val="24"/>
        </w:rPr>
        <w:t>sims</w:t>
      </w:r>
      <w:proofErr w:type="spellEnd"/>
      <w:r w:rsidR="00D71F44" w:rsidRPr="008A32D4">
        <w:rPr>
          <w:rFonts w:ascii="Times New Roman" w:hAnsi="Times New Roman" w:cs="Times New Roman"/>
          <w:i w:val="0"/>
          <w:color w:val="000000" w:themeColor="text1"/>
          <w:sz w:val="24"/>
          <w:szCs w:val="24"/>
        </w:rPr>
        <w:t xml:space="preserve"> </w:t>
      </w:r>
      <w:r w:rsidR="00D71F44">
        <w:rPr>
          <w:rFonts w:ascii="Times New Roman" w:hAnsi="Times New Roman" w:cs="Times New Roman"/>
          <w:i w:val="0"/>
          <w:color w:val="000000" w:themeColor="text1"/>
          <w:sz w:val="24"/>
          <w:szCs w:val="24"/>
        </w:rPr>
        <w:t>(</w:t>
      </w:r>
      <w:r w:rsidR="005A6B6E">
        <w:rPr>
          <w:rFonts w:ascii="Times New Roman" w:hAnsi="Times New Roman" w:cs="Times New Roman"/>
          <w:i w:val="0"/>
          <w:color w:val="000000" w:themeColor="text1"/>
          <w:sz w:val="24"/>
          <w:szCs w:val="24"/>
        </w:rPr>
        <w:t>derived using Eqn.</w:t>
      </w:r>
      <w:r w:rsidR="00D71F44">
        <w:rPr>
          <w:rFonts w:ascii="Times New Roman" w:hAnsi="Times New Roman" w:cs="Times New Roman"/>
          <w:i w:val="0"/>
          <w:color w:val="000000" w:themeColor="text1"/>
          <w:sz w:val="24"/>
          <w:szCs w:val="24"/>
        </w:rPr>
        <w:t xml:space="preserve"> </w:t>
      </w:r>
      <w:r w:rsidR="005A6B6E">
        <w:rPr>
          <w:rFonts w:ascii="Times New Roman" w:hAnsi="Times New Roman" w:cs="Times New Roman"/>
          <w:i w:val="0"/>
          <w:color w:val="000000" w:themeColor="text1"/>
          <w:sz w:val="24"/>
          <w:szCs w:val="24"/>
        </w:rPr>
        <w:t>6</w:t>
      </w:r>
      <w:r w:rsidR="00D71F44">
        <w:rPr>
          <w:rFonts w:ascii="Times New Roman" w:hAnsi="Times New Roman" w:cs="Times New Roman"/>
          <w:i w:val="0"/>
          <w:color w:val="000000" w:themeColor="text1"/>
          <w:sz w:val="24"/>
          <w:szCs w:val="24"/>
        </w:rPr>
        <w:t>)</w:t>
      </w:r>
      <w:r w:rsidRPr="00D66CFF">
        <w:rPr>
          <w:i w:val="0"/>
          <w:color w:val="000000" w:themeColor="text1"/>
          <w:sz w:val="24"/>
          <w:szCs w:val="24"/>
        </w:rPr>
        <w:t>.</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AU" w:eastAsia="zh-CN"/>
        </w:rPr>
        <w:drawing>
          <wp:inline distT="0" distB="0" distL="0" distR="0" wp14:anchorId="29290461" wp14:editId="612BC9F9">
            <wp:extent cx="5943598"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598"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30"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F05E6C">
        <w:rPr>
          <w:i w:val="0"/>
          <w:noProof/>
          <w:color w:val="000000" w:themeColor="text1"/>
          <w:sz w:val="24"/>
        </w:rPr>
        <w:t>8</w:t>
      </w:r>
      <w:r w:rsidRPr="00A03423">
        <w:rPr>
          <w:i w:val="0"/>
          <w:color w:val="000000" w:themeColor="text1"/>
          <w:sz w:val="24"/>
        </w:rPr>
        <w:fldChar w:fldCharType="end"/>
      </w:r>
      <w:bookmarkEnd w:id="30"/>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0,s</w:t>
      </w:r>
      <w:r w:rsidRPr="00A03423">
        <w:rPr>
          <w:rFonts w:ascii="Times New Roman" w:hAnsi="Times New Roman" w:cs="Times New Roman"/>
          <w:i w:val="0"/>
          <w:color w:val="000000" w:themeColor="text1"/>
          <w:sz w:val="24"/>
          <w:szCs w:val="24"/>
        </w:rPr>
        <w:t xml:space="preserve"> (cm)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rPr>
        <w:t>.</w:t>
      </w:r>
    </w:p>
    <w:p w14:paraId="4E4DA4AD" w14:textId="14988DA9" w:rsidR="006F4244" w:rsidRDefault="006F4244">
      <w:pPr>
        <w:rPr>
          <w:rFonts w:ascii="Times New Roman" w:hAnsi="Times New Roman" w:cs="Times New Roman"/>
          <w:sz w:val="24"/>
          <w:szCs w:val="24"/>
        </w:rPr>
      </w:pPr>
    </w:p>
    <w:p w14:paraId="1FFC1146" w14:textId="65A77CD1" w:rsidR="00A03423" w:rsidDel="008063C7" w:rsidRDefault="00FE0EF2" w:rsidP="00A03423">
      <w:pPr>
        <w:keepNext/>
        <w:spacing w:line="480" w:lineRule="auto"/>
        <w:rPr>
          <w:del w:id="31" w:author="Darcy Webber" w:date="2015-02-05T14:00:00Z"/>
        </w:rPr>
      </w:pPr>
      <w:del w:id="32" w:author="Darcy Webber" w:date="2015-02-05T14:00:00Z">
        <w:r w:rsidDel="008063C7">
          <w:rPr>
            <w:rFonts w:ascii="Times New Roman" w:hAnsi="Times New Roman" w:cs="Times New Roman"/>
            <w:noProof/>
            <w:sz w:val="24"/>
            <w:szCs w:val="24"/>
            <w:lang w:val="en-AU" w:eastAsia="zh-CN"/>
          </w:rPr>
          <w:drawing>
            <wp:inline distT="0" distB="0" distL="0" distR="0" wp14:anchorId="2700828C" wp14:editId="0CABD136">
              <wp:extent cx="5943597"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7" cy="1981199"/>
                      </a:xfrm>
                      <a:prstGeom prst="rect">
                        <a:avLst/>
                      </a:prstGeom>
                    </pic:spPr>
                  </pic:pic>
                </a:graphicData>
              </a:graphic>
            </wp:inline>
          </w:drawing>
        </w:r>
      </w:del>
    </w:p>
    <w:p w14:paraId="3EE7E03D" w14:textId="2DEE11DE" w:rsidR="00FE0EF2" w:rsidRPr="00A03423" w:rsidDel="008063C7" w:rsidRDefault="00A03423" w:rsidP="00A03423">
      <w:pPr>
        <w:pStyle w:val="Caption"/>
        <w:rPr>
          <w:del w:id="33" w:author="Darcy Webber" w:date="2015-02-05T14:00:00Z"/>
          <w:rFonts w:ascii="Times New Roman" w:hAnsi="Times New Roman" w:cs="Times New Roman"/>
          <w:i w:val="0"/>
          <w:color w:val="000000" w:themeColor="text1"/>
          <w:sz w:val="24"/>
          <w:szCs w:val="24"/>
        </w:rPr>
      </w:pPr>
      <w:bookmarkStart w:id="34" w:name="_Ref410630972"/>
      <w:del w:id="35" w:author="Darcy Webber" w:date="2015-02-05T14:00:00Z">
        <w:r w:rsidRPr="00A03423" w:rsidDel="008063C7">
          <w:rPr>
            <w:i w:val="0"/>
            <w:color w:val="000000" w:themeColor="text1"/>
            <w:sz w:val="24"/>
            <w:szCs w:val="24"/>
          </w:rPr>
          <w:delText xml:space="preserve">Figure </w:delText>
        </w:r>
        <w:r w:rsidRPr="00A03423" w:rsidDel="008063C7">
          <w:rPr>
            <w:iCs w:val="0"/>
            <w:color w:val="000000" w:themeColor="text1"/>
            <w:sz w:val="24"/>
            <w:szCs w:val="24"/>
          </w:rPr>
          <w:fldChar w:fldCharType="begin"/>
        </w:r>
        <w:r w:rsidRPr="00A03423" w:rsidDel="008063C7">
          <w:rPr>
            <w:i w:val="0"/>
            <w:color w:val="000000" w:themeColor="text1"/>
            <w:sz w:val="24"/>
            <w:szCs w:val="24"/>
          </w:rPr>
          <w:delInstrText xml:space="preserve"> SEQ Figure \* ARABIC </w:delInstrText>
        </w:r>
        <w:r w:rsidRPr="00A03423" w:rsidDel="008063C7">
          <w:rPr>
            <w:iCs w:val="0"/>
            <w:color w:val="000000" w:themeColor="text1"/>
            <w:sz w:val="24"/>
            <w:szCs w:val="24"/>
          </w:rPr>
          <w:fldChar w:fldCharType="separate"/>
        </w:r>
        <w:r w:rsidR="00F05E6C" w:rsidDel="008063C7">
          <w:rPr>
            <w:i w:val="0"/>
            <w:noProof/>
            <w:color w:val="000000" w:themeColor="text1"/>
            <w:sz w:val="24"/>
            <w:szCs w:val="24"/>
          </w:rPr>
          <w:delText>8</w:delText>
        </w:r>
        <w:r w:rsidRPr="00A03423" w:rsidDel="008063C7">
          <w:rPr>
            <w:iCs w:val="0"/>
            <w:color w:val="000000" w:themeColor="text1"/>
            <w:sz w:val="24"/>
            <w:szCs w:val="24"/>
          </w:rPr>
          <w:fldChar w:fldCharType="end"/>
        </w:r>
        <w:bookmarkEnd w:id="34"/>
        <w:r w:rsidRPr="00A03423" w:rsidDel="008063C7">
          <w:rPr>
            <w:i w:val="0"/>
            <w:color w:val="000000" w:themeColor="text1"/>
            <w:sz w:val="24"/>
            <w:szCs w:val="24"/>
          </w:rPr>
          <w:delText xml:space="preserve">: Estimated value </w:delText>
        </w:r>
        <w:r w:rsidRPr="00A03423" w:rsidDel="008063C7">
          <w:rPr>
            <w:rFonts w:ascii="Times New Roman" w:hAnsi="Times New Roman" w:cs="Times New Roman"/>
            <w:i w:val="0"/>
            <w:color w:val="000000" w:themeColor="text1"/>
            <w:sz w:val="24"/>
            <w:szCs w:val="24"/>
          </w:rPr>
          <w:delText xml:space="preserve">of </w:delText>
        </w:r>
        <w:r w:rsidRPr="00A03423" w:rsidDel="008063C7">
          <w:rPr>
            <w:rFonts w:ascii="Times New Roman" w:hAnsi="Times New Roman" w:cs="Times New Roman"/>
            <w:color w:val="000000" w:themeColor="text1"/>
            <w:sz w:val="24"/>
            <w:szCs w:val="24"/>
          </w:rPr>
          <w:delText>c</w:delText>
        </w:r>
        <w:r w:rsidRPr="00A03423" w:rsidDel="008063C7">
          <w:rPr>
            <w:rFonts w:ascii="Times New Roman" w:hAnsi="Times New Roman" w:cs="Times New Roman"/>
            <w:color w:val="000000" w:themeColor="text1"/>
            <w:sz w:val="24"/>
            <w:szCs w:val="24"/>
            <w:vertAlign w:val="subscript"/>
          </w:rPr>
          <w:delText>obs</w:delText>
        </w:r>
        <w:r w:rsidRPr="00A03423" w:rsidDel="008063C7">
          <w:rPr>
            <w:rFonts w:ascii="Times New Roman" w:hAnsi="Times New Roman" w:cs="Times New Roman"/>
            <w:i w:val="0"/>
            <w:color w:val="000000" w:themeColor="text1"/>
            <w:sz w:val="24"/>
            <w:szCs w:val="24"/>
          </w:rPr>
          <w:delText xml:space="preserve"> sims</w:delText>
        </w:r>
        <w:r w:rsidRPr="00A03423" w:rsidDel="008063C7">
          <w:rPr>
            <w:i w:val="0"/>
            <w:color w:val="000000" w:themeColor="text1"/>
            <w:sz w:val="24"/>
            <w:szCs w:val="24"/>
          </w:rPr>
          <w:delText>.</w:delText>
        </w:r>
      </w:del>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AU" w:eastAsia="zh-CN"/>
        </w:rPr>
        <w:drawing>
          <wp:inline distT="0" distB="0" distL="0" distR="0" wp14:anchorId="18365D16" wp14:editId="72071615">
            <wp:extent cx="2971798"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798"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bookmarkStart w:id="36"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A41525">
        <w:rPr>
          <w:i w:val="0"/>
          <w:noProof/>
          <w:color w:val="000000" w:themeColor="text1"/>
          <w:sz w:val="24"/>
          <w:szCs w:val="24"/>
        </w:rPr>
        <w:t>9</w:t>
      </w:r>
      <w:r w:rsidRPr="00EC4558">
        <w:rPr>
          <w:i w:val="0"/>
          <w:color w:val="000000" w:themeColor="text1"/>
          <w:sz w:val="24"/>
          <w:szCs w:val="24"/>
        </w:rPr>
        <w:fldChar w:fldCharType="end"/>
      </w:r>
      <w:bookmarkEnd w:id="36"/>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k,s</w:t>
      </w:r>
      <w:proofErr w:type="spell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lang w:val="en-AU" w:eastAsia="zh-CN"/>
        </w:rPr>
        <w:drawing>
          <wp:inline distT="0" distB="0" distL="0" distR="0" wp14:anchorId="7F28DC6A" wp14:editId="1215CDD1">
            <wp:extent cx="2969998"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9998"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bookmarkStart w:id="37"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A41525">
        <w:rPr>
          <w:i w:val="0"/>
          <w:noProof/>
          <w:color w:val="000000" w:themeColor="text1"/>
          <w:sz w:val="24"/>
          <w:szCs w:val="24"/>
        </w:rPr>
        <w:t>10</w:t>
      </w:r>
      <w:r w:rsidRPr="00EC4558">
        <w:rPr>
          <w:i w:val="0"/>
          <w:color w:val="000000" w:themeColor="text1"/>
          <w:sz w:val="24"/>
          <w:szCs w:val="24"/>
        </w:rPr>
        <w:fldChar w:fldCharType="end"/>
      </w:r>
      <w:bookmarkEnd w:id="37"/>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proofErr w:type="spell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rcy" w:date="2015-02-03T15:18:00Z" w:initials="d">
    <w:p w14:paraId="3BE230B5" w14:textId="214BCBE8" w:rsidR="00152E1A" w:rsidRDefault="00152E1A">
      <w:pPr>
        <w:pStyle w:val="CommentText"/>
      </w:pPr>
      <w:r>
        <w:rPr>
          <w:rStyle w:val="CommentReference"/>
        </w:rPr>
        <w:annotationRef/>
      </w:r>
      <w:r>
        <w:t>I prefer this title…</w:t>
      </w:r>
    </w:p>
  </w:comment>
  <w:comment w:id="3" w:author="JTT" w:date="2015-02-03T15:18:00Z" w:initials="JT">
    <w:p w14:paraId="5F691BE1" w14:textId="67943206" w:rsidR="00152E1A" w:rsidRDefault="00152E1A">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4" w:author="darcy" w:date="2015-02-03T15:18:00Z" w:initials="d">
    <w:p w14:paraId="37D93CAF" w14:textId="4689E4F9" w:rsidR="00152E1A" w:rsidRDefault="00152E1A">
      <w:pPr>
        <w:pStyle w:val="CommentText"/>
      </w:pPr>
      <w:r>
        <w:rPr>
          <w:rStyle w:val="CommentReference"/>
        </w:rPr>
        <w:annotationRef/>
      </w:r>
      <w:r>
        <w:t xml:space="preserve">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w:t>
      </w:r>
      <w:proofErr w:type="spellStart"/>
      <w:r>
        <w:t>Eqn</w:t>
      </w:r>
      <w:proofErr w:type="spellEnd"/>
      <w:r>
        <w:t xml:space="preserve"> 4 in this paper, to derive </w:t>
      </w:r>
      <w:proofErr w:type="spellStart"/>
      <w:r>
        <w:t>sd_obs</w:t>
      </w:r>
      <w:proofErr w:type="spellEnd"/>
    </w:p>
  </w:comment>
  <w:comment w:id="5" w:author="Darcy Webber" w:date="2015-02-05T15:25:00Z" w:initials="DW">
    <w:p w14:paraId="4A83EF3E" w14:textId="4EF7C27B" w:rsidR="00152E1A" w:rsidRDefault="00152E1A">
      <w:pPr>
        <w:pStyle w:val="CommentText"/>
      </w:pPr>
      <w:r>
        <w:rPr>
          <w:rStyle w:val="CommentReference"/>
        </w:rPr>
        <w:annotationRef/>
      </w:r>
      <w:r>
        <w:t xml:space="preserve">Here </w:t>
      </w:r>
      <w:proofErr w:type="spellStart"/>
      <w:r>
        <w:t>sd_z</w:t>
      </w:r>
      <w:proofErr w:type="spellEnd"/>
      <w:r>
        <w:t xml:space="preserve"> = 0.632 or log(</w:t>
      </w:r>
      <w:proofErr w:type="spellStart"/>
      <w:r>
        <w:t>sd_z</w:t>
      </w:r>
      <w:proofErr w:type="spellEnd"/>
      <w:r>
        <w:t>) = -0.459</w:t>
      </w:r>
    </w:p>
  </w:comment>
  <w:comment w:id="6" w:author="Darcy Webber" w:date="2015-02-05T15:26:00Z" w:initials="DW">
    <w:p w14:paraId="1CD9F6BE" w14:textId="0C56FC0E" w:rsidR="00152E1A" w:rsidRDefault="00152E1A">
      <w:pPr>
        <w:pStyle w:val="CommentText"/>
      </w:pPr>
      <w:r>
        <w:rPr>
          <w:rStyle w:val="CommentReference"/>
        </w:rPr>
        <w:annotationRef/>
      </w:r>
      <w:r>
        <w:t xml:space="preserve">c.v. = </w:t>
      </w:r>
      <w:proofErr w:type="spellStart"/>
      <w:r>
        <w:t>sd</w:t>
      </w:r>
      <w:proofErr w:type="spellEnd"/>
      <w:r>
        <w:t>/mu?</w:t>
      </w:r>
      <w:r w:rsidR="00DA7013">
        <w:t xml:space="preserve"> Not too sure what you’re after here.</w:t>
      </w:r>
    </w:p>
  </w:comment>
  <w:comment w:id="7" w:author="Darcy Webber" w:date="2015-02-05T15:15:00Z" w:initials="DW">
    <w:p w14:paraId="2112C20C" w14:textId="2DC9A739" w:rsidR="00152E1A" w:rsidRDefault="00152E1A">
      <w:pPr>
        <w:pStyle w:val="CommentText"/>
      </w:pPr>
      <w:r>
        <w:rPr>
          <w:rStyle w:val="CommentReference"/>
        </w:rPr>
        <w:annotationRef/>
      </w:r>
      <w:r>
        <w:t>Sorry Jim, it’s not obvious to me what you’re after here. Do you want the standard deviation  for each of these sample sizes (n=50 and n=500)  that is calculated by sex across all scenarios?</w:t>
      </w:r>
    </w:p>
  </w:comment>
  <w:comment w:id="8" w:author="JTT" w:date="2015-02-03T15:18:00Z" w:initials="JT">
    <w:p w14:paraId="5ED5809D" w14:textId="483E285A" w:rsidR="00152E1A" w:rsidRDefault="00152E1A">
      <w:pPr>
        <w:pStyle w:val="CommentText"/>
      </w:pPr>
      <w:r>
        <w:rPr>
          <w:rStyle w:val="CommentReference"/>
        </w:rPr>
        <w:annotationRef/>
      </w:r>
      <w:r>
        <w:t xml:space="preserve">If you are </w:t>
      </w:r>
      <w:proofErr w:type="spellStart"/>
      <w:r>
        <w:t>jonesing</w:t>
      </w:r>
      <w:proofErr w:type="spellEnd"/>
      <w:r>
        <w:t xml:space="preserve"> for some extra work, you could decide on a cut-off for defining precision (i.e., CV among simulation replicates &gt;0.25 is “imprecise”, 0.1&lt;CV&lt;0.25 relatively precise, </w:t>
      </w:r>
      <w:proofErr w:type="spellStart"/>
      <w:r>
        <w:t>etc</w:t>
      </w:r>
      <w:proofErr w:type="spellEnd"/>
      <w:r>
        <w:t>, and standardize our terminology.  not a big deal if uninterested.</w:t>
      </w:r>
    </w:p>
  </w:comment>
  <w:comment w:id="19" w:author="darcy" w:date="2015-02-03T15:18:00Z" w:initials="d">
    <w:p w14:paraId="64062209" w14:textId="11A3E023" w:rsidR="00152E1A" w:rsidRDefault="00152E1A">
      <w:pPr>
        <w:pStyle w:val="CommentText"/>
      </w:pPr>
      <w:r>
        <w:rPr>
          <w:rStyle w:val="CommentReference"/>
        </w:rPr>
        <w:annotationRef/>
      </w:r>
      <w:r>
        <w:t>What are the units for these highlighted cells? Could you just double check these for me please Jim?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E230B5" w15:done="0"/>
  <w15:commentEx w15:paraId="5F691BE1" w15:done="0"/>
  <w15:commentEx w15:paraId="37D93CAF" w15:paraIdParent="5F691BE1" w15:done="0"/>
  <w15:commentEx w15:paraId="4A83EF3E" w15:done="0"/>
  <w15:commentEx w15:paraId="1CD9F6BE" w15:done="0"/>
  <w15:commentEx w15:paraId="2112C20C" w15:done="0"/>
  <w15:commentEx w15:paraId="5ED5809D" w15:done="0"/>
  <w15:commentEx w15:paraId="6406220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6E02F2" w14:textId="77777777" w:rsidR="00152E1A" w:rsidRDefault="00152E1A" w:rsidP="00D21621">
      <w:pPr>
        <w:spacing w:after="0" w:line="240" w:lineRule="auto"/>
      </w:pPr>
      <w:r>
        <w:separator/>
      </w:r>
    </w:p>
  </w:endnote>
  <w:endnote w:type="continuationSeparator" w:id="0">
    <w:p w14:paraId="261A796F" w14:textId="77777777" w:rsidR="00152E1A" w:rsidRDefault="00152E1A"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701183"/>
      <w:docPartObj>
        <w:docPartGallery w:val="Page Numbers (Bottom of Page)"/>
        <w:docPartUnique/>
      </w:docPartObj>
    </w:sdtPr>
    <w:sdtContent>
      <w:p w14:paraId="4A4BC7A2" w14:textId="77777777" w:rsidR="00152E1A" w:rsidRDefault="00152E1A">
        <w:pPr>
          <w:pStyle w:val="Footer"/>
          <w:jc w:val="center"/>
        </w:pPr>
        <w:r>
          <w:fldChar w:fldCharType="begin"/>
        </w:r>
        <w:r>
          <w:instrText xml:space="preserve"> PAGE   \* MERGEFORMAT </w:instrText>
        </w:r>
        <w:r>
          <w:fldChar w:fldCharType="separate"/>
        </w:r>
        <w:r w:rsidR="001342EF">
          <w:rPr>
            <w:noProof/>
          </w:rPr>
          <w:t>17</w:t>
        </w:r>
        <w:r>
          <w:rPr>
            <w:noProof/>
          </w:rPr>
          <w:fldChar w:fldCharType="end"/>
        </w:r>
      </w:p>
    </w:sdtContent>
  </w:sdt>
  <w:p w14:paraId="5836647F" w14:textId="77777777" w:rsidR="00152E1A" w:rsidRDefault="00152E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B999B" w14:textId="77777777" w:rsidR="00152E1A" w:rsidRDefault="00152E1A" w:rsidP="00D21621">
      <w:pPr>
        <w:spacing w:after="0" w:line="240" w:lineRule="auto"/>
      </w:pPr>
      <w:r>
        <w:separator/>
      </w:r>
    </w:p>
  </w:footnote>
  <w:footnote w:type="continuationSeparator" w:id="0">
    <w:p w14:paraId="758A49C8" w14:textId="77777777" w:rsidR="00152E1A" w:rsidRDefault="00152E1A"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4710D"/>
    <w:rsid w:val="00050DB0"/>
    <w:rsid w:val="00051BF5"/>
    <w:rsid w:val="00052E35"/>
    <w:rsid w:val="000575B1"/>
    <w:rsid w:val="000621C9"/>
    <w:rsid w:val="00066536"/>
    <w:rsid w:val="00067354"/>
    <w:rsid w:val="00070308"/>
    <w:rsid w:val="000733CF"/>
    <w:rsid w:val="000746E4"/>
    <w:rsid w:val="00074E82"/>
    <w:rsid w:val="00075C75"/>
    <w:rsid w:val="000806BE"/>
    <w:rsid w:val="00080C29"/>
    <w:rsid w:val="00082B77"/>
    <w:rsid w:val="000855AF"/>
    <w:rsid w:val="000862E4"/>
    <w:rsid w:val="0009167D"/>
    <w:rsid w:val="00091C30"/>
    <w:rsid w:val="00093192"/>
    <w:rsid w:val="00093981"/>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3E7C"/>
    <w:rsid w:val="000C7901"/>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1F69"/>
    <w:rsid w:val="0010212C"/>
    <w:rsid w:val="00103DE1"/>
    <w:rsid w:val="00103F5A"/>
    <w:rsid w:val="0010657A"/>
    <w:rsid w:val="00107FA5"/>
    <w:rsid w:val="001118E8"/>
    <w:rsid w:val="00111BF5"/>
    <w:rsid w:val="00116874"/>
    <w:rsid w:val="001169CD"/>
    <w:rsid w:val="00122FC8"/>
    <w:rsid w:val="00127A2A"/>
    <w:rsid w:val="00130716"/>
    <w:rsid w:val="00133C54"/>
    <w:rsid w:val="001342EF"/>
    <w:rsid w:val="001400CD"/>
    <w:rsid w:val="00141584"/>
    <w:rsid w:val="00147A67"/>
    <w:rsid w:val="00147DC4"/>
    <w:rsid w:val="00151660"/>
    <w:rsid w:val="00152E1A"/>
    <w:rsid w:val="00154457"/>
    <w:rsid w:val="00157581"/>
    <w:rsid w:val="00160678"/>
    <w:rsid w:val="00160BE9"/>
    <w:rsid w:val="00161E13"/>
    <w:rsid w:val="00166624"/>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0F9"/>
    <w:rsid w:val="001C3BA8"/>
    <w:rsid w:val="001C3FC3"/>
    <w:rsid w:val="001C4ABE"/>
    <w:rsid w:val="001C6389"/>
    <w:rsid w:val="001C6BAD"/>
    <w:rsid w:val="001C739A"/>
    <w:rsid w:val="001D1331"/>
    <w:rsid w:val="001D4B5F"/>
    <w:rsid w:val="001D5B61"/>
    <w:rsid w:val="001D5C5A"/>
    <w:rsid w:val="001E3908"/>
    <w:rsid w:val="001E557E"/>
    <w:rsid w:val="001E61E7"/>
    <w:rsid w:val="001E733D"/>
    <w:rsid w:val="001E7A80"/>
    <w:rsid w:val="001F0484"/>
    <w:rsid w:val="001F2C5D"/>
    <w:rsid w:val="001F3564"/>
    <w:rsid w:val="001F4C72"/>
    <w:rsid w:val="001F5B03"/>
    <w:rsid w:val="001F7B3F"/>
    <w:rsid w:val="00201D26"/>
    <w:rsid w:val="002031BF"/>
    <w:rsid w:val="00203607"/>
    <w:rsid w:val="00207CF0"/>
    <w:rsid w:val="002108D2"/>
    <w:rsid w:val="00211D58"/>
    <w:rsid w:val="00214DCF"/>
    <w:rsid w:val="00215572"/>
    <w:rsid w:val="00217144"/>
    <w:rsid w:val="002205D4"/>
    <w:rsid w:val="00222EE1"/>
    <w:rsid w:val="0022403C"/>
    <w:rsid w:val="002243BC"/>
    <w:rsid w:val="00225805"/>
    <w:rsid w:val="00227596"/>
    <w:rsid w:val="00230447"/>
    <w:rsid w:val="00231499"/>
    <w:rsid w:val="00232722"/>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640BE"/>
    <w:rsid w:val="002648DA"/>
    <w:rsid w:val="00266774"/>
    <w:rsid w:val="00271160"/>
    <w:rsid w:val="00274E32"/>
    <w:rsid w:val="00276006"/>
    <w:rsid w:val="0027649E"/>
    <w:rsid w:val="002804A5"/>
    <w:rsid w:val="00281EFE"/>
    <w:rsid w:val="00284FCE"/>
    <w:rsid w:val="00285C62"/>
    <w:rsid w:val="0029591B"/>
    <w:rsid w:val="00296287"/>
    <w:rsid w:val="00297EDF"/>
    <w:rsid w:val="002A0128"/>
    <w:rsid w:val="002A3F7F"/>
    <w:rsid w:val="002A5980"/>
    <w:rsid w:val="002A6000"/>
    <w:rsid w:val="002B0838"/>
    <w:rsid w:val="002B4908"/>
    <w:rsid w:val="002C220A"/>
    <w:rsid w:val="002C5016"/>
    <w:rsid w:val="002C582E"/>
    <w:rsid w:val="002C6717"/>
    <w:rsid w:val="002E0656"/>
    <w:rsid w:val="002E4768"/>
    <w:rsid w:val="002E7AC8"/>
    <w:rsid w:val="002F4139"/>
    <w:rsid w:val="002F5E19"/>
    <w:rsid w:val="002F7FA1"/>
    <w:rsid w:val="00302FC2"/>
    <w:rsid w:val="00307F62"/>
    <w:rsid w:val="00311339"/>
    <w:rsid w:val="00311958"/>
    <w:rsid w:val="00311ECD"/>
    <w:rsid w:val="00321705"/>
    <w:rsid w:val="00322CBE"/>
    <w:rsid w:val="00323266"/>
    <w:rsid w:val="0032434D"/>
    <w:rsid w:val="00325D5D"/>
    <w:rsid w:val="00326FDA"/>
    <w:rsid w:val="003335B0"/>
    <w:rsid w:val="00333B71"/>
    <w:rsid w:val="0033736C"/>
    <w:rsid w:val="00341937"/>
    <w:rsid w:val="0034763E"/>
    <w:rsid w:val="00347984"/>
    <w:rsid w:val="0035468C"/>
    <w:rsid w:val="0035645B"/>
    <w:rsid w:val="00371EC9"/>
    <w:rsid w:val="00374476"/>
    <w:rsid w:val="0037498F"/>
    <w:rsid w:val="00374F6C"/>
    <w:rsid w:val="003767B6"/>
    <w:rsid w:val="00376AEF"/>
    <w:rsid w:val="0038027B"/>
    <w:rsid w:val="0038117F"/>
    <w:rsid w:val="003819DE"/>
    <w:rsid w:val="003827F9"/>
    <w:rsid w:val="00384497"/>
    <w:rsid w:val="0039115C"/>
    <w:rsid w:val="003914E0"/>
    <w:rsid w:val="00396C45"/>
    <w:rsid w:val="003A28BE"/>
    <w:rsid w:val="003A2EDF"/>
    <w:rsid w:val="003A3279"/>
    <w:rsid w:val="003A4C56"/>
    <w:rsid w:val="003B1F46"/>
    <w:rsid w:val="003B2E52"/>
    <w:rsid w:val="003B2E6A"/>
    <w:rsid w:val="003B31E8"/>
    <w:rsid w:val="003B460F"/>
    <w:rsid w:val="003B7A48"/>
    <w:rsid w:val="003C00F6"/>
    <w:rsid w:val="003C0181"/>
    <w:rsid w:val="003C1225"/>
    <w:rsid w:val="003C21A0"/>
    <w:rsid w:val="003C6177"/>
    <w:rsid w:val="003C6CBA"/>
    <w:rsid w:val="003C710C"/>
    <w:rsid w:val="003D2F97"/>
    <w:rsid w:val="003D5855"/>
    <w:rsid w:val="003E048C"/>
    <w:rsid w:val="003E0E41"/>
    <w:rsid w:val="003F36DA"/>
    <w:rsid w:val="003F7199"/>
    <w:rsid w:val="004009B8"/>
    <w:rsid w:val="00403FA5"/>
    <w:rsid w:val="00404A48"/>
    <w:rsid w:val="004057EC"/>
    <w:rsid w:val="00407481"/>
    <w:rsid w:val="004161BB"/>
    <w:rsid w:val="00417613"/>
    <w:rsid w:val="004213C9"/>
    <w:rsid w:val="00421673"/>
    <w:rsid w:val="00422C0C"/>
    <w:rsid w:val="00423124"/>
    <w:rsid w:val="00424CBA"/>
    <w:rsid w:val="00427A8C"/>
    <w:rsid w:val="004319AD"/>
    <w:rsid w:val="00440A61"/>
    <w:rsid w:val="00443B46"/>
    <w:rsid w:val="004447D0"/>
    <w:rsid w:val="004471DE"/>
    <w:rsid w:val="00447699"/>
    <w:rsid w:val="00454BB1"/>
    <w:rsid w:val="004553AA"/>
    <w:rsid w:val="00457BFC"/>
    <w:rsid w:val="00460E50"/>
    <w:rsid w:val="00461660"/>
    <w:rsid w:val="00462A77"/>
    <w:rsid w:val="00465CB9"/>
    <w:rsid w:val="00465E37"/>
    <w:rsid w:val="00466C63"/>
    <w:rsid w:val="004732A0"/>
    <w:rsid w:val="0047554C"/>
    <w:rsid w:val="00476E76"/>
    <w:rsid w:val="00477473"/>
    <w:rsid w:val="00477ACC"/>
    <w:rsid w:val="004823D8"/>
    <w:rsid w:val="004850C6"/>
    <w:rsid w:val="004871D1"/>
    <w:rsid w:val="004908BD"/>
    <w:rsid w:val="00491851"/>
    <w:rsid w:val="00491E8E"/>
    <w:rsid w:val="004922C2"/>
    <w:rsid w:val="0049618E"/>
    <w:rsid w:val="00496EE4"/>
    <w:rsid w:val="00497E1D"/>
    <w:rsid w:val="004A0C2D"/>
    <w:rsid w:val="004A1004"/>
    <w:rsid w:val="004A1830"/>
    <w:rsid w:val="004A3333"/>
    <w:rsid w:val="004A6E32"/>
    <w:rsid w:val="004B098E"/>
    <w:rsid w:val="004B1687"/>
    <w:rsid w:val="004B1E6C"/>
    <w:rsid w:val="004B31C6"/>
    <w:rsid w:val="004B7E6E"/>
    <w:rsid w:val="004C2243"/>
    <w:rsid w:val="004C2630"/>
    <w:rsid w:val="004C4757"/>
    <w:rsid w:val="004C5532"/>
    <w:rsid w:val="004C72ED"/>
    <w:rsid w:val="004D0B4A"/>
    <w:rsid w:val="004D2C4A"/>
    <w:rsid w:val="004D5FC2"/>
    <w:rsid w:val="004D73DC"/>
    <w:rsid w:val="004D7D1B"/>
    <w:rsid w:val="004E2A0B"/>
    <w:rsid w:val="004E4108"/>
    <w:rsid w:val="004E6298"/>
    <w:rsid w:val="004F1037"/>
    <w:rsid w:val="004F4F4E"/>
    <w:rsid w:val="004F51AC"/>
    <w:rsid w:val="004F7C37"/>
    <w:rsid w:val="005025EE"/>
    <w:rsid w:val="00503819"/>
    <w:rsid w:val="00503913"/>
    <w:rsid w:val="00507964"/>
    <w:rsid w:val="005104DC"/>
    <w:rsid w:val="005117B2"/>
    <w:rsid w:val="00515B38"/>
    <w:rsid w:val="00520F3F"/>
    <w:rsid w:val="00523628"/>
    <w:rsid w:val="005246DA"/>
    <w:rsid w:val="0052636B"/>
    <w:rsid w:val="005329C2"/>
    <w:rsid w:val="0053450D"/>
    <w:rsid w:val="00541045"/>
    <w:rsid w:val="005457E2"/>
    <w:rsid w:val="00546EC1"/>
    <w:rsid w:val="00547C69"/>
    <w:rsid w:val="005503EB"/>
    <w:rsid w:val="00550A9A"/>
    <w:rsid w:val="00551295"/>
    <w:rsid w:val="00552BF7"/>
    <w:rsid w:val="00557AA1"/>
    <w:rsid w:val="005602ED"/>
    <w:rsid w:val="00570D16"/>
    <w:rsid w:val="00572C51"/>
    <w:rsid w:val="00573322"/>
    <w:rsid w:val="005745C0"/>
    <w:rsid w:val="005779DB"/>
    <w:rsid w:val="00577B8B"/>
    <w:rsid w:val="00581C85"/>
    <w:rsid w:val="005826AA"/>
    <w:rsid w:val="00582B4D"/>
    <w:rsid w:val="00583292"/>
    <w:rsid w:val="00584E95"/>
    <w:rsid w:val="00584EB3"/>
    <w:rsid w:val="00585AA2"/>
    <w:rsid w:val="0058677D"/>
    <w:rsid w:val="00587399"/>
    <w:rsid w:val="005947B5"/>
    <w:rsid w:val="0059664C"/>
    <w:rsid w:val="005A4504"/>
    <w:rsid w:val="005A47AA"/>
    <w:rsid w:val="005A5B5F"/>
    <w:rsid w:val="005A6B6E"/>
    <w:rsid w:val="005B5EB8"/>
    <w:rsid w:val="005B705A"/>
    <w:rsid w:val="005C081F"/>
    <w:rsid w:val="005C15FC"/>
    <w:rsid w:val="005C2C25"/>
    <w:rsid w:val="005C518B"/>
    <w:rsid w:val="005C6FB0"/>
    <w:rsid w:val="005E3599"/>
    <w:rsid w:val="005F4D7C"/>
    <w:rsid w:val="005F533B"/>
    <w:rsid w:val="0060060B"/>
    <w:rsid w:val="006020A2"/>
    <w:rsid w:val="006024D6"/>
    <w:rsid w:val="0060336D"/>
    <w:rsid w:val="00605588"/>
    <w:rsid w:val="00606B2E"/>
    <w:rsid w:val="0060754B"/>
    <w:rsid w:val="00611502"/>
    <w:rsid w:val="00613C92"/>
    <w:rsid w:val="006170A6"/>
    <w:rsid w:val="00620775"/>
    <w:rsid w:val="00626350"/>
    <w:rsid w:val="00634CE3"/>
    <w:rsid w:val="00635613"/>
    <w:rsid w:val="00637679"/>
    <w:rsid w:val="006422CA"/>
    <w:rsid w:val="00652704"/>
    <w:rsid w:val="006527AD"/>
    <w:rsid w:val="006548B2"/>
    <w:rsid w:val="00655AED"/>
    <w:rsid w:val="00657CB4"/>
    <w:rsid w:val="0066474E"/>
    <w:rsid w:val="00664DC4"/>
    <w:rsid w:val="00672EE4"/>
    <w:rsid w:val="006815FB"/>
    <w:rsid w:val="00683C7E"/>
    <w:rsid w:val="006845B6"/>
    <w:rsid w:val="00684E7C"/>
    <w:rsid w:val="006866C0"/>
    <w:rsid w:val="00695F7A"/>
    <w:rsid w:val="0069798D"/>
    <w:rsid w:val="006A20AD"/>
    <w:rsid w:val="006A7091"/>
    <w:rsid w:val="006A7633"/>
    <w:rsid w:val="006B2716"/>
    <w:rsid w:val="006B5332"/>
    <w:rsid w:val="006B598A"/>
    <w:rsid w:val="006C00DE"/>
    <w:rsid w:val="006C0AE3"/>
    <w:rsid w:val="006C48E3"/>
    <w:rsid w:val="006C4ABB"/>
    <w:rsid w:val="006C5DEC"/>
    <w:rsid w:val="006C7AB4"/>
    <w:rsid w:val="006D0082"/>
    <w:rsid w:val="006D0BF6"/>
    <w:rsid w:val="006D5165"/>
    <w:rsid w:val="006D67B2"/>
    <w:rsid w:val="006D7AFB"/>
    <w:rsid w:val="006E0040"/>
    <w:rsid w:val="006E2633"/>
    <w:rsid w:val="006E348B"/>
    <w:rsid w:val="006E7D01"/>
    <w:rsid w:val="006F0985"/>
    <w:rsid w:val="006F4244"/>
    <w:rsid w:val="006F6432"/>
    <w:rsid w:val="00701A4B"/>
    <w:rsid w:val="00702AE4"/>
    <w:rsid w:val="007034F9"/>
    <w:rsid w:val="0070458D"/>
    <w:rsid w:val="007061BB"/>
    <w:rsid w:val="00706F6D"/>
    <w:rsid w:val="00711318"/>
    <w:rsid w:val="0071213B"/>
    <w:rsid w:val="00717920"/>
    <w:rsid w:val="00720F73"/>
    <w:rsid w:val="007233F4"/>
    <w:rsid w:val="00723CCB"/>
    <w:rsid w:val="00724700"/>
    <w:rsid w:val="00726AF6"/>
    <w:rsid w:val="00730810"/>
    <w:rsid w:val="00732B0D"/>
    <w:rsid w:val="00733167"/>
    <w:rsid w:val="0073529C"/>
    <w:rsid w:val="00735766"/>
    <w:rsid w:val="007360A0"/>
    <w:rsid w:val="00741AEA"/>
    <w:rsid w:val="00743673"/>
    <w:rsid w:val="007476FC"/>
    <w:rsid w:val="00747FF6"/>
    <w:rsid w:val="007513F7"/>
    <w:rsid w:val="00752FAC"/>
    <w:rsid w:val="00760DB1"/>
    <w:rsid w:val="00772D9F"/>
    <w:rsid w:val="00772E4B"/>
    <w:rsid w:val="0077377F"/>
    <w:rsid w:val="007773A0"/>
    <w:rsid w:val="007910B0"/>
    <w:rsid w:val="00793365"/>
    <w:rsid w:val="00795ABC"/>
    <w:rsid w:val="00795CB0"/>
    <w:rsid w:val="007A06A1"/>
    <w:rsid w:val="007A0F09"/>
    <w:rsid w:val="007A13BB"/>
    <w:rsid w:val="007A2E69"/>
    <w:rsid w:val="007A2F00"/>
    <w:rsid w:val="007A5137"/>
    <w:rsid w:val="007A7191"/>
    <w:rsid w:val="007B64AA"/>
    <w:rsid w:val="007C145E"/>
    <w:rsid w:val="007C2476"/>
    <w:rsid w:val="007C3CFB"/>
    <w:rsid w:val="007C44AC"/>
    <w:rsid w:val="007C6AC2"/>
    <w:rsid w:val="007C7315"/>
    <w:rsid w:val="007C7FCD"/>
    <w:rsid w:val="007D2824"/>
    <w:rsid w:val="007D4BAD"/>
    <w:rsid w:val="007D6FCF"/>
    <w:rsid w:val="007E1AC2"/>
    <w:rsid w:val="007E2F71"/>
    <w:rsid w:val="007E7EAA"/>
    <w:rsid w:val="007F18A7"/>
    <w:rsid w:val="007F3AEA"/>
    <w:rsid w:val="007F441A"/>
    <w:rsid w:val="0080001A"/>
    <w:rsid w:val="00800D3D"/>
    <w:rsid w:val="00800D8D"/>
    <w:rsid w:val="00801518"/>
    <w:rsid w:val="00804B23"/>
    <w:rsid w:val="008063C7"/>
    <w:rsid w:val="00806E4F"/>
    <w:rsid w:val="00807236"/>
    <w:rsid w:val="008100AA"/>
    <w:rsid w:val="00810461"/>
    <w:rsid w:val="00812728"/>
    <w:rsid w:val="00812CDB"/>
    <w:rsid w:val="008132F5"/>
    <w:rsid w:val="00814504"/>
    <w:rsid w:val="00814F05"/>
    <w:rsid w:val="00817B08"/>
    <w:rsid w:val="00826684"/>
    <w:rsid w:val="00827467"/>
    <w:rsid w:val="00827676"/>
    <w:rsid w:val="00831FF0"/>
    <w:rsid w:val="008327ED"/>
    <w:rsid w:val="008357CD"/>
    <w:rsid w:val="008374FC"/>
    <w:rsid w:val="00840BBD"/>
    <w:rsid w:val="008411C1"/>
    <w:rsid w:val="00841322"/>
    <w:rsid w:val="00842DDE"/>
    <w:rsid w:val="00843FF9"/>
    <w:rsid w:val="00844CAA"/>
    <w:rsid w:val="00846372"/>
    <w:rsid w:val="00846829"/>
    <w:rsid w:val="00853016"/>
    <w:rsid w:val="008532F6"/>
    <w:rsid w:val="008549DA"/>
    <w:rsid w:val="00855696"/>
    <w:rsid w:val="0085574F"/>
    <w:rsid w:val="00856A6B"/>
    <w:rsid w:val="008574DE"/>
    <w:rsid w:val="00861AFB"/>
    <w:rsid w:val="00866BA4"/>
    <w:rsid w:val="00870ACE"/>
    <w:rsid w:val="008717A7"/>
    <w:rsid w:val="008725D9"/>
    <w:rsid w:val="0087348C"/>
    <w:rsid w:val="00875E7E"/>
    <w:rsid w:val="00875F14"/>
    <w:rsid w:val="0088056C"/>
    <w:rsid w:val="0088078F"/>
    <w:rsid w:val="00882CD4"/>
    <w:rsid w:val="00883C74"/>
    <w:rsid w:val="00886A47"/>
    <w:rsid w:val="0089043B"/>
    <w:rsid w:val="00890EE0"/>
    <w:rsid w:val="008959AA"/>
    <w:rsid w:val="00896200"/>
    <w:rsid w:val="00896BD0"/>
    <w:rsid w:val="00897842"/>
    <w:rsid w:val="008A0E64"/>
    <w:rsid w:val="008A1964"/>
    <w:rsid w:val="008A1A12"/>
    <w:rsid w:val="008A1CDC"/>
    <w:rsid w:val="008A237F"/>
    <w:rsid w:val="008A32D4"/>
    <w:rsid w:val="008A4362"/>
    <w:rsid w:val="008A49FF"/>
    <w:rsid w:val="008A67B1"/>
    <w:rsid w:val="008A76DE"/>
    <w:rsid w:val="008B5C34"/>
    <w:rsid w:val="008C612C"/>
    <w:rsid w:val="008C7712"/>
    <w:rsid w:val="008D1B58"/>
    <w:rsid w:val="008D1ECE"/>
    <w:rsid w:val="008D1EF6"/>
    <w:rsid w:val="008D29C2"/>
    <w:rsid w:val="008D7D8C"/>
    <w:rsid w:val="008D7EBC"/>
    <w:rsid w:val="008E1438"/>
    <w:rsid w:val="008E2586"/>
    <w:rsid w:val="008E2EE7"/>
    <w:rsid w:val="008E3F5B"/>
    <w:rsid w:val="008E499E"/>
    <w:rsid w:val="008E5E33"/>
    <w:rsid w:val="008E7084"/>
    <w:rsid w:val="008E7432"/>
    <w:rsid w:val="008F681F"/>
    <w:rsid w:val="008F76EB"/>
    <w:rsid w:val="008F7DF3"/>
    <w:rsid w:val="0090245F"/>
    <w:rsid w:val="00902509"/>
    <w:rsid w:val="00902C41"/>
    <w:rsid w:val="009074E4"/>
    <w:rsid w:val="00907D48"/>
    <w:rsid w:val="0091722D"/>
    <w:rsid w:val="00922696"/>
    <w:rsid w:val="009231A6"/>
    <w:rsid w:val="00924412"/>
    <w:rsid w:val="009250DC"/>
    <w:rsid w:val="00927934"/>
    <w:rsid w:val="00927FCE"/>
    <w:rsid w:val="00931E1F"/>
    <w:rsid w:val="00932AC3"/>
    <w:rsid w:val="00932F28"/>
    <w:rsid w:val="009334DD"/>
    <w:rsid w:val="00935061"/>
    <w:rsid w:val="00935AEE"/>
    <w:rsid w:val="0093784C"/>
    <w:rsid w:val="00940000"/>
    <w:rsid w:val="0094013C"/>
    <w:rsid w:val="00940D52"/>
    <w:rsid w:val="00940E38"/>
    <w:rsid w:val="00942591"/>
    <w:rsid w:val="00943808"/>
    <w:rsid w:val="00943A64"/>
    <w:rsid w:val="00946148"/>
    <w:rsid w:val="00946EEA"/>
    <w:rsid w:val="00947389"/>
    <w:rsid w:val="0095033F"/>
    <w:rsid w:val="00950562"/>
    <w:rsid w:val="00954F5B"/>
    <w:rsid w:val="00960A5B"/>
    <w:rsid w:val="00960D21"/>
    <w:rsid w:val="00963A47"/>
    <w:rsid w:val="009738B0"/>
    <w:rsid w:val="00982892"/>
    <w:rsid w:val="009841E5"/>
    <w:rsid w:val="00984AF4"/>
    <w:rsid w:val="0098629A"/>
    <w:rsid w:val="00995B95"/>
    <w:rsid w:val="00996A1F"/>
    <w:rsid w:val="00997A6C"/>
    <w:rsid w:val="009A66F1"/>
    <w:rsid w:val="009A70B4"/>
    <w:rsid w:val="009B3149"/>
    <w:rsid w:val="009B583F"/>
    <w:rsid w:val="009C07ED"/>
    <w:rsid w:val="009C0ED4"/>
    <w:rsid w:val="009C37AB"/>
    <w:rsid w:val="009C5A38"/>
    <w:rsid w:val="009C6B60"/>
    <w:rsid w:val="009D0571"/>
    <w:rsid w:val="009D492F"/>
    <w:rsid w:val="009D73B8"/>
    <w:rsid w:val="009E001B"/>
    <w:rsid w:val="009E5C19"/>
    <w:rsid w:val="009F1C12"/>
    <w:rsid w:val="009F58AC"/>
    <w:rsid w:val="009F5FBA"/>
    <w:rsid w:val="009F6A06"/>
    <w:rsid w:val="009F7A92"/>
    <w:rsid w:val="00A03423"/>
    <w:rsid w:val="00A042D3"/>
    <w:rsid w:val="00A04FDF"/>
    <w:rsid w:val="00A07DE8"/>
    <w:rsid w:val="00A11527"/>
    <w:rsid w:val="00A12832"/>
    <w:rsid w:val="00A170E1"/>
    <w:rsid w:val="00A22698"/>
    <w:rsid w:val="00A24DC4"/>
    <w:rsid w:val="00A30EF3"/>
    <w:rsid w:val="00A31C97"/>
    <w:rsid w:val="00A33E22"/>
    <w:rsid w:val="00A37DAA"/>
    <w:rsid w:val="00A41525"/>
    <w:rsid w:val="00A432C6"/>
    <w:rsid w:val="00A44DD6"/>
    <w:rsid w:val="00A51456"/>
    <w:rsid w:val="00A5207A"/>
    <w:rsid w:val="00A54DCC"/>
    <w:rsid w:val="00A55D1F"/>
    <w:rsid w:val="00A56083"/>
    <w:rsid w:val="00A5683C"/>
    <w:rsid w:val="00A60FF5"/>
    <w:rsid w:val="00A6264B"/>
    <w:rsid w:val="00A6397F"/>
    <w:rsid w:val="00A65BD1"/>
    <w:rsid w:val="00A72B89"/>
    <w:rsid w:val="00A74C42"/>
    <w:rsid w:val="00A7522C"/>
    <w:rsid w:val="00A75693"/>
    <w:rsid w:val="00A7655B"/>
    <w:rsid w:val="00A82161"/>
    <w:rsid w:val="00A83F48"/>
    <w:rsid w:val="00A8413F"/>
    <w:rsid w:val="00A9144C"/>
    <w:rsid w:val="00A943BD"/>
    <w:rsid w:val="00A94EC6"/>
    <w:rsid w:val="00AA0526"/>
    <w:rsid w:val="00AA0DA9"/>
    <w:rsid w:val="00AA1E34"/>
    <w:rsid w:val="00AA2EB6"/>
    <w:rsid w:val="00AB2A7D"/>
    <w:rsid w:val="00AC4738"/>
    <w:rsid w:val="00AC73C3"/>
    <w:rsid w:val="00AC7ED2"/>
    <w:rsid w:val="00AD04DB"/>
    <w:rsid w:val="00AD5176"/>
    <w:rsid w:val="00AD67A3"/>
    <w:rsid w:val="00AE035D"/>
    <w:rsid w:val="00AE3F42"/>
    <w:rsid w:val="00AF1880"/>
    <w:rsid w:val="00B04686"/>
    <w:rsid w:val="00B06918"/>
    <w:rsid w:val="00B06A56"/>
    <w:rsid w:val="00B0776F"/>
    <w:rsid w:val="00B101A5"/>
    <w:rsid w:val="00B133A3"/>
    <w:rsid w:val="00B135B9"/>
    <w:rsid w:val="00B147D2"/>
    <w:rsid w:val="00B16741"/>
    <w:rsid w:val="00B17755"/>
    <w:rsid w:val="00B17B31"/>
    <w:rsid w:val="00B22FD1"/>
    <w:rsid w:val="00B2376A"/>
    <w:rsid w:val="00B27000"/>
    <w:rsid w:val="00B32CC1"/>
    <w:rsid w:val="00B341F3"/>
    <w:rsid w:val="00B344A8"/>
    <w:rsid w:val="00B35058"/>
    <w:rsid w:val="00B3704B"/>
    <w:rsid w:val="00B4376C"/>
    <w:rsid w:val="00B466AE"/>
    <w:rsid w:val="00B5009E"/>
    <w:rsid w:val="00B53FD0"/>
    <w:rsid w:val="00B54B63"/>
    <w:rsid w:val="00B55267"/>
    <w:rsid w:val="00B62866"/>
    <w:rsid w:val="00B66D5E"/>
    <w:rsid w:val="00B675AC"/>
    <w:rsid w:val="00B711EC"/>
    <w:rsid w:val="00B723C3"/>
    <w:rsid w:val="00B73886"/>
    <w:rsid w:val="00B73CF0"/>
    <w:rsid w:val="00B7420B"/>
    <w:rsid w:val="00B75BFE"/>
    <w:rsid w:val="00B827F8"/>
    <w:rsid w:val="00B8286D"/>
    <w:rsid w:val="00B8366B"/>
    <w:rsid w:val="00B848D8"/>
    <w:rsid w:val="00B8752F"/>
    <w:rsid w:val="00B91CA1"/>
    <w:rsid w:val="00B949E5"/>
    <w:rsid w:val="00B94CBC"/>
    <w:rsid w:val="00B95C8C"/>
    <w:rsid w:val="00BA4710"/>
    <w:rsid w:val="00BA50F6"/>
    <w:rsid w:val="00BA6CB7"/>
    <w:rsid w:val="00BA6D31"/>
    <w:rsid w:val="00BB066F"/>
    <w:rsid w:val="00BB132F"/>
    <w:rsid w:val="00BB2DB0"/>
    <w:rsid w:val="00BB337C"/>
    <w:rsid w:val="00BB4112"/>
    <w:rsid w:val="00BB44CF"/>
    <w:rsid w:val="00BB5C24"/>
    <w:rsid w:val="00BC2ACD"/>
    <w:rsid w:val="00BC432C"/>
    <w:rsid w:val="00BC4B5E"/>
    <w:rsid w:val="00BC79C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76EB"/>
    <w:rsid w:val="00C01D7E"/>
    <w:rsid w:val="00C03356"/>
    <w:rsid w:val="00C03A00"/>
    <w:rsid w:val="00C05804"/>
    <w:rsid w:val="00C0584E"/>
    <w:rsid w:val="00C05994"/>
    <w:rsid w:val="00C06676"/>
    <w:rsid w:val="00C10767"/>
    <w:rsid w:val="00C13B47"/>
    <w:rsid w:val="00C15D05"/>
    <w:rsid w:val="00C173F8"/>
    <w:rsid w:val="00C17515"/>
    <w:rsid w:val="00C24727"/>
    <w:rsid w:val="00C27530"/>
    <w:rsid w:val="00C33135"/>
    <w:rsid w:val="00C33DE1"/>
    <w:rsid w:val="00C34730"/>
    <w:rsid w:val="00C3502D"/>
    <w:rsid w:val="00C40FF2"/>
    <w:rsid w:val="00C41D0B"/>
    <w:rsid w:val="00C535A9"/>
    <w:rsid w:val="00C57731"/>
    <w:rsid w:val="00C60C38"/>
    <w:rsid w:val="00C62558"/>
    <w:rsid w:val="00C63890"/>
    <w:rsid w:val="00C64097"/>
    <w:rsid w:val="00C670D8"/>
    <w:rsid w:val="00C7025B"/>
    <w:rsid w:val="00C726CF"/>
    <w:rsid w:val="00C730F9"/>
    <w:rsid w:val="00C814FD"/>
    <w:rsid w:val="00C84B1E"/>
    <w:rsid w:val="00C85D9B"/>
    <w:rsid w:val="00C85F42"/>
    <w:rsid w:val="00C8648B"/>
    <w:rsid w:val="00C91ECF"/>
    <w:rsid w:val="00C93C83"/>
    <w:rsid w:val="00C94851"/>
    <w:rsid w:val="00C97048"/>
    <w:rsid w:val="00CA2ADD"/>
    <w:rsid w:val="00CA3575"/>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4BA4"/>
    <w:rsid w:val="00CD52BC"/>
    <w:rsid w:val="00CD5D58"/>
    <w:rsid w:val="00CE13FE"/>
    <w:rsid w:val="00CE3790"/>
    <w:rsid w:val="00CE6E8D"/>
    <w:rsid w:val="00CE7787"/>
    <w:rsid w:val="00CF0504"/>
    <w:rsid w:val="00CF175A"/>
    <w:rsid w:val="00CF1B2A"/>
    <w:rsid w:val="00CF3B4C"/>
    <w:rsid w:val="00CF5747"/>
    <w:rsid w:val="00D00F77"/>
    <w:rsid w:val="00D01717"/>
    <w:rsid w:val="00D018E5"/>
    <w:rsid w:val="00D02B2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9B9"/>
    <w:rsid w:val="00D27F19"/>
    <w:rsid w:val="00D30258"/>
    <w:rsid w:val="00D32788"/>
    <w:rsid w:val="00D34870"/>
    <w:rsid w:val="00D34BEE"/>
    <w:rsid w:val="00D34D60"/>
    <w:rsid w:val="00D36A7B"/>
    <w:rsid w:val="00D41E76"/>
    <w:rsid w:val="00D43B8A"/>
    <w:rsid w:val="00D45026"/>
    <w:rsid w:val="00D5340D"/>
    <w:rsid w:val="00D53FFE"/>
    <w:rsid w:val="00D62F7E"/>
    <w:rsid w:val="00D6330A"/>
    <w:rsid w:val="00D63C20"/>
    <w:rsid w:val="00D66CB2"/>
    <w:rsid w:val="00D66CFF"/>
    <w:rsid w:val="00D67E45"/>
    <w:rsid w:val="00D71F44"/>
    <w:rsid w:val="00D77D56"/>
    <w:rsid w:val="00D82E23"/>
    <w:rsid w:val="00D841C6"/>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A7013"/>
    <w:rsid w:val="00DB1F0E"/>
    <w:rsid w:val="00DB3AA7"/>
    <w:rsid w:val="00DB5DB4"/>
    <w:rsid w:val="00DB6525"/>
    <w:rsid w:val="00DB676E"/>
    <w:rsid w:val="00DC11C2"/>
    <w:rsid w:val="00DC613A"/>
    <w:rsid w:val="00DC680B"/>
    <w:rsid w:val="00DC6BF5"/>
    <w:rsid w:val="00DC7715"/>
    <w:rsid w:val="00DD3615"/>
    <w:rsid w:val="00DD4364"/>
    <w:rsid w:val="00DD66F8"/>
    <w:rsid w:val="00DE3538"/>
    <w:rsid w:val="00DE639A"/>
    <w:rsid w:val="00DE6A76"/>
    <w:rsid w:val="00DE6E57"/>
    <w:rsid w:val="00DF2EF2"/>
    <w:rsid w:val="00DF3C5E"/>
    <w:rsid w:val="00DF3FA8"/>
    <w:rsid w:val="00DF4D0D"/>
    <w:rsid w:val="00DF5788"/>
    <w:rsid w:val="00E009B9"/>
    <w:rsid w:val="00E017B6"/>
    <w:rsid w:val="00E05DC9"/>
    <w:rsid w:val="00E0608F"/>
    <w:rsid w:val="00E11C0F"/>
    <w:rsid w:val="00E1225E"/>
    <w:rsid w:val="00E14B88"/>
    <w:rsid w:val="00E20BAE"/>
    <w:rsid w:val="00E22BF5"/>
    <w:rsid w:val="00E23E0C"/>
    <w:rsid w:val="00E316DF"/>
    <w:rsid w:val="00E32B44"/>
    <w:rsid w:val="00E34336"/>
    <w:rsid w:val="00E3637C"/>
    <w:rsid w:val="00E37AF2"/>
    <w:rsid w:val="00E40C58"/>
    <w:rsid w:val="00E40F2B"/>
    <w:rsid w:val="00E4160B"/>
    <w:rsid w:val="00E43D98"/>
    <w:rsid w:val="00E47FF6"/>
    <w:rsid w:val="00E503C0"/>
    <w:rsid w:val="00E51924"/>
    <w:rsid w:val="00E51C92"/>
    <w:rsid w:val="00E51F89"/>
    <w:rsid w:val="00E52B9B"/>
    <w:rsid w:val="00E52D78"/>
    <w:rsid w:val="00E54330"/>
    <w:rsid w:val="00E54769"/>
    <w:rsid w:val="00E70A9F"/>
    <w:rsid w:val="00E7149C"/>
    <w:rsid w:val="00E71FDD"/>
    <w:rsid w:val="00E74C9E"/>
    <w:rsid w:val="00E75162"/>
    <w:rsid w:val="00E76581"/>
    <w:rsid w:val="00E80F51"/>
    <w:rsid w:val="00E81544"/>
    <w:rsid w:val="00E84EBE"/>
    <w:rsid w:val="00E8714B"/>
    <w:rsid w:val="00E90ECD"/>
    <w:rsid w:val="00E91063"/>
    <w:rsid w:val="00E92231"/>
    <w:rsid w:val="00E92D65"/>
    <w:rsid w:val="00E9478D"/>
    <w:rsid w:val="00E94B6C"/>
    <w:rsid w:val="00E95BC6"/>
    <w:rsid w:val="00E95E62"/>
    <w:rsid w:val="00E96342"/>
    <w:rsid w:val="00E96497"/>
    <w:rsid w:val="00E96556"/>
    <w:rsid w:val="00EA0979"/>
    <w:rsid w:val="00EA1E4F"/>
    <w:rsid w:val="00EA21F1"/>
    <w:rsid w:val="00EA284B"/>
    <w:rsid w:val="00EA3D66"/>
    <w:rsid w:val="00EA4300"/>
    <w:rsid w:val="00EA4365"/>
    <w:rsid w:val="00EA51AC"/>
    <w:rsid w:val="00EA6722"/>
    <w:rsid w:val="00EB0951"/>
    <w:rsid w:val="00EB0C11"/>
    <w:rsid w:val="00EB4096"/>
    <w:rsid w:val="00EB46D1"/>
    <w:rsid w:val="00EC021A"/>
    <w:rsid w:val="00EC1911"/>
    <w:rsid w:val="00EC1BDC"/>
    <w:rsid w:val="00EC1D64"/>
    <w:rsid w:val="00EC4558"/>
    <w:rsid w:val="00EC55AF"/>
    <w:rsid w:val="00ED1059"/>
    <w:rsid w:val="00ED2BEC"/>
    <w:rsid w:val="00EE1BC2"/>
    <w:rsid w:val="00EE26BF"/>
    <w:rsid w:val="00EE483D"/>
    <w:rsid w:val="00EF2360"/>
    <w:rsid w:val="00EF5FEC"/>
    <w:rsid w:val="00EF7FB7"/>
    <w:rsid w:val="00F02008"/>
    <w:rsid w:val="00F03978"/>
    <w:rsid w:val="00F04B20"/>
    <w:rsid w:val="00F05E6C"/>
    <w:rsid w:val="00F0611C"/>
    <w:rsid w:val="00F073E4"/>
    <w:rsid w:val="00F12CA2"/>
    <w:rsid w:val="00F140D9"/>
    <w:rsid w:val="00F1568A"/>
    <w:rsid w:val="00F16B4C"/>
    <w:rsid w:val="00F17AE7"/>
    <w:rsid w:val="00F2106D"/>
    <w:rsid w:val="00F25992"/>
    <w:rsid w:val="00F26455"/>
    <w:rsid w:val="00F31EF8"/>
    <w:rsid w:val="00F3561D"/>
    <w:rsid w:val="00F35846"/>
    <w:rsid w:val="00F35B49"/>
    <w:rsid w:val="00F433AA"/>
    <w:rsid w:val="00F44E62"/>
    <w:rsid w:val="00F46B9B"/>
    <w:rsid w:val="00F52ABC"/>
    <w:rsid w:val="00F60FAC"/>
    <w:rsid w:val="00F6411C"/>
    <w:rsid w:val="00F641C0"/>
    <w:rsid w:val="00F65279"/>
    <w:rsid w:val="00F65E40"/>
    <w:rsid w:val="00F66F82"/>
    <w:rsid w:val="00F710B5"/>
    <w:rsid w:val="00F71B08"/>
    <w:rsid w:val="00F757E8"/>
    <w:rsid w:val="00F779D1"/>
    <w:rsid w:val="00F8200B"/>
    <w:rsid w:val="00F84221"/>
    <w:rsid w:val="00F85298"/>
    <w:rsid w:val="00F85DD6"/>
    <w:rsid w:val="00F87D54"/>
    <w:rsid w:val="00F911F1"/>
    <w:rsid w:val="00F92765"/>
    <w:rsid w:val="00F9289D"/>
    <w:rsid w:val="00FA01CA"/>
    <w:rsid w:val="00FA12C7"/>
    <w:rsid w:val="00FA313D"/>
    <w:rsid w:val="00FB1785"/>
    <w:rsid w:val="00FB17A0"/>
    <w:rsid w:val="00FB27DC"/>
    <w:rsid w:val="00FB79BF"/>
    <w:rsid w:val="00FC052D"/>
    <w:rsid w:val="00FC3F7F"/>
    <w:rsid w:val="00FC4B72"/>
    <w:rsid w:val="00FC5D92"/>
    <w:rsid w:val="00FC682C"/>
    <w:rsid w:val="00FC7639"/>
    <w:rsid w:val="00FD1B8A"/>
    <w:rsid w:val="00FD34F1"/>
    <w:rsid w:val="00FD7A35"/>
    <w:rsid w:val="00FE0813"/>
    <w:rsid w:val="00FE0EF2"/>
    <w:rsid w:val="00FE2138"/>
    <w:rsid w:val="00FE4E68"/>
    <w:rsid w:val="00FE6275"/>
    <w:rsid w:val="00FF0CA4"/>
    <w:rsid w:val="00FF23AA"/>
    <w:rsid w:val="00FF2CB8"/>
    <w:rsid w:val="00FF3E67"/>
    <w:rsid w:val="00FF4139"/>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740E67DF-4088-43B3-B0F2-DE07F31A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github.com/kaskr/adcomp"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5238DC-8DA6-4540-92C2-C302E4B80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424E82A5.dotm</Template>
  <TotalTime>2724</TotalTime>
  <Pages>30</Pages>
  <Words>9283</Words>
  <Characters>52917</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 Webber</cp:lastModifiedBy>
  <cp:revision>386</cp:revision>
  <cp:lastPrinted>2015-02-04T23:55:00Z</cp:lastPrinted>
  <dcterms:created xsi:type="dcterms:W3CDTF">2015-01-23T23:16:00Z</dcterms:created>
  <dcterms:modified xsi:type="dcterms:W3CDTF">2015-02-05T02:38:00Z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