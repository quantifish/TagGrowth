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A44DD6">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A44DD6">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085FA166" w:rsidR="00D269B9" w:rsidRPr="009738B0" w:rsidRDefault="00A44DD6">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EEDB0D6" w:rsidR="0010212C" w:rsidRDefault="003B1F46">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6A20AD">
        <w:rPr>
          <w:rFonts w:ascii="Times New Roman" w:hAnsi="Times New Roman" w:cs="Times New Roman"/>
          <w:sz w:val="24"/>
          <w:szCs w:val="24"/>
        </w:rPr>
        <w:t xml:space="preserve"> is the time-varying individual</w:t>
      </w:r>
      <w:r w:rsidR="00A943BD">
        <w:rPr>
          <w:rFonts w:ascii="Times New Roman" w:hAnsi="Times New Roman" w:cs="Times New Roman"/>
          <w:sz w:val="24"/>
          <w:szCs w:val="24"/>
        </w:rPr>
        <w:t xml:space="preserve"> variance</w:t>
      </w:r>
      <w:ins w:id="2" w:author="darcy" w:date="2015-02-03T16:45:00Z">
        <w:r w:rsidR="004871D1">
          <w:rPr>
            <w:rFonts w:ascii="Times New Roman" w:hAnsi="Times New Roman" w:cs="Times New Roman"/>
            <w:sz w:val="24"/>
            <w:szCs w:val="24"/>
          </w:rPr>
          <w:t xml:space="preserve"> (see Appendix </w:t>
        </w:r>
      </w:ins>
      <w:ins w:id="3" w:author="darcy" w:date="2015-02-03T16:47:00Z">
        <w:r w:rsidR="00730810">
          <w:rPr>
            <w:rFonts w:ascii="Times New Roman" w:hAnsi="Times New Roman" w:cs="Times New Roman"/>
            <w:sz w:val="24"/>
            <w:szCs w:val="24"/>
          </w:rPr>
          <w:t>A</w:t>
        </w:r>
      </w:ins>
      <w:ins w:id="4" w:author="darcy" w:date="2015-02-03T16:45:00Z">
        <w:r w:rsidR="004871D1">
          <w:rPr>
            <w:rFonts w:ascii="Times New Roman" w:hAnsi="Times New Roman" w:cs="Times New Roman"/>
            <w:sz w:val="24"/>
            <w:szCs w:val="24"/>
          </w:rPr>
          <w:t xml:space="preserve"> for derivation of </w:t>
        </w:r>
      </w:ins>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ins w:id="5" w:author="darcy" w:date="2015-02-03T16:45:00Z">
        <w:r w:rsidR="004871D1">
          <w:rPr>
            <w:rFonts w:ascii="Times New Roman" w:hAnsi="Times New Roman" w:cs="Times New Roman"/>
            <w:sz w:val="24"/>
            <w:szCs w:val="24"/>
          </w:rPr>
          <w:t>)</w:t>
        </w:r>
      </w:ins>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w:t>
      </w:r>
      <w:proofErr w:type="gramStart"/>
      <w:r w:rsidR="00DF3C5E">
        <w:rPr>
          <w:rFonts w:ascii="Times New Roman" w:hAnsi="Times New Roman" w:cs="Times New Roman"/>
          <w:i/>
          <w:sz w:val="24"/>
          <w:szCs w:val="24"/>
          <w:vertAlign w:val="subscript"/>
        </w:rPr>
        <w:t>,s</w:t>
      </w:r>
      <w:proofErr w:type="gramEnd"/>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proofErr w:type="gramStart"/>
      <w:r w:rsidR="00DF3C5E">
        <w:rPr>
          <w:rFonts w:ascii="Times New Roman" w:hAnsi="Times New Roman" w:cs="Times New Roman"/>
          <w:i/>
          <w:sz w:val="24"/>
          <w:szCs w:val="24"/>
        </w:rPr>
        <w:t>L(</w:t>
      </w:r>
      <w:proofErr w:type="gramEnd"/>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A44DD6">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iCs/>
          <w:sz w:val="24"/>
          <w:szCs w:val="24"/>
        </w:rPr>
        <w:t xml:space="preserve">where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177E3701"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ins w:id="6" w:author="darcy" w:date="2015-02-03T16:48:00Z">
        <w:r w:rsidR="00730810">
          <w:rPr>
            <w:rFonts w:ascii="Times New Roman" w:hAnsi="Times New Roman" w:cs="Times New Roman"/>
            <w:sz w:val="24"/>
            <w:szCs w:val="24"/>
          </w:rPr>
          <w:t>B</w:t>
        </w:r>
      </w:ins>
      <w:del w:id="7" w:author="darcy" w:date="2015-02-03T16:48:00Z">
        <w:r w:rsidDel="00730810">
          <w:rPr>
            <w:rFonts w:ascii="Times New Roman" w:hAnsi="Times New Roman" w:cs="Times New Roman"/>
            <w:sz w:val="24"/>
            <w:szCs w:val="24"/>
          </w:rPr>
          <w:delText>A</w:delText>
        </w:r>
      </w:del>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A44DD6">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AD93D3E"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2.2</w:t>
      </w:r>
      <w:r w:rsidR="00DF4D0D">
        <w:rPr>
          <w:rFonts w:ascii="Times New Roman" w:hAnsi="Times New Roman" w:cs="Times New Roman"/>
          <w:b/>
          <w:sz w:val="24"/>
          <w:szCs w:val="24"/>
        </w:rPr>
        <w:t xml:space="preserve">  Case</w:t>
      </w:r>
      <w:proofErr w:type="gramEnd"/>
      <w:r w:rsidR="00DF4D0D">
        <w:rPr>
          <w:rFonts w:ascii="Times New Roman" w:hAnsi="Times New Roman" w:cs="Times New Roman"/>
          <w:b/>
          <w:sz w:val="24"/>
          <w:szCs w:val="24"/>
        </w:rPr>
        <w:t xml:space="preserve"> study application</w:t>
      </w:r>
    </w:p>
    <w:p w14:paraId="3671353A" w14:textId="5F85F7F1"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66977EAD"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proofErr w:type="gramStart"/>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w:t>
      </w:r>
      <w:proofErr w:type="gramEnd"/>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7AF09176"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proofErr w:type="spellStart"/>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0B10E9">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proofErr w:type="spellStart"/>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proofErr w:type="spellEnd"/>
      <w:r>
        <w:rPr>
          <w:rFonts w:ascii="Times New Roman" w:hAnsi="Times New Roman" w:cs="Times New Roman"/>
          <w:sz w:val="24"/>
          <w:szCs w:val="24"/>
        </w:rPr>
        <w:t>)</w:t>
      </w:r>
    </w:p>
    <w:p w14:paraId="0445A38B" w14:textId="46202763"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B2716">
        <w:rPr>
          <w:rFonts w:ascii="Times New Roman" w:hAnsi="Times New Roman" w:cs="Times New Roman"/>
          <w:sz w:val="24"/>
          <w:szCs w:val="24"/>
        </w:rPr>
        <w:t>effects for upkeep costs (</w:t>
      </w:r>
      <w:proofErr w:type="spellStart"/>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1C739A">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 xml:space="preserve"> and </w:t>
      </w:r>
      <w:proofErr w:type="spellStart"/>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proofErr w:type="spellEnd"/>
      <w:r w:rsidR="006D7AFB">
        <w:rPr>
          <w:rFonts w:ascii="Times New Roman" w:hAnsi="Times New Roman" w:cs="Times New Roman"/>
          <w:sz w:val="24"/>
          <w:szCs w:val="24"/>
        </w:rPr>
        <w:t>)</w:t>
      </w:r>
    </w:p>
    <w:p w14:paraId="36A8474B" w14:textId="0257047C" w:rsidR="00E0608F" w:rsidRPr="001B3950" w:rsidDel="000806BE" w:rsidRDefault="00247B5D" w:rsidP="000806BE">
      <w:pPr>
        <w:tabs>
          <w:tab w:val="left" w:pos="360"/>
          <w:tab w:val="left" w:pos="720"/>
          <w:tab w:val="left" w:pos="8640"/>
        </w:tabs>
        <w:spacing w:after="0" w:line="480" w:lineRule="auto"/>
        <w:jc w:val="both"/>
        <w:rPr>
          <w:del w:id="8" w:author="darcy" w:date="2015-02-02T10:00:00Z"/>
          <w:rFonts w:ascii="Times New Roman" w:hAnsi="Times New Roman" w:cs="Times New Roman"/>
          <w:sz w:val="24"/>
          <w:szCs w:val="24"/>
          <w:highlight w:val="yellow"/>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del w:id="9" w:author="darcy" w:date="2015-02-02T10:00:00Z">
        <w:r w:rsidR="00D34D60" w:rsidRPr="001B3950" w:rsidDel="000806BE">
          <w:rPr>
            <w:rFonts w:ascii="Times New Roman" w:hAnsi="Times New Roman" w:cs="Times New Roman"/>
            <w:sz w:val="24"/>
            <w:szCs w:val="24"/>
            <w:highlight w:val="yellow"/>
          </w:rPr>
          <w:delText xml:space="preserve">We also </w:delText>
        </w:r>
        <w:r w:rsidR="005025EE" w:rsidRPr="001B3950" w:rsidDel="000806BE">
          <w:rPr>
            <w:rFonts w:ascii="Times New Roman" w:hAnsi="Times New Roman" w:cs="Times New Roman"/>
            <w:sz w:val="24"/>
            <w:szCs w:val="24"/>
            <w:highlight w:val="yellow"/>
          </w:rPr>
          <w:delText>fit a</w:delText>
        </w:r>
        <w:r w:rsidR="00D34D60" w:rsidRPr="001B3950" w:rsidDel="000806BE">
          <w:rPr>
            <w:rFonts w:ascii="Times New Roman" w:hAnsi="Times New Roman" w:cs="Times New Roman"/>
            <w:sz w:val="24"/>
            <w:szCs w:val="24"/>
            <w:highlight w:val="yellow"/>
          </w:rPr>
          <w:delText xml:space="preserve"> model where </w:delText>
        </w:r>
        <w:r w:rsidR="00EC021A" w:rsidRPr="001B3950" w:rsidDel="000806BE">
          <w:rPr>
            <w:rFonts w:ascii="Times New Roman" w:hAnsi="Times New Roman" w:cs="Times New Roman"/>
            <w:sz w:val="24"/>
            <w:szCs w:val="24"/>
            <w:highlight w:val="yellow"/>
          </w:rPr>
          <w:delText>fishing</w:delText>
        </w:r>
        <w:r w:rsidR="00D34D60" w:rsidRPr="001B3950" w:rsidDel="000806BE">
          <w:rPr>
            <w:rFonts w:ascii="Times New Roman" w:hAnsi="Times New Roman" w:cs="Times New Roman"/>
            <w:sz w:val="24"/>
            <w:szCs w:val="24"/>
            <w:highlight w:val="yellow"/>
          </w:rPr>
          <w:delText xml:space="preserve"> year</w:delText>
        </w:r>
        <w:r w:rsidR="001B751D" w:rsidRPr="001B3950" w:rsidDel="000806BE">
          <w:rPr>
            <w:rFonts w:ascii="Times New Roman" w:hAnsi="Times New Roman" w:cs="Times New Roman"/>
            <w:sz w:val="24"/>
            <w:szCs w:val="24"/>
            <w:highlight w:val="yellow"/>
          </w:rPr>
          <w:delText xml:space="preserve"> </w:delText>
        </w:r>
        <w:r w:rsidR="001B751D" w:rsidRPr="001B3950" w:rsidDel="000806BE">
          <w:rPr>
            <w:rFonts w:ascii="Times New Roman" w:hAnsi="Times New Roman" w:cs="Times New Roman"/>
            <w:i/>
            <w:sz w:val="24"/>
            <w:szCs w:val="24"/>
            <w:highlight w:val="yellow"/>
          </w:rPr>
          <w:delText>y</w:delText>
        </w:r>
        <w:r w:rsidR="00D34D60" w:rsidRPr="001B3950" w:rsidDel="000806BE">
          <w:rPr>
            <w:rFonts w:ascii="Times New Roman" w:hAnsi="Times New Roman" w:cs="Times New Roman"/>
            <w:sz w:val="24"/>
            <w:szCs w:val="24"/>
            <w:highlight w:val="yellow"/>
          </w:rPr>
          <w:delText xml:space="preserve"> </w:delText>
        </w:r>
        <w:r w:rsidR="00D10D2B" w:rsidRPr="001B3950" w:rsidDel="000806BE">
          <w:rPr>
            <w:rFonts w:ascii="Times New Roman" w:hAnsi="Times New Roman" w:cs="Times New Roman"/>
            <w:sz w:val="24"/>
            <w:szCs w:val="24"/>
            <w:highlight w:val="yellow"/>
          </w:rPr>
          <w:delText>(a fishing year was defined as 1 Nov. to 31 Oct.</w:delText>
        </w:r>
        <w:r w:rsidR="001C1FF3"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t</w:delText>
        </w:r>
        <w:r w:rsidR="001C1FF3" w:rsidRPr="001B3950" w:rsidDel="000806BE">
          <w:rPr>
            <w:rFonts w:ascii="Times New Roman" w:hAnsi="Times New Roman" w:cs="Times New Roman"/>
            <w:sz w:val="24"/>
            <w:szCs w:val="24"/>
            <w:highlight w:val="yellow"/>
          </w:rPr>
          <w:delText xml:space="preserve"> </w:delText>
        </w:r>
        <w:r w:rsidR="0003571C" w:rsidRPr="001B3950" w:rsidDel="000806BE">
          <w:rPr>
            <w:rFonts w:ascii="Cambria Math" w:hAnsi="Cambria Math" w:cs="Cambria Math"/>
            <w:sz w:val="24"/>
            <w:szCs w:val="24"/>
            <w:highlight w:val="yellow"/>
          </w:rPr>
          <w:delText>⊆</w:delText>
        </w:r>
        <w:r w:rsidR="0003571C"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y</w:delText>
        </w:r>
        <w:r w:rsidR="00497E1D" w:rsidRPr="001B3950" w:rsidDel="000806BE">
          <w:rPr>
            <w:rFonts w:ascii="Times New Roman" w:hAnsi="Times New Roman" w:cs="Times New Roman"/>
            <w:sz w:val="24"/>
            <w:szCs w:val="24"/>
            <w:highlight w:val="yellow"/>
          </w:rPr>
          <w:delText xml:space="preserve">) </w:delText>
        </w:r>
        <w:r w:rsidR="00D34D60" w:rsidRPr="001B3950" w:rsidDel="000806BE">
          <w:rPr>
            <w:rFonts w:ascii="Times New Roman" w:hAnsi="Times New Roman" w:cs="Times New Roman"/>
            <w:sz w:val="24"/>
            <w:szCs w:val="24"/>
            <w:highlight w:val="yellow"/>
          </w:rPr>
          <w:delText xml:space="preserve">is incorporated </w:delText>
        </w:r>
        <w:r w:rsidR="00B3704B" w:rsidRPr="001B3950" w:rsidDel="000806BE">
          <w:rPr>
            <w:rFonts w:ascii="Times New Roman" w:hAnsi="Times New Roman" w:cs="Times New Roman"/>
            <w:sz w:val="24"/>
            <w:szCs w:val="24"/>
            <w:highlight w:val="yellow"/>
          </w:rPr>
          <w:delText>as a random-</w:delText>
        </w:r>
        <w:r w:rsidR="00D34D60" w:rsidRPr="001B3950" w:rsidDel="000806BE">
          <w:rPr>
            <w:rFonts w:ascii="Times New Roman" w:hAnsi="Times New Roman" w:cs="Times New Roman"/>
            <w:sz w:val="24"/>
            <w:szCs w:val="24"/>
            <w:highlight w:val="yellow"/>
          </w:rPr>
          <w:delText>effect</w:delText>
        </w:r>
        <w:r w:rsidR="00B3704B" w:rsidRPr="001B3950" w:rsidDel="000806BE">
          <w:rPr>
            <w:rFonts w:ascii="Times New Roman" w:hAnsi="Times New Roman" w:cs="Times New Roman"/>
            <w:sz w:val="24"/>
            <w:szCs w:val="24"/>
            <w:highlight w:val="yellow"/>
          </w:rPr>
          <w:delText xml:space="preserve"> applied to the average energy acquisition rate parameter </w:delText>
        </w:r>
        <w:r w:rsidR="00B3704B" w:rsidRPr="001B3950" w:rsidDel="000806BE">
          <w:rPr>
            <w:rFonts w:ascii="Times New Roman" w:hAnsi="Times New Roman" w:cs="Times New Roman"/>
            <w:i/>
            <w:sz w:val="24"/>
            <w:szCs w:val="24"/>
            <w:highlight w:val="yellow"/>
          </w:rPr>
          <w:delText>γ</w:delText>
        </w:r>
        <w:r w:rsidR="00497E1D" w:rsidRPr="001B3950" w:rsidDel="000806BE">
          <w:rPr>
            <w:rFonts w:ascii="Times New Roman" w:hAnsi="Times New Roman" w:cs="Times New Roman"/>
            <w:sz w:val="24"/>
            <w:szCs w:val="24"/>
            <w:highlight w:val="yellow"/>
          </w:rPr>
          <w:delText>, t</w:delText>
        </w:r>
        <w:r w:rsidR="00A51456" w:rsidRPr="001B3950" w:rsidDel="000806BE">
          <w:rPr>
            <w:rFonts w:ascii="Times New Roman" w:hAnsi="Times New Roman" w:cs="Times New Roman"/>
            <w:sz w:val="24"/>
            <w:szCs w:val="24"/>
            <w:highlight w:val="yellow"/>
          </w:rPr>
          <w:delText>hus we have:</w:delText>
        </w:r>
      </w:del>
    </w:p>
    <w:p w14:paraId="52AFE175" w14:textId="369E474D" w:rsidR="00E0608F" w:rsidRPr="001B3950" w:rsidDel="000806BE" w:rsidRDefault="00A44DD6" w:rsidP="000806BE">
      <w:pPr>
        <w:tabs>
          <w:tab w:val="left" w:pos="360"/>
          <w:tab w:val="left" w:pos="720"/>
          <w:tab w:val="left" w:pos="8640"/>
        </w:tabs>
        <w:spacing w:after="0" w:line="480" w:lineRule="auto"/>
        <w:jc w:val="both"/>
        <w:rPr>
          <w:del w:id="10" w:author="darcy" w:date="2015-02-02T10:00:00Z"/>
          <w:rFonts w:ascii="Times New Roman" w:hAnsi="Times New Roman" w:cs="Times New Roman"/>
          <w:sz w:val="24"/>
          <w:szCs w:val="24"/>
          <w:highlight w:val="yellow"/>
        </w:rPr>
      </w:pPr>
      <m:oMath>
        <m:sSub>
          <m:sSubPr>
            <m:ctrlPr>
              <w:del w:id="11" w:author="darcy" w:date="2015-02-02T10:00:00Z">
                <w:rPr>
                  <w:rFonts w:ascii="Cambria Math" w:hAnsi="Cambria Math" w:cs="Times New Roman"/>
                  <w:i/>
                  <w:sz w:val="24"/>
                  <w:szCs w:val="24"/>
                  <w:highlight w:val="yellow"/>
                </w:rPr>
              </w:del>
            </m:ctrlPr>
          </m:sSubPr>
          <m:e>
            <w:del w:id="12" w:author="darcy" w:date="2015-02-02T10:00:00Z">
              <m:r>
                <w:rPr>
                  <w:rFonts w:ascii="Cambria Math" w:hAnsi="Cambria Math" w:cs="Times New Roman"/>
                  <w:sz w:val="24"/>
                  <w:szCs w:val="24"/>
                  <w:highlight w:val="yellow"/>
                </w:rPr>
                <m:t>γ</m:t>
              </m:r>
            </w:del>
          </m:e>
          <m:sub>
            <w:del w:id="13" w:author="darcy" w:date="2015-02-02T10:00:00Z">
              <m:r>
                <w:rPr>
                  <w:rFonts w:ascii="Cambria Math" w:hAnsi="Cambria Math" w:cs="Times New Roman"/>
                  <w:sz w:val="24"/>
                  <w:szCs w:val="24"/>
                  <w:highlight w:val="yellow"/>
                </w:rPr>
                <m:t>y</m:t>
              </m:r>
            </w:del>
          </m:sub>
        </m:sSub>
        <w:del w:id="14" w:author="darcy" w:date="2015-02-02T10:00:00Z">
          <m:r>
            <w:rPr>
              <w:rFonts w:ascii="Cambria Math" w:hAnsi="Cambria Math" w:cs="Times New Roman"/>
              <w:sz w:val="24"/>
              <w:szCs w:val="24"/>
              <w:highlight w:val="yellow"/>
            </w:rPr>
            <m:t>=</m:t>
          </m:r>
        </w:del>
        <m:sSub>
          <m:sSubPr>
            <m:ctrlPr>
              <w:del w:id="15" w:author="darcy" w:date="2015-02-02T10:00:00Z">
                <w:rPr>
                  <w:rFonts w:ascii="Cambria Math" w:hAnsi="Cambria Math" w:cs="Times New Roman"/>
                  <w:i/>
                  <w:sz w:val="24"/>
                  <w:szCs w:val="24"/>
                  <w:highlight w:val="yellow"/>
                </w:rPr>
              </w:del>
            </m:ctrlPr>
          </m:sSubPr>
          <m:e>
            <w:del w:id="16" w:author="darcy" w:date="2015-02-02T10:00:00Z">
              <m:r>
                <w:rPr>
                  <w:rFonts w:ascii="Cambria Math" w:hAnsi="Cambria Math" w:cs="Times New Roman"/>
                  <w:sz w:val="24"/>
                  <w:szCs w:val="24"/>
                  <w:highlight w:val="yellow"/>
                </w:rPr>
                <m:t>μ</m:t>
              </m:r>
            </w:del>
          </m:e>
          <m:sub>
            <w:del w:id="17" w:author="darcy" w:date="2015-02-02T10:00:00Z">
              <m:r>
                <w:rPr>
                  <w:rFonts w:ascii="Cambria Math" w:hAnsi="Cambria Math" w:cs="Times New Roman"/>
                  <w:sz w:val="24"/>
                  <w:szCs w:val="24"/>
                  <w:highlight w:val="yellow"/>
                </w:rPr>
                <m:t>γ</m:t>
              </m:r>
            </w:del>
          </m:sub>
        </m:sSub>
        <w:del w:id="18" w:author="darcy" w:date="2015-02-02T10:00:00Z">
          <m:r>
            <m:rPr>
              <m:sty m:val="p"/>
            </m:rPr>
            <w:rPr>
              <w:rFonts w:ascii="Cambria Math" w:hAnsi="Cambria Math" w:cs="Times New Roman"/>
              <w:sz w:val="24"/>
              <w:szCs w:val="24"/>
              <w:highlight w:val="yellow"/>
            </w:rPr>
            <m:t>exp⁡</m:t>
          </m:r>
          <m:r>
            <w:rPr>
              <w:rFonts w:ascii="Cambria Math" w:hAnsi="Cambria Math" w:cs="Times New Roman"/>
              <w:sz w:val="24"/>
              <w:szCs w:val="24"/>
              <w:highlight w:val="yellow"/>
            </w:rPr>
            <m:t>(</m:t>
          </m:r>
        </w:del>
        <m:sSubSup>
          <m:sSubSupPr>
            <m:ctrlPr>
              <w:del w:id="19" w:author="darcy" w:date="2015-02-02T10:00:00Z">
                <w:rPr>
                  <w:rFonts w:ascii="Cambria Math" w:hAnsi="Cambria Math" w:cs="Times New Roman"/>
                  <w:i/>
                  <w:sz w:val="24"/>
                  <w:szCs w:val="24"/>
                  <w:highlight w:val="yellow"/>
                </w:rPr>
              </w:del>
            </m:ctrlPr>
          </m:sSubSupPr>
          <m:e>
            <w:del w:id="20" w:author="darcy" w:date="2015-02-02T10:00:00Z">
              <m:r>
                <w:rPr>
                  <w:rFonts w:ascii="Cambria Math" w:hAnsi="Cambria Math" w:cs="Times New Roman"/>
                  <w:sz w:val="24"/>
                  <w:szCs w:val="24"/>
                  <w:highlight w:val="yellow"/>
                </w:rPr>
                <m:t>ε</m:t>
              </m:r>
            </w:del>
          </m:e>
          <m:sub>
            <w:del w:id="21" w:author="darcy" w:date="2015-02-02T10:00:00Z">
              <m:r>
                <w:rPr>
                  <w:rFonts w:ascii="Cambria Math" w:hAnsi="Cambria Math" w:cs="Times New Roman"/>
                  <w:sz w:val="24"/>
                  <w:szCs w:val="24"/>
                  <w:highlight w:val="yellow"/>
                </w:rPr>
                <m:t>y</m:t>
              </m:r>
            </w:del>
          </m:sub>
          <m:sup>
            <w:del w:id="22" w:author="darcy" w:date="2015-02-02T10:00:00Z">
              <m:r>
                <w:rPr>
                  <w:rFonts w:ascii="Cambria Math" w:hAnsi="Cambria Math" w:cs="Times New Roman"/>
                  <w:sz w:val="24"/>
                  <w:szCs w:val="24"/>
                  <w:highlight w:val="yellow"/>
                </w:rPr>
                <m:t>γ</m:t>
              </m:r>
            </w:del>
          </m:sup>
        </m:sSubSup>
        <w:del w:id="23" w:author="darcy" w:date="2015-02-02T10:00:00Z">
          <m:r>
            <w:rPr>
              <w:rFonts w:ascii="Cambria Math" w:hAnsi="Cambria Math" w:cs="Times New Roman"/>
              <w:sz w:val="24"/>
              <w:szCs w:val="24"/>
              <w:highlight w:val="yellow"/>
            </w:rPr>
            <m:t>)</m:t>
          </m:r>
        </w:del>
      </m:oMath>
      <w:del w:id="24" w:author="darcy" w:date="2015-02-02T10:00:00Z">
        <w:r w:rsidR="00E0608F" w:rsidRPr="001B3950" w:rsidDel="000806BE">
          <w:rPr>
            <w:rFonts w:ascii="Times New Roman" w:hAnsi="Times New Roman" w:cs="Times New Roman"/>
            <w:sz w:val="24"/>
            <w:szCs w:val="24"/>
            <w:highlight w:val="yellow"/>
          </w:rPr>
          <w:delText xml:space="preserve"> where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 xml:space="preserve">~N(0, </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σ</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2</m:t>
              </m:r>
            </m:sup>
          </m:sSubSup>
          <m:r>
            <w:rPr>
              <w:rFonts w:ascii="Cambria Math" w:hAnsi="Cambria Math" w:cs="Times New Roman"/>
              <w:sz w:val="24"/>
              <w:szCs w:val="24"/>
              <w:highlight w:val="yellow"/>
            </w:rPr>
            <m:t>)</m:t>
          </m:r>
        </m:oMath>
        <w:r w:rsidR="001A3A8E" w:rsidRPr="001B3950" w:rsidDel="000806BE">
          <w:rPr>
            <w:rFonts w:ascii="Times New Roman" w:hAnsi="Times New Roman" w:cs="Times New Roman"/>
            <w:sz w:val="24"/>
            <w:szCs w:val="24"/>
            <w:highlight w:val="yellow"/>
          </w:rPr>
          <w:tab/>
          <w:delText>(6)</w:delText>
        </w:r>
      </w:del>
    </w:p>
    <w:p w14:paraId="395A83E0" w14:textId="6C394EA8" w:rsidR="00C0584E" w:rsidRDefault="004C5532" w:rsidP="00477ACC">
      <w:pPr>
        <w:tabs>
          <w:tab w:val="left" w:pos="360"/>
          <w:tab w:val="left" w:pos="720"/>
          <w:tab w:val="left" w:pos="8640"/>
        </w:tabs>
        <w:spacing w:after="0" w:line="480" w:lineRule="auto"/>
        <w:jc w:val="both"/>
        <w:rPr>
          <w:rFonts w:ascii="Times New Roman" w:hAnsi="Times New Roman" w:cs="Times New Roman"/>
          <w:sz w:val="24"/>
          <w:szCs w:val="24"/>
        </w:rPr>
      </w:pPr>
      <w:del w:id="25" w:author="darcy" w:date="2015-02-02T10:00:00Z">
        <w:r w:rsidRPr="001B3950" w:rsidDel="000806BE">
          <w:rPr>
            <w:rFonts w:ascii="Times New Roman" w:hAnsi="Times New Roman" w:cs="Times New Roman"/>
            <w:sz w:val="24"/>
            <w:szCs w:val="24"/>
            <w:highlight w:val="yellow"/>
          </w:rPr>
          <w:delText>This requires the estimation of</w:delText>
        </w:r>
        <w:r w:rsidR="00B4376C" w:rsidRPr="001B3950" w:rsidDel="000806BE">
          <w:rPr>
            <w:rFonts w:ascii="Times New Roman" w:hAnsi="Times New Roman" w:cs="Times New Roman"/>
            <w:sz w:val="24"/>
            <w:szCs w:val="24"/>
            <w:highlight w:val="yellow"/>
          </w:rPr>
          <w:delText xml:space="preserve"> the </w:delText>
        </w:r>
        <w:r w:rsidR="007773A0" w:rsidRPr="001B3950" w:rsidDel="000806BE">
          <w:rPr>
            <w:rFonts w:ascii="Times New Roman" w:hAnsi="Times New Roman" w:cs="Times New Roman"/>
            <w:sz w:val="24"/>
            <w:szCs w:val="24"/>
            <w:highlight w:val="yellow"/>
          </w:rPr>
          <w:delText xml:space="preserve">median </w:delText>
        </w:r>
        <w:r w:rsidR="00B4376C" w:rsidRPr="001B3950" w:rsidDel="000806BE">
          <w:rPr>
            <w:rFonts w:ascii="Times New Roman" w:hAnsi="Times New Roman" w:cs="Times New Roman"/>
            <w:sz w:val="24"/>
            <w:szCs w:val="24"/>
            <w:highlight w:val="yellow"/>
          </w:rPr>
          <w:delText xml:space="preserve">energy acquisition rate parameter </w:delText>
        </w:r>
        <w:r w:rsidR="00741AEA" w:rsidRPr="001B3950" w:rsidDel="000806BE">
          <w:rPr>
            <w:rFonts w:ascii="Times New Roman" w:hAnsi="Times New Roman" w:cs="Times New Roman"/>
            <w:i/>
            <w:sz w:val="24"/>
            <w:szCs w:val="24"/>
            <w:highlight w:val="yellow"/>
          </w:rPr>
          <w:delText>μ</w:delText>
        </w:r>
        <w:r w:rsidR="00741AEA" w:rsidRPr="001B3950" w:rsidDel="000806BE">
          <w:rPr>
            <w:rFonts w:ascii="Times New Roman" w:hAnsi="Times New Roman" w:cs="Times New Roman"/>
            <w:i/>
            <w:sz w:val="24"/>
            <w:szCs w:val="24"/>
            <w:highlight w:val="yellow"/>
            <w:vertAlign w:val="subscript"/>
          </w:rPr>
          <w:delText>γ</w:delText>
        </w:r>
        <w:r w:rsidRPr="001B3950" w:rsidDel="000806BE">
          <w:rPr>
            <w:rFonts w:ascii="Times New Roman" w:hAnsi="Times New Roman" w:cs="Times New Roman"/>
            <w:sz w:val="24"/>
            <w:szCs w:val="24"/>
            <w:highlight w:val="yellow"/>
          </w:rPr>
          <w:delText xml:space="preserve"> </w:delText>
        </w:r>
        <w:r w:rsidR="00B4376C" w:rsidRPr="001B3950" w:rsidDel="000806BE">
          <w:rPr>
            <w:rFonts w:ascii="Times New Roman" w:hAnsi="Times New Roman" w:cs="Times New Roman"/>
            <w:sz w:val="24"/>
            <w:szCs w:val="24"/>
            <w:highlight w:val="yellow"/>
          </w:rPr>
          <w:delText xml:space="preserve">and </w:delText>
        </w:r>
        <w:r w:rsidRPr="001B3950" w:rsidDel="000806BE">
          <w:rPr>
            <w:rFonts w:ascii="Times New Roman" w:hAnsi="Times New Roman" w:cs="Times New Roman"/>
            <w:sz w:val="24"/>
            <w:szCs w:val="24"/>
            <w:highlight w:val="yellow"/>
          </w:rPr>
          <w:delText>a deviation parameter</w:delText>
        </w:r>
        <w:r w:rsidR="003B2E6A" w:rsidRPr="001B3950" w:rsidDel="000806BE">
          <w:rPr>
            <w:rFonts w:ascii="Times New Roman" w:hAnsi="Times New Roman" w:cs="Times New Roman"/>
            <w:sz w:val="24"/>
            <w:szCs w:val="24"/>
            <w:highlight w:val="yellow"/>
          </w:rPr>
          <w:delText xml:space="preserv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oMath>
        <w:r w:rsidRPr="001B3950" w:rsidDel="000806BE">
          <w:rPr>
            <w:rFonts w:ascii="Times New Roman" w:hAnsi="Times New Roman" w:cs="Times New Roman"/>
            <w:sz w:val="24"/>
            <w:szCs w:val="24"/>
            <w:highlight w:val="yellow"/>
          </w:rPr>
          <w:delText xml:space="preserve"> from the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the first fish was born</w:delText>
        </w:r>
        <w:r w:rsidR="00B4376C" w:rsidRPr="001B3950" w:rsidDel="000806BE">
          <w:rPr>
            <w:rFonts w:ascii="Times New Roman" w:hAnsi="Times New Roman" w:cs="Times New Roman"/>
            <w:sz w:val="24"/>
            <w:szCs w:val="24"/>
            <w:highlight w:val="yellow"/>
          </w:rPr>
          <w:delText xml:space="preserve"> (1972)</w:delText>
        </w:r>
        <w:r w:rsidRPr="001B3950" w:rsidDel="000806BE">
          <w:rPr>
            <w:rFonts w:ascii="Times New Roman" w:hAnsi="Times New Roman" w:cs="Times New Roman"/>
            <w:sz w:val="24"/>
            <w:szCs w:val="24"/>
            <w:highlight w:val="yellow"/>
          </w:rPr>
          <w:delText xml:space="preserve"> until the most recent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a fish was recaptured</w:delText>
        </w:r>
        <w:r w:rsidR="00B4376C" w:rsidRPr="001B3950" w:rsidDel="000806BE">
          <w:rPr>
            <w:rFonts w:ascii="Times New Roman" w:hAnsi="Times New Roman" w:cs="Times New Roman"/>
            <w:sz w:val="24"/>
            <w:szCs w:val="24"/>
            <w:highlight w:val="yellow"/>
          </w:rPr>
          <w:delText xml:space="preserve"> (20</w:delText>
        </w:r>
        <w:r w:rsidR="004C4757" w:rsidRPr="001B3950" w:rsidDel="000806BE">
          <w:rPr>
            <w:rFonts w:ascii="Times New Roman" w:hAnsi="Times New Roman" w:cs="Times New Roman"/>
            <w:sz w:val="24"/>
            <w:szCs w:val="24"/>
            <w:highlight w:val="yellow"/>
          </w:rPr>
          <w:delText>11</w:delText>
        </w:r>
        <w:r w:rsidR="00B4376C" w:rsidRPr="001B3950" w:rsidDel="000806BE">
          <w:rPr>
            <w:rFonts w:ascii="Times New Roman" w:hAnsi="Times New Roman" w:cs="Times New Roman"/>
            <w:sz w:val="24"/>
            <w:szCs w:val="24"/>
            <w:highlight w:val="yellow"/>
          </w:rPr>
          <w:delText>)</w:delText>
        </w:r>
        <w:r w:rsidRPr="001B3950" w:rsidDel="000806BE">
          <w:rPr>
            <w:rFonts w:ascii="Times New Roman" w:hAnsi="Times New Roman" w:cs="Times New Roman"/>
            <w:sz w:val="24"/>
            <w:szCs w:val="24"/>
            <w:highlight w:val="yellow"/>
          </w:rPr>
          <w:delText>.</w:delText>
        </w:r>
        <w:r w:rsidR="00831FF0" w:rsidDel="000806BE">
          <w:rPr>
            <w:rFonts w:ascii="Times New Roman" w:hAnsi="Times New Roman" w:cs="Times New Roman"/>
            <w:sz w:val="24"/>
            <w:szCs w:val="24"/>
          </w:rPr>
          <w:delText xml:space="preserve">  </w:delText>
        </w:r>
      </w:del>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814504">
        <w:rPr>
          <w:rFonts w:ascii="Times New Roman" w:hAnsi="Times New Roman" w:cs="Times New Roman"/>
          <w:sz w:val="24"/>
          <w:szCs w:val="24"/>
          <w:highlight w:val="yellow"/>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w:ins w:id="26" w:author="darcy" w:date="2015-02-02T10:01:00Z">
              <m:r>
                <w:rPr>
                  <w:rFonts w:ascii="Cambria Math" w:hAnsi="Cambria Math" w:cs="Times New Roman"/>
                  <w:sz w:val="24"/>
                  <w:szCs w:val="24"/>
                </w:rPr>
                <m:t>,i</m:t>
              </m:r>
            </w:ins>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r w:rsidR="00477ACC">
        <w:rPr>
          <w:rFonts w:ascii="Times New Roman" w:hAnsi="Times New Roman" w:cs="Times New Roman"/>
          <w:sz w:val="24"/>
          <w:szCs w:val="24"/>
        </w:rPr>
        <w:t xml:space="preserve">sex-specific </w:t>
      </w:r>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0855AF">
        <w:rPr>
          <w:rFonts w:ascii="Times New Roman" w:hAnsi="Times New Roman" w:cs="Times New Roman"/>
          <w:sz w:val="24"/>
          <w:szCs w:val="24"/>
        </w:rPr>
        <w:t xml:space="preserve"> and the </w:t>
      </w:r>
      <w:commentRangeStart w:id="27"/>
      <w:commentRangeStart w:id="28"/>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27"/>
      <w:r w:rsidR="004471DE">
        <w:rPr>
          <w:rStyle w:val="CommentReference"/>
        </w:rPr>
        <w:commentReference w:id="27"/>
      </w:r>
      <w:commentRangeEnd w:id="28"/>
      <w:r w:rsidR="006D0BF6">
        <w:rPr>
          <w:rStyle w:val="CommentReference"/>
        </w:rPr>
        <w:commentReference w:id="28"/>
      </w:r>
      <w:r w:rsidR="000855AF">
        <w:rPr>
          <w:rFonts w:ascii="Times New Roman" w:hAnsi="Times New Roman" w:cs="Times New Roman"/>
          <w:sz w:val="24"/>
          <w:szCs w:val="24"/>
        </w:rPr>
        <w:t>of growth</w:t>
      </w:r>
      <w:r w:rsidR="00477ACC">
        <w:rPr>
          <w:rFonts w:ascii="Times New Roman" w:hAnsi="Times New Roman" w:cs="Times New Roman"/>
          <w:sz w:val="24"/>
          <w:szCs w:val="24"/>
        </w:rPr>
        <w:t xml:space="preserve"> (not sex-specific)</w:t>
      </w:r>
      <w:r w:rsidR="000855AF">
        <w:rPr>
          <w:rFonts w:ascii="Times New Roman" w:hAnsi="Times New Roman" w:cs="Times New Roman"/>
          <w:sz w:val="24"/>
          <w:szCs w:val="24"/>
        </w:rPr>
        <w:t xml:space="preserve"> were taken from </w:t>
      </w:r>
      <w:commentRangeStart w:id="29"/>
      <w:r w:rsidR="000855AF">
        <w:rPr>
          <w:rFonts w:ascii="Times New Roman" w:hAnsi="Times New Roman" w:cs="Times New Roman"/>
          <w:sz w:val="24"/>
          <w:szCs w:val="24"/>
        </w:rPr>
        <w:t xml:space="preserve">Dunn et al. (2006) </w:t>
      </w:r>
      <w:commentRangeEnd w:id="29"/>
      <w:r w:rsidR="006C7AB4">
        <w:rPr>
          <w:rStyle w:val="CommentReference"/>
        </w:rPr>
        <w:commentReference w:id="29"/>
      </w:r>
      <w:r w:rsidR="000855AF">
        <w:rPr>
          <w:rFonts w:ascii="Times New Roman" w:hAnsi="Times New Roman" w:cs="Times New Roman"/>
          <w:sz w:val="24"/>
          <w:szCs w:val="24"/>
        </w:rPr>
        <w:t xml:space="preserve">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A44DD6">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702F83F4"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30"/>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proofErr w:type="gramStart"/>
      <w:r w:rsidR="008E2EE7">
        <w:rPr>
          <w:rFonts w:ascii="Times New Roman" w:hAnsi="Times New Roman" w:cs="Times New Roman"/>
          <w:i/>
          <w:sz w:val="24"/>
          <w:szCs w:val="24"/>
          <w:vertAlign w:val="subscript"/>
        </w:rPr>
        <w:t>,s</w:t>
      </w:r>
      <w:proofErr w:type="gramEnd"/>
      <w:r>
        <w:rPr>
          <w:rFonts w:ascii="Times New Roman" w:hAnsi="Times New Roman" w:cs="Times New Roman"/>
          <w:sz w:val="24"/>
          <w:szCs w:val="24"/>
        </w:rPr>
        <w:t xml:space="preserve">, </w:t>
      </w:r>
      <w:proofErr w:type="spellStart"/>
      <w:ins w:id="31" w:author="darcy" w:date="2015-02-02T10:05:00Z">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ins>
      <w:proofErr w:type="spellEnd"/>
      <w:del w:id="32" w:author="darcy" w:date="2015-02-02T10:05:00Z">
        <w:r w:rsidRPr="00AC73C3" w:rsidDel="00947389">
          <w:rPr>
            <w:rFonts w:ascii="Times New Roman" w:hAnsi="Times New Roman" w:cs="Times New Roman"/>
            <w:i/>
            <w:sz w:val="24"/>
            <w:szCs w:val="24"/>
          </w:rPr>
          <w:delText>k</w:delText>
        </w:r>
        <w:r w:rsidR="008E2EE7" w:rsidRPr="008E2EE7" w:rsidDel="00947389">
          <w:rPr>
            <w:rFonts w:ascii="Times New Roman" w:hAnsi="Times New Roman" w:cs="Times New Roman"/>
            <w:i/>
            <w:sz w:val="24"/>
            <w:szCs w:val="24"/>
            <w:vertAlign w:val="subscript"/>
          </w:rPr>
          <w:delText>i,s</w:delText>
        </w:r>
      </w:del>
      <w:r w:rsidR="006B53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proofErr w:type="spellEnd"/>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ins w:id="33" w:author="darcy" w:date="2015-02-02T10:04:00Z">
        <w:r w:rsidR="00947389">
          <w:rPr>
            <w:rFonts w:ascii="Times New Roman" w:hAnsi="Times New Roman" w:cs="Times New Roman"/>
            <w:sz w:val="24"/>
            <w:szCs w:val="24"/>
          </w:rPr>
          <w:t xml:space="preserve"> in the simulation study</w:t>
        </w:r>
      </w:ins>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30"/>
      <w:r w:rsidR="00EB0951">
        <w:rPr>
          <w:rStyle w:val="CommentReference"/>
        </w:rPr>
        <w:commentReference w:id="30"/>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gramStart"/>
      <w:r w:rsidR="006020A2">
        <w:rPr>
          <w:rFonts w:ascii="Times New Roman" w:hAnsi="Times New Roman" w:cs="Times New Roman"/>
          <w:i/>
          <w:sz w:val="24"/>
          <w:szCs w:val="24"/>
          <w:vertAlign w:val="subscript"/>
        </w:rPr>
        <w:t>,s</w:t>
      </w:r>
      <w:proofErr w:type="spellEnd"/>
      <w:proofErr w:type="gram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r w:rsidR="00166624">
        <w:rPr>
          <w:rFonts w:ascii="Times New Roman" w:hAnsi="Times New Roman" w:cs="Times New Roman"/>
          <w:sz w:val="24"/>
          <w:szCs w:val="24"/>
        </w:rPr>
        <w:t xml:space="preserve">  </w:t>
      </w:r>
      <w:ins w:id="34" w:author="darcy" w:date="2015-02-03T15:58:00Z">
        <w:r w:rsidR="00166624">
          <w:rPr>
            <w:rFonts w:ascii="Times New Roman" w:hAnsi="Times New Roman" w:cs="Times New Roman"/>
            <w:sz w:val="24"/>
            <w:szCs w:val="24"/>
          </w:rPr>
          <w:t xml:space="preserve">Instead of reporting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166624">
          <w:rPr>
            <w:rFonts w:ascii="Times New Roman" w:hAnsi="Times New Roman" w:cs="Times New Roman"/>
            <w:sz w:val="24"/>
            <w:szCs w:val="24"/>
          </w:rPr>
          <w:t xml:space="preserve"> we present the derived value </w:t>
        </w:r>
      </w:ins>
      <m:oMath>
        <m:sSub>
          <m:sSubPr>
            <m:ctrlPr>
              <w:ins w:id="35" w:author="darcy" w:date="2015-02-03T15:59:00Z">
                <w:rPr>
                  <w:rFonts w:ascii="Cambria Math" w:hAnsi="Cambria Math" w:cs="Times New Roman"/>
                  <w:i/>
                  <w:sz w:val="24"/>
                  <w:szCs w:val="24"/>
                </w:rPr>
              </w:ins>
            </m:ctrlPr>
          </m:sSubPr>
          <m:e>
            <w:ins w:id="36" w:author="darcy" w:date="2015-02-03T15:59:00Z">
              <m:r>
                <w:rPr>
                  <w:rFonts w:ascii="Cambria Math" w:hAnsi="Cambria Math" w:cs="Times New Roman"/>
                  <w:sz w:val="24"/>
                  <w:szCs w:val="24"/>
                </w:rPr>
                <m:t>μ</m:t>
              </m:r>
            </w:ins>
          </m:e>
          <m:sub>
            <m:sSub>
              <m:sSubPr>
                <m:ctrlPr>
                  <w:ins w:id="37" w:author="darcy" w:date="2015-02-03T15:59:00Z">
                    <w:rPr>
                      <w:rFonts w:ascii="Cambria Math" w:hAnsi="Cambria Math" w:cs="Times New Roman"/>
                      <w:i/>
                      <w:sz w:val="24"/>
                      <w:szCs w:val="24"/>
                    </w:rPr>
                  </w:ins>
                </m:ctrlPr>
              </m:sSubPr>
              <m:e>
                <w:ins w:id="38" w:author="darcy" w:date="2015-02-03T15:59:00Z">
                  <m:r>
                    <w:rPr>
                      <w:rFonts w:ascii="Cambria Math" w:hAnsi="Cambria Math" w:cs="Times New Roman"/>
                      <w:sz w:val="24"/>
                      <w:szCs w:val="24"/>
                    </w:rPr>
                    <m:t>L</m:t>
                  </m:r>
                </w:ins>
              </m:e>
              <m:sub>
                <w:ins w:id="39" w:author="darcy" w:date="2015-02-03T16:00:00Z">
                  <m:r>
                    <w:rPr>
                      <w:rFonts w:ascii="Cambria Math" w:hAnsi="Cambria Math" w:cs="Times New Roman"/>
                      <w:sz w:val="24"/>
                      <w:szCs w:val="24"/>
                    </w:rPr>
                    <m:t>∞</m:t>
                  </m:r>
                </w:ins>
              </m:sub>
            </m:sSub>
            <w:ins w:id="40" w:author="darcy" w:date="2015-02-03T16:00:00Z">
              <m:r>
                <w:rPr>
                  <w:rFonts w:ascii="Cambria Math" w:hAnsi="Cambria Math" w:cs="Times New Roman"/>
                  <w:sz w:val="24"/>
                  <w:szCs w:val="24"/>
                </w:rPr>
                <m:t>,s</m:t>
              </m:r>
            </w:ins>
          </m:sub>
        </m:sSub>
      </m:oMath>
      <w:ins w:id="41" w:author="darcy" w:date="2015-02-03T16:00:00Z">
        <w:r w:rsidR="00384497">
          <w:rPr>
            <w:rFonts w:ascii="Times New Roman" w:hAnsi="Times New Roman" w:cs="Times New Roman"/>
            <w:sz w:val="24"/>
            <w:szCs w:val="24"/>
          </w:rPr>
          <w:t xml:space="preserve"> which is calculated </w:t>
        </w:r>
      </w:ins>
      <w:ins w:id="42" w:author="darcy" w:date="2015-02-03T15:58:00Z">
        <w:r w:rsidR="00166624">
          <w:rPr>
            <w:rFonts w:ascii="Times New Roman" w:hAnsi="Times New Roman" w:cs="Times New Roman"/>
            <w:sz w:val="24"/>
            <w:szCs w:val="24"/>
          </w:rPr>
          <w:t>using Eqn. 6.</w:t>
        </w:r>
      </w:ins>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3E642EF8" w:rsidR="001E733D" w:rsidRDefault="006B271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843FF9">
        <w:rPr>
          <w:sz w:val="24"/>
          <w:szCs w:val="24"/>
        </w:rPr>
        <w:t xml:space="preserve">Figure </w:t>
      </w:r>
      <w:r w:rsidR="009F1C12">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0E5893" w:rsidRPr="00EC55AF">
        <w:rPr>
          <w:sz w:val="24"/>
          <w:szCs w:val="24"/>
        </w:rPr>
        <w:t xml:space="preserve">Figure </w:t>
      </w:r>
      <w:r w:rsidR="000E5893">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940000">
        <w:rPr>
          <w:rFonts w:ascii="Times New Roman" w:hAnsi="Times New Roman" w:cs="Times New Roman"/>
          <w:sz w:val="24"/>
          <w:szCs w:val="24"/>
        </w:rPr>
        <w:t xml:space="preserve">This was 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w:t>
      </w:r>
      <w:proofErr w:type="spellStart"/>
      <w:del w:id="43" w:author="JTT" w:date="2015-02-03T15:01:00Z">
        <w:r w:rsidR="00940000" w:rsidDel="004F51AC">
          <w:rPr>
            <w:rFonts w:ascii="Times New Roman" w:hAnsi="Times New Roman" w:cs="Times New Roman"/>
            <w:sz w:val="24"/>
            <w:szCs w:val="24"/>
          </w:rPr>
          <w:delText xml:space="preserve">AIC, </w:delText>
        </w:r>
      </w:del>
      <w:commentRangeStart w:id="44"/>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1973</w:t>
      </w:r>
      <w:commentRangeEnd w:id="44"/>
      <w:r w:rsidR="00940000">
        <w:rPr>
          <w:rStyle w:val="CommentReference"/>
        </w:rPr>
        <w:commentReference w:id="44"/>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940000">
        <w:rPr>
          <w:rFonts w:ascii="Times New Roman" w:hAnsi="Times New Roman" w:cs="Times New Roman"/>
          <w:sz w:val="24"/>
          <w:szCs w:val="24"/>
        </w:rPr>
      </w:r>
      <w:r w:rsidR="00940000">
        <w:rPr>
          <w:rFonts w:ascii="Times New Roman" w:hAnsi="Times New Roman" w:cs="Times New Roman"/>
          <w:sz w:val="24"/>
          <w:szCs w:val="24"/>
        </w:rPr>
        <w:fldChar w:fldCharType="separate"/>
      </w:r>
      <w:r w:rsidR="00940000" w:rsidRPr="00DB6525">
        <w:rPr>
          <w:sz w:val="24"/>
          <w:szCs w:val="24"/>
        </w:rPr>
        <w:t xml:space="preserve">Table </w:t>
      </w:r>
      <w:r w:rsidR="00940000">
        <w:rPr>
          <w:noProof/>
          <w:sz w:val="24"/>
          <w:szCs w:val="24"/>
        </w:rPr>
        <w:t>2</w:t>
      </w:r>
      <w:r w:rsidR="00940000">
        <w:rPr>
          <w:rFonts w:ascii="Times New Roman" w:hAnsi="Times New Roman" w:cs="Times New Roman"/>
          <w:sz w:val="24"/>
          <w:szCs w:val="24"/>
        </w:rPr>
        <w:fldChar w:fldCharType="end"/>
      </w:r>
      <w:r w:rsidR="00940000">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7C6AC2" w:rsidRPr="00DB6525">
        <w:rPr>
          <w:sz w:val="24"/>
          <w:szCs w:val="24"/>
        </w:rPr>
        <w:t xml:space="preserve">Table </w:t>
      </w:r>
      <w:r w:rsidR="007C6AC2">
        <w:rPr>
          <w:noProof/>
          <w:sz w:val="24"/>
          <w:szCs w:val="24"/>
        </w:rPr>
        <w:t>2</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w:t>
      </w:r>
      <w:proofErr w:type="gramStart"/>
      <w:r w:rsidR="008F7DF3">
        <w:rPr>
          <w:rFonts w:ascii="Times New Roman" w:hAnsi="Times New Roman" w:cs="Times New Roman"/>
          <w:sz w:val="24"/>
          <w:szCs w:val="24"/>
        </w:rPr>
        <w:t>c.v</w:t>
      </w:r>
      <w:proofErr w:type="gramEnd"/>
      <w:r w:rsidR="008F7DF3">
        <w:rPr>
          <w:rFonts w:ascii="Times New Roman" w:hAnsi="Times New Roman" w:cs="Times New Roman"/>
          <w:sz w:val="24"/>
          <w:szCs w:val="24"/>
        </w:rPr>
        <w:t>.</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24DA6132" w14:textId="656FFA5E" w:rsidR="00DB3AA7" w:rsidRDefault="00DB3AA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having the lowest AIC</w:t>
      </w:r>
      <w:r w:rsidR="00940000">
        <w:rPr>
          <w:rFonts w:ascii="Times New Roman" w:hAnsi="Times New Roman" w:cs="Times New Roman"/>
          <w:sz w:val="24"/>
          <w:szCs w:val="24"/>
        </w:rPr>
        <w:t xml:space="preserve"> value</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376AEF" w:rsidRPr="00DB6525">
        <w:rPr>
          <w:sz w:val="24"/>
          <w:szCs w:val="24"/>
        </w:rPr>
        <w:t xml:space="preserve">Table </w:t>
      </w:r>
      <w:r w:rsidR="00376AEF">
        <w:rPr>
          <w:noProof/>
          <w:sz w:val="24"/>
          <w:szCs w:val="24"/>
        </w:rPr>
        <w:t>2</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3C21A0" w:rsidRPr="00995B95">
        <w:rPr>
          <w:sz w:val="24"/>
          <w:szCs w:val="24"/>
        </w:rPr>
        <w:t xml:space="preserve">Figure </w:t>
      </w:r>
      <w:r w:rsidR="003C21A0">
        <w:rPr>
          <w:i/>
          <w:noProof/>
          <w:sz w:val="24"/>
          <w:szCs w:val="24"/>
        </w:rPr>
        <w:t>6</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ins w:id="45" w:author="JTT" w:date="2015-02-03T15:06:00Z">
        <w:r w:rsidR="004F51AC">
          <w:rPr>
            <w:rFonts w:ascii="Times New Roman" w:hAnsi="Times New Roman" w:cs="Times New Roman"/>
            <w:sz w:val="24"/>
            <w:szCs w:val="24"/>
          </w:rPr>
          <w:t xml:space="preserve">In this model, the log-standard deviation of residual variation in growth rates was 0.XX, representing a </w:t>
        </w:r>
      </w:ins>
      <w:ins w:id="46" w:author="darcy" w:date="2015-02-04T15:58:00Z">
        <w:r w:rsidR="00B8366B">
          <w:rPr>
            <w:rFonts w:ascii="Times New Roman" w:hAnsi="Times New Roman" w:cs="Times New Roman"/>
            <w:sz w:val="24"/>
            <w:szCs w:val="24"/>
          </w:rPr>
          <w:t>c.v.</w:t>
        </w:r>
      </w:ins>
      <w:ins w:id="47" w:author="JTT" w:date="2015-02-03T15:06:00Z">
        <w:del w:id="48" w:author="darcy" w:date="2015-02-04T15:58:00Z">
          <w:r w:rsidR="004F51AC" w:rsidDel="00B8366B">
            <w:rPr>
              <w:rFonts w:ascii="Times New Roman" w:hAnsi="Times New Roman" w:cs="Times New Roman"/>
              <w:sz w:val="24"/>
              <w:szCs w:val="24"/>
            </w:rPr>
            <w:delText>CV</w:delText>
          </w:r>
        </w:del>
        <w:r w:rsidR="004F51AC">
          <w:rPr>
            <w:rFonts w:ascii="Times New Roman" w:hAnsi="Times New Roman" w:cs="Times New Roman"/>
            <w:sz w:val="24"/>
            <w:szCs w:val="24"/>
          </w:rPr>
          <w:t xml:space="preserve"> </w:t>
        </w:r>
        <w:proofErr w:type="gramStart"/>
        <w:r w:rsidR="004F51AC">
          <w:rPr>
            <w:rFonts w:ascii="Times New Roman" w:hAnsi="Times New Roman" w:cs="Times New Roman"/>
            <w:sz w:val="24"/>
            <w:szCs w:val="24"/>
          </w:rPr>
          <w:t>of</w:t>
        </w:r>
        <w:proofErr w:type="gramEnd"/>
        <w:r w:rsidR="004F51AC">
          <w:rPr>
            <w:rFonts w:ascii="Times New Roman" w:hAnsi="Times New Roman" w:cs="Times New Roman"/>
            <w:sz w:val="24"/>
            <w:szCs w:val="24"/>
          </w:rPr>
          <w:t xml:space="preserve"> 0.YY in growth rates for each </w:t>
        </w:r>
      </w:ins>
      <w:ins w:id="49" w:author="JTT" w:date="2015-02-03T15:07:00Z">
        <w:r w:rsidR="004F51AC">
          <w:rPr>
            <w:rFonts w:ascii="Times New Roman" w:hAnsi="Times New Roman" w:cs="Times New Roman"/>
            <w:sz w:val="24"/>
            <w:szCs w:val="24"/>
          </w:rPr>
          <w:t xml:space="preserve">individual in each year.  </w:t>
        </w:r>
      </w:ins>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sz w:val="24"/>
          <w:szCs w:val="24"/>
        </w:rPr>
        <w:t xml:space="preserve">Figure </w:t>
      </w:r>
      <w:r>
        <w:rPr>
          <w:i/>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sz w:val="24"/>
          <w:szCs w:val="24"/>
        </w:rPr>
        <w:t xml:space="preserve">Figure </w:t>
      </w:r>
      <w:r>
        <w:rPr>
          <w:i/>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is lower as some 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0B36C1" w:rsidRPr="00DB6525">
        <w:rPr>
          <w:sz w:val="24"/>
          <w:szCs w:val="24"/>
        </w:rPr>
        <w:t xml:space="preserve">Table </w:t>
      </w:r>
      <w:r w:rsidR="000B36C1">
        <w:rPr>
          <w:i/>
          <w:noProof/>
          <w:sz w:val="24"/>
          <w:szCs w:val="24"/>
        </w:rPr>
        <w:t>2</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r w:rsidR="00E81544">
        <w:rPr>
          <w:rFonts w:ascii="Times New Roman" w:hAnsi="Times New Roman" w:cs="Times New Roman"/>
          <w:sz w:val="24"/>
          <w:szCs w:val="24"/>
        </w:rPr>
        <w:t xml:space="preserve">  The model that included variation in indiv</w:t>
      </w:r>
      <w:r w:rsidR="00C05804">
        <w:rPr>
          <w:rFonts w:ascii="Times New Roman" w:hAnsi="Times New Roman" w:cs="Times New Roman"/>
          <w:sz w:val="24"/>
          <w:szCs w:val="24"/>
        </w:rPr>
        <w:t>id</w:t>
      </w:r>
      <w:r w:rsidR="00E81544">
        <w:rPr>
          <w:rFonts w:ascii="Times New Roman" w:hAnsi="Times New Roman" w:cs="Times New Roman"/>
          <w:sz w:val="24"/>
          <w:szCs w:val="24"/>
        </w:rPr>
        <w:t>ual growth rates in addition to time-varying individual growth rates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E81544">
        <w:rPr>
          <w:rFonts w:ascii="Times New Roman" w:hAnsi="Times New Roman" w:cs="Times New Roman"/>
          <w:sz w:val="24"/>
          <w:szCs w:val="24"/>
        </w:rPr>
        <w:t xml:space="preserve"> and also </w:t>
      </w:r>
      <w:proofErr w:type="spellStart"/>
      <w:r w:rsidR="00E81544">
        <w:rPr>
          <w:rFonts w:ascii="Times New Roman" w:hAnsi="Times New Roman" w:cs="Times New Roman"/>
          <w:i/>
          <w:sz w:val="24"/>
          <w:szCs w:val="24"/>
        </w:rPr>
        <w:t>σ</w:t>
      </w:r>
      <w:r w:rsidR="00E81544">
        <w:rPr>
          <w:rFonts w:ascii="Times New Roman" w:hAnsi="Times New Roman" w:cs="Times New Roman"/>
          <w:i/>
          <w:sz w:val="24"/>
          <w:szCs w:val="24"/>
          <w:vertAlign w:val="subscript"/>
        </w:rPr>
        <w:t>k</w:t>
      </w:r>
      <w:proofErr w:type="spellEnd"/>
      <w:r w:rsidR="00E81544">
        <w:rPr>
          <w:rFonts w:ascii="Times New Roman" w:hAnsi="Times New Roman" w:cs="Times New Roman"/>
          <w:sz w:val="24"/>
          <w:szCs w:val="24"/>
        </w:rPr>
        <w:t>) resulted in no decrease in marginal likelihood, and hence was deemed to not be parsimonious by AIC.</w:t>
      </w:r>
    </w:p>
    <w:p w14:paraId="6D2C6834" w14:textId="77777777" w:rsidR="003B460F" w:rsidRPr="00E81544" w:rsidRDefault="003B460F">
      <w:pPr>
        <w:tabs>
          <w:tab w:val="left" w:pos="360"/>
          <w:tab w:val="left" w:pos="720"/>
          <w:tab w:val="left" w:pos="8640"/>
        </w:tabs>
        <w:spacing w:after="0" w:line="480" w:lineRule="auto"/>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6A8477F6"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the </w:t>
      </w:r>
      <w:r>
        <w:rPr>
          <w:rFonts w:ascii="Times New Roman" w:hAnsi="Times New Roman" w:cs="Times New Roman"/>
          <w:sz w:val="24"/>
          <w:szCs w:val="24"/>
        </w:rPr>
        <w:t xml:space="preserve">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in each of the four scenarios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average 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190689">
        <w:rPr>
          <w:i/>
          <w:sz w:val="24"/>
          <w:szCs w:val="24"/>
        </w:rPr>
        <w:t xml:space="preserve">Figure </w:t>
      </w:r>
      <w:r w:rsidR="000F18D4">
        <w:rPr>
          <w:i/>
          <w:noProof/>
          <w:sz w:val="24"/>
          <w:szCs w:val="24"/>
        </w:rPr>
        <w:t>13</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D66CFF">
        <w:rPr>
          <w:i/>
          <w:color w:val="000000" w:themeColor="text1"/>
          <w:sz w:val="24"/>
          <w:szCs w:val="24"/>
        </w:rPr>
        <w:t xml:space="preserve">Figure </w:t>
      </w:r>
      <w:r w:rsidR="000F18D4">
        <w:rPr>
          <w:i/>
          <w:noProof/>
          <w:color w:val="000000" w:themeColor="text1"/>
          <w:sz w:val="24"/>
          <w:szCs w:val="24"/>
        </w:rPr>
        <w:t>14</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proofErr w:type="gramStart"/>
      <w:r w:rsidR="00251183">
        <w:rPr>
          <w:rFonts w:ascii="Times New Roman" w:hAnsi="Times New Roman" w:cs="Times New Roman"/>
          <w:i/>
          <w:sz w:val="24"/>
          <w:szCs w:val="24"/>
          <w:vertAlign w:val="subscript"/>
        </w:rPr>
        <w:t>,s</w:t>
      </w:r>
      <w:proofErr w:type="gramEnd"/>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ins w:id="50" w:author="JTT" w:date="2015-02-03T15:14:00Z">
        <w:r w:rsidR="00E81544">
          <w:rPr>
            <w:rFonts w:ascii="Times New Roman" w:hAnsi="Times New Roman" w:cs="Times New Roman"/>
            <w:sz w:val="24"/>
            <w:szCs w:val="24"/>
          </w:rPr>
          <w:t xml:space="preserve">also unbiased for all sample sizes, but has very high imprecision (i.e., an SD of XXX) given </w:t>
        </w:r>
      </w:ins>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rPr>
        <w:t xml:space="preserve">Figure </w:t>
      </w:r>
      <w:r w:rsidR="000F18D4">
        <w:rPr>
          <w:i/>
          <w:noProof/>
          <w:color w:val="000000" w:themeColor="text1"/>
          <w:sz w:val="24"/>
        </w:rPr>
        <w:t>15</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ins w:id="51" w:author="JTT" w:date="2015-02-03T15:15:00Z">
        <w:r w:rsidR="00E81544">
          <w:rPr>
            <w:rFonts w:ascii="Times New Roman" w:hAnsi="Times New Roman" w:cs="Times New Roman"/>
            <w:sz w:val="24"/>
            <w:szCs w:val="24"/>
          </w:rPr>
          <w:t>, and has an SD of YYY for large sample sizes (</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ins>
      <w:r w:rsidR="00251183">
        <w:rPr>
          <w:rFonts w:ascii="Times New Roman" w:hAnsi="Times New Roman" w:cs="Times New Roman"/>
          <w:sz w:val="24"/>
          <w:szCs w:val="24"/>
        </w:rPr>
        <w:t>.</w:t>
      </w:r>
    </w:p>
    <w:p w14:paraId="09156164" w14:textId="5314A423" w:rsidR="008327ED" w:rsidRDefault="0025118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c</w:t>
      </w:r>
      <w:r w:rsidR="00E81544">
        <w:rPr>
          <w:rFonts w:ascii="Times New Roman" w:hAnsi="Times New Roman" w:cs="Times New Roman"/>
          <w:sz w:val="24"/>
          <w:szCs w:val="24"/>
        </w:rPr>
        <w:t>oefficient of v</w:t>
      </w:r>
      <w:r w:rsidR="009D0571">
        <w:rPr>
          <w:rFonts w:ascii="Times New Roman" w:hAnsi="Times New Roman" w:cs="Times New Roman"/>
          <w:sz w:val="24"/>
          <w:szCs w:val="24"/>
        </w:rPr>
        <w:t>ariation for measurement errors</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 xml:space="preserve">was also well estimated at higher sample sizes but </w:t>
      </w:r>
      <w:r w:rsidR="00E81544">
        <w:rPr>
          <w:rFonts w:ascii="Times New Roman" w:hAnsi="Times New Roman" w:cs="Times New Roman"/>
          <w:sz w:val="24"/>
          <w:szCs w:val="24"/>
        </w:rPr>
        <w:t>was negatively biased</w:t>
      </w:r>
      <w:r>
        <w:rPr>
          <w:rFonts w:ascii="Times New Roman" w:hAnsi="Times New Roman" w:cs="Times New Roman"/>
          <w:sz w:val="24"/>
          <w:szCs w:val="24"/>
        </w:rPr>
        <w:t xml:space="preserve">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r w:rsidR="00D41E76">
        <w:rPr>
          <w:rFonts w:ascii="Times New Roman" w:hAnsi="Times New Roman" w:cs="Times New Roman"/>
          <w:sz w:val="24"/>
          <w:szCs w:val="24"/>
        </w:rPr>
        <w:t>magnitude of 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del w:id="52" w:author="JTT" w:date="2015-02-03T15:16:00Z">
        <w:r w:rsidR="006C4ABB" w:rsidDel="00E81544">
          <w:rPr>
            <w:rFonts w:ascii="Times New Roman" w:hAnsi="Times New Roman" w:cs="Times New Roman"/>
            <w:sz w:val="24"/>
            <w:szCs w:val="24"/>
          </w:rPr>
          <w:delText xml:space="preserve">well </w:delText>
        </w:r>
      </w:del>
      <w:commentRangeStart w:id="53"/>
      <w:ins w:id="54" w:author="JTT" w:date="2015-02-03T15:16:00Z">
        <w:r w:rsidR="00E81544">
          <w:rPr>
            <w:rFonts w:ascii="Times New Roman" w:hAnsi="Times New Roman" w:cs="Times New Roman"/>
            <w:sz w:val="24"/>
            <w:szCs w:val="24"/>
          </w:rPr>
          <w:t xml:space="preserve">approximately unbiased for all sample sizes, and relatively precision </w:t>
        </w:r>
      </w:ins>
      <w:del w:id="55" w:author="JTT" w:date="2015-02-03T15:16:00Z">
        <w:r w:rsidR="006C4ABB" w:rsidDel="00E81544">
          <w:rPr>
            <w:rFonts w:ascii="Times New Roman" w:hAnsi="Times New Roman" w:cs="Times New Roman"/>
            <w:sz w:val="24"/>
            <w:szCs w:val="24"/>
          </w:rPr>
          <w:delText xml:space="preserve">estimated </w:delText>
        </w:r>
      </w:del>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del w:id="56" w:author="JTT" w:date="2015-02-03T15:16:00Z">
        <w:r w:rsidR="006C4ABB" w:rsidRPr="002F4139" w:rsidDel="00E81544">
          <w:rPr>
            <w:rFonts w:ascii="Times New Roman" w:hAnsi="Times New Roman" w:cs="Times New Roman"/>
            <w:i/>
            <w:sz w:val="24"/>
            <w:szCs w:val="24"/>
          </w:rPr>
          <w:delText>50</w:delText>
        </w:r>
      </w:del>
      <w:ins w:id="57" w:author="JTT" w:date="2015-02-03T15:16:00Z">
        <w:r w:rsidR="00E81544">
          <w:rPr>
            <w:rFonts w:ascii="Times New Roman" w:hAnsi="Times New Roman" w:cs="Times New Roman"/>
            <w:i/>
            <w:sz w:val="24"/>
            <w:szCs w:val="24"/>
          </w:rPr>
          <w:t>100</w:t>
        </w:r>
        <w:commentRangeEnd w:id="53"/>
        <w:r w:rsidR="00E81544">
          <w:rPr>
            <w:rStyle w:val="CommentReference"/>
          </w:rPr>
          <w:commentReference w:id="53"/>
        </w:r>
      </w:ins>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17</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was estimated to approach 0 for the majority of simulation replicates when sample sizes where 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r w:rsidR="00050DB0">
        <w:rPr>
          <w:rFonts w:ascii="Times New Roman" w:hAnsi="Times New Roman" w:cs="Times New Roman"/>
          <w:sz w:val="24"/>
          <w:szCs w:val="24"/>
        </w:rPr>
        <w:t>individuals</w:t>
      </w:r>
      <w:r w:rsidR="00D41E76">
        <w:rPr>
          <w:rFonts w:ascii="Times New Roman" w:hAnsi="Times New Roman" w:cs="Times New Roman"/>
          <w:sz w:val="24"/>
          <w:szCs w:val="24"/>
        </w:rPr>
        <w:t xml:space="preserve"> and over time (estimating variation in </w:t>
      </w:r>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18</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7AA70C54"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 positive definite Hessian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_Ref410643537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40D52">
        <w:rPr>
          <w:color w:val="000000" w:themeColor="text1"/>
          <w:sz w:val="24"/>
          <w:szCs w:val="24"/>
        </w:rPr>
        <w:t xml:space="preserve">Table </w:t>
      </w:r>
      <w:r>
        <w:rPr>
          <w:noProof/>
          <w:color w:val="000000" w:themeColor="text1"/>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When the model being fit included no random-effects or random-effects for </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w:t>
      </w:r>
      <w:proofErr w:type="gramStart"/>
      <w:r w:rsidRPr="00747FF6">
        <w:rPr>
          <w:rFonts w:ascii="Times New Roman" w:hAnsi="Times New Roman" w:cs="Times New Roman"/>
          <w:i/>
          <w:sz w:val="24"/>
          <w:szCs w:val="24"/>
          <w:vertAlign w:val="subscript"/>
        </w:rPr>
        <w:t>,s</w:t>
      </w:r>
      <w:proofErr w:type="spellEnd"/>
      <w:proofErr w:type="gramEnd"/>
      <w:r>
        <w:rPr>
          <w:rFonts w:ascii="Times New Roman" w:hAnsi="Times New Roman" w:cs="Times New Roman"/>
          <w:sz w:val="24"/>
          <w:szCs w:val="24"/>
        </w:rPr>
        <w:t xml:space="preserve"> 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incorporated time-varying individual random effects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ins w:id="58" w:author="JTT" w:date="2015-02-03T15:11:00Z">
        <w:r w:rsidR="00E81544">
          <w:rPr>
            <w:rFonts w:ascii="Times New Roman" w:hAnsi="Times New Roman" w:cs="Times New Roman"/>
            <w:sz w:val="24"/>
            <w:szCs w:val="24"/>
          </w:rPr>
          <w:t xml:space="preserve">  However, we conclude that most models were positive definite for sample sizes above XXX, and that non-positive definite models can be used as indication that the model is likely to be </w:t>
        </w:r>
        <w:proofErr w:type="spellStart"/>
        <w:r w:rsidR="00E81544">
          <w:rPr>
            <w:rFonts w:ascii="Times New Roman" w:hAnsi="Times New Roman" w:cs="Times New Roman"/>
            <w:sz w:val="24"/>
            <w:szCs w:val="24"/>
          </w:rPr>
          <w:t>overfitted</w:t>
        </w:r>
        <w:proofErr w:type="spellEnd"/>
        <w:r w:rsidR="00E81544">
          <w:rPr>
            <w:rFonts w:ascii="Times New Roman" w:hAnsi="Times New Roman" w:cs="Times New Roman"/>
            <w:sz w:val="24"/>
            <w:szCs w:val="24"/>
          </w:rPr>
          <w:t xml:space="preserve"> relative to the available data.  </w:t>
        </w:r>
      </w:ins>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6FFECDE"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w:t>
      </w:r>
      <w:del w:id="59" w:author="darcy" w:date="2015-02-03T16:31:00Z">
        <w:r w:rsidDel="00D841C6">
          <w:rPr>
            <w:rFonts w:ascii="Times New Roman" w:hAnsi="Times New Roman" w:cs="Times New Roman"/>
            <w:sz w:val="24"/>
            <w:szCs w:val="24"/>
          </w:rPr>
          <w:delText xml:space="preserve"> and years</w:delText>
        </w:r>
      </w:del>
      <w:r>
        <w:rPr>
          <w:rFonts w:ascii="Times New Roman" w:hAnsi="Times New Roman" w:cs="Times New Roman"/>
          <w:sz w:val="24"/>
          <w:szCs w:val="24"/>
        </w:rPr>
        <w:t xml:space="preserve">,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61EF1335"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Peter Horn and Collin Sutton for aging the fish.  We thank the 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MPI for compiling the tag data.  We thank members of the Antarctic Working Group, particularly Alistair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r w:rsidRPr="00883C74">
        <w:rPr>
          <w:i w:val="0"/>
          <w:color w:val="auto"/>
          <w:sz w:val="24"/>
          <w:szCs w:val="24"/>
        </w:rPr>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D01717">
        <w:rPr>
          <w:i w:val="0"/>
          <w:noProof/>
          <w:color w:val="auto"/>
          <w:sz w:val="24"/>
          <w:szCs w:val="24"/>
        </w:rPr>
        <w:t>1</w:t>
      </w:r>
      <w:r w:rsidRPr="00883C74">
        <w:rPr>
          <w:i w:val="0"/>
          <w:color w:val="auto"/>
          <w:sz w:val="24"/>
          <w:szCs w:val="24"/>
        </w:rPr>
        <w:fldChar w:fldCharType="end"/>
      </w:r>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A44DD6"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60"/>
            <w:r w:rsidRPr="00B17755">
              <w:rPr>
                <w:rFonts w:ascii="Times New Roman" w:hAnsi="Times New Roman" w:cs="Times New Roman"/>
                <w:sz w:val="24"/>
                <w:szCs w:val="24"/>
                <w:highlight w:val="yellow"/>
              </w:rPr>
              <w:t>?</w:t>
            </w:r>
            <w:commentRangeEnd w:id="60"/>
            <w:r>
              <w:rPr>
                <w:rStyle w:val="CommentReference"/>
              </w:rPr>
              <w:commentReference w:id="60"/>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A44DD6"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A44DD6"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A44DD6"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0712EF93" w14:textId="38FD90C2" w:rsidR="00DB6525" w:rsidRPr="00DB6525" w:rsidRDefault="00DB6525" w:rsidP="00DB6525">
      <w:pPr>
        <w:pStyle w:val="Caption"/>
        <w:keepNext/>
        <w:rPr>
          <w:i w:val="0"/>
          <w:color w:val="auto"/>
          <w:sz w:val="24"/>
          <w:szCs w:val="24"/>
        </w:rPr>
      </w:pPr>
      <w:bookmarkStart w:id="61" w:name="_Ref410371769"/>
      <w:r w:rsidRPr="00DB6525">
        <w:rPr>
          <w:i w:val="0"/>
          <w:color w:val="auto"/>
          <w:sz w:val="24"/>
          <w:szCs w:val="24"/>
        </w:rPr>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D01717">
        <w:rPr>
          <w:i w:val="0"/>
          <w:noProof/>
          <w:color w:val="auto"/>
          <w:sz w:val="24"/>
          <w:szCs w:val="24"/>
        </w:rPr>
        <w:t>2</w:t>
      </w:r>
      <w:r w:rsidRPr="00DB6525">
        <w:rPr>
          <w:i w:val="0"/>
          <w:color w:val="auto"/>
          <w:sz w:val="24"/>
          <w:szCs w:val="24"/>
        </w:rPr>
        <w:fldChar w:fldCharType="end"/>
      </w:r>
      <w:bookmarkEnd w:id="61"/>
      <w:r>
        <w:rPr>
          <w:i w:val="0"/>
          <w:color w:val="auto"/>
          <w:sz w:val="24"/>
          <w:szCs w:val="24"/>
        </w:rPr>
        <w:t>: Case study</w:t>
      </w:r>
      <w:r w:rsidR="00E96342">
        <w:rPr>
          <w:i w:val="0"/>
          <w:color w:val="auto"/>
          <w:sz w:val="24"/>
          <w:szCs w:val="24"/>
        </w:rPr>
        <w:t xml:space="preserve"> results</w:t>
      </w:r>
      <w:r>
        <w:rPr>
          <w:i w:val="0"/>
          <w:color w:val="auto"/>
          <w:sz w:val="24"/>
          <w:szCs w:val="24"/>
        </w:rPr>
        <w:t>.</w:t>
      </w:r>
      <w:r w:rsidR="002804A5">
        <w:rPr>
          <w:i w:val="0"/>
          <w:color w:val="auto"/>
          <w:sz w:val="24"/>
          <w:szCs w:val="24"/>
        </w:rPr>
        <w:t xml:space="preserve">  Values marked with an asterisks (</w:t>
      </w:r>
      <w:r w:rsidR="002804A5" w:rsidRPr="002804A5">
        <w:rPr>
          <w:i w:val="0"/>
          <w:color w:val="auto"/>
          <w:sz w:val="24"/>
          <w:szCs w:val="24"/>
          <w:vertAlign w:val="superscript"/>
        </w:rPr>
        <w:t>*</w:t>
      </w:r>
      <w:r w:rsidR="002804A5">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7F441A" w:rsidRPr="009250DC" w14:paraId="64F37748" w14:textId="77777777" w:rsidTr="007F441A">
        <w:tc>
          <w:tcPr>
            <w:tcW w:w="2262" w:type="dxa"/>
            <w:tcBorders>
              <w:top w:val="single" w:sz="4" w:space="0" w:color="auto"/>
              <w:bottom w:val="single" w:sz="4" w:space="0" w:color="auto"/>
            </w:tcBorders>
          </w:tcPr>
          <w:p w14:paraId="333DCFFC" w14:textId="77777777"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242" w:type="dxa"/>
            <w:tcBorders>
              <w:top w:val="single" w:sz="4" w:space="0" w:color="auto"/>
              <w:bottom w:val="single" w:sz="4" w:space="0" w:color="auto"/>
            </w:tcBorders>
          </w:tcPr>
          <w:p w14:paraId="6AD44FFA" w14:textId="5767F9B6" w:rsidR="007F441A" w:rsidRPr="007F441A"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6560B962" w14:textId="467753BD"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169B8F78" w14:textId="357FF6E5"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4AB4BF57" w14:textId="222F9609"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31D452C" w14:textId="77777777"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7F441A" w:rsidRPr="003A28BE" w14:paraId="060B30A6" w14:textId="77777777" w:rsidTr="007F441A">
        <w:tc>
          <w:tcPr>
            <w:tcW w:w="2262" w:type="dxa"/>
            <w:tcBorders>
              <w:top w:val="single" w:sz="4" w:space="0" w:color="auto"/>
              <w:bottom w:val="nil"/>
            </w:tcBorders>
          </w:tcPr>
          <w:p w14:paraId="6B33FE3D" w14:textId="77777777" w:rsidR="007F441A" w:rsidRDefault="007F441A"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05C22B97" w14:textId="656DDC01" w:rsidR="007F441A" w:rsidRPr="007F441A" w:rsidRDefault="007F441A"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44AD5861" w14:textId="6E0D0D3F" w:rsidR="007F441A" w:rsidRPr="00DA0674" w:rsidRDefault="007F441A" w:rsidP="000F6703">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4E388EF3" w14:textId="092F7A33" w:rsidR="007F441A" w:rsidRDefault="007F441A"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49246292" w14:textId="4D7540BB" w:rsidR="007F441A" w:rsidRPr="003A28BE" w:rsidRDefault="007F441A"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13E65302" w14:textId="4FDAC302" w:rsidR="007F441A" w:rsidRPr="003A28BE" w:rsidRDefault="007F441A" w:rsidP="000F6703">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7F441A" w:rsidRPr="003A28BE" w14:paraId="76DFA81E" w14:textId="77777777" w:rsidTr="007F441A">
        <w:tc>
          <w:tcPr>
            <w:tcW w:w="2262" w:type="dxa"/>
            <w:tcBorders>
              <w:top w:val="nil"/>
              <w:bottom w:val="nil"/>
            </w:tcBorders>
          </w:tcPr>
          <w:p w14:paraId="195CB724"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C06B99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4EA9787" w14:textId="050F0385"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B186DE0" w14:textId="1686424C"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6C3D968" w14:textId="7EFE8D3F" w:rsidR="007F441A" w:rsidRDefault="007F441A" w:rsidP="00D02B2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22782993" w14:textId="621B0351" w:rsidR="007F441A" w:rsidRDefault="007F441A" w:rsidP="00D02B2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7C0FC32C" w14:textId="77777777" w:rsidTr="007F441A">
        <w:tc>
          <w:tcPr>
            <w:tcW w:w="2262" w:type="dxa"/>
            <w:tcBorders>
              <w:top w:val="nil"/>
              <w:bottom w:val="nil"/>
            </w:tcBorders>
          </w:tcPr>
          <w:p w14:paraId="5BD92338"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105100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428F15D" w14:textId="190BB400"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51ACE72" w14:textId="04B7B5FC" w:rsidR="007F441A" w:rsidRDefault="0060754B"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1C04458" w14:textId="04FB29B5" w:rsidR="007F441A" w:rsidRDefault="008725D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680AA95A" w14:textId="65F0EC6D" w:rsidR="007F441A" w:rsidRDefault="008725D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7F441A" w:rsidRPr="003A28BE" w14:paraId="76E07799" w14:textId="77777777" w:rsidTr="007F441A">
        <w:tc>
          <w:tcPr>
            <w:tcW w:w="2262" w:type="dxa"/>
            <w:tcBorders>
              <w:top w:val="nil"/>
              <w:bottom w:val="nil"/>
            </w:tcBorders>
          </w:tcPr>
          <w:p w14:paraId="42FD76D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F41A91"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0C454D9" w14:textId="6A45E1C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3410C61B" w14:textId="26C2EDAD" w:rsidR="007F441A" w:rsidRPr="008F681F"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6F7B44A" w14:textId="57C5FE8D"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77CC6235"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5C9DB996" w14:textId="77777777" w:rsidTr="007F441A">
        <w:tc>
          <w:tcPr>
            <w:tcW w:w="2262" w:type="dxa"/>
            <w:vMerge w:val="restart"/>
            <w:tcBorders>
              <w:top w:val="dotted" w:sz="4" w:space="0" w:color="auto"/>
              <w:left w:val="nil"/>
              <w:bottom w:val="nil"/>
            </w:tcBorders>
          </w:tcPr>
          <w:p w14:paraId="481F85A4" w14:textId="0AD0824A"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6C41AFA8" w14:textId="429DEDB3"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7C56B7D2" w14:textId="50ABDCC7"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E9AD03F" w14:textId="760DFB41" w:rsidR="007F441A"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bottom w:val="nil"/>
            </w:tcBorders>
          </w:tcPr>
          <w:p w14:paraId="25D6EBED" w14:textId="3665EFDE"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4125A7A8" w14:textId="62D7FBDC"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7F441A" w:rsidRPr="003A28BE" w14:paraId="0FB04FD2" w14:textId="77777777" w:rsidTr="007F441A">
        <w:tc>
          <w:tcPr>
            <w:tcW w:w="2262" w:type="dxa"/>
            <w:vMerge/>
            <w:tcBorders>
              <w:top w:val="nil"/>
              <w:left w:val="nil"/>
              <w:bottom w:val="nil"/>
            </w:tcBorders>
          </w:tcPr>
          <w:p w14:paraId="29E59C5D"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061FB3D"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68AC72B3" w14:textId="2EFCB96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153120BA" w14:textId="636816AD"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AB931D7" w14:textId="4AB2F8FE" w:rsidR="007F441A" w:rsidRPr="003A28BE" w:rsidRDefault="007F441A" w:rsidP="00CB1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6DB9E5C3" w14:textId="29C6F01D" w:rsidR="007F441A" w:rsidRPr="003A28BE" w:rsidRDefault="007F441A" w:rsidP="00CB1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7F441A" w:rsidRPr="003A28BE" w14:paraId="5298BCAA" w14:textId="77777777" w:rsidTr="007F441A">
        <w:tc>
          <w:tcPr>
            <w:tcW w:w="2262" w:type="dxa"/>
            <w:tcBorders>
              <w:top w:val="nil"/>
              <w:left w:val="nil"/>
              <w:bottom w:val="nil"/>
            </w:tcBorders>
          </w:tcPr>
          <w:p w14:paraId="6BE8312D"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C9F5A5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5B37BD1" w14:textId="39F023EF"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46EFC39C" w14:textId="5C79A8A7" w:rsidR="007F441A" w:rsidRDefault="0060754B"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1A1CD22" w14:textId="20D3D0C8"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right w:val="nil"/>
            </w:tcBorders>
          </w:tcPr>
          <w:p w14:paraId="07473A6B" w14:textId="2B7ACB3E"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78073155" w14:textId="77777777" w:rsidTr="007F441A">
        <w:tc>
          <w:tcPr>
            <w:tcW w:w="2262" w:type="dxa"/>
            <w:tcBorders>
              <w:top w:val="nil"/>
              <w:left w:val="nil"/>
              <w:bottom w:val="nil"/>
            </w:tcBorders>
          </w:tcPr>
          <w:p w14:paraId="45B36F8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2F43411"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FC9D374" w14:textId="1858D51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9000D12" w14:textId="1F24BC2C" w:rsidR="007F441A" w:rsidRPr="008F681F"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CC1BAF8" w14:textId="608D1C1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3F2E8DEA"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5ADC732C" w14:textId="77777777" w:rsidTr="007F441A">
        <w:tc>
          <w:tcPr>
            <w:tcW w:w="2262" w:type="dxa"/>
            <w:tcBorders>
              <w:top w:val="nil"/>
              <w:left w:val="nil"/>
              <w:bottom w:val="dotted" w:sz="4" w:space="0" w:color="auto"/>
            </w:tcBorders>
          </w:tcPr>
          <w:p w14:paraId="79F2E701"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F6BFE53"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769508A5" w14:textId="0D7E400E"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0444C6F6" w14:textId="308898AA" w:rsidR="007F441A" w:rsidRDefault="00C85F4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4E79A8BD" w14:textId="3AB67E65"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2C4B2BCF" w14:textId="529FC581"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7F441A" w:rsidRPr="003A28BE" w14:paraId="1AEC16D5" w14:textId="77777777" w:rsidTr="007F441A">
        <w:tc>
          <w:tcPr>
            <w:tcW w:w="2262" w:type="dxa"/>
            <w:vMerge w:val="restart"/>
            <w:tcBorders>
              <w:top w:val="dotted" w:sz="4" w:space="0" w:color="auto"/>
              <w:bottom w:val="nil"/>
            </w:tcBorders>
          </w:tcPr>
          <w:p w14:paraId="563B4A0E" w14:textId="03B28D97" w:rsidR="007F441A" w:rsidRPr="004A3333"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3E1E22B6" w14:textId="595E11A6"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3B94EA94" w14:textId="2D089A8F"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F82CFC0" w14:textId="3EA1ADC8" w:rsidR="007F441A" w:rsidRDefault="00F710B5"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bottom w:val="nil"/>
            </w:tcBorders>
          </w:tcPr>
          <w:p w14:paraId="5AF81465" w14:textId="542186E2" w:rsidR="007F441A" w:rsidRPr="003A28BE"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7A333E5B" w14:textId="7D8168BB"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7F441A" w:rsidRPr="003A28BE" w14:paraId="3B34C84A" w14:textId="77777777" w:rsidTr="007F441A">
        <w:tc>
          <w:tcPr>
            <w:tcW w:w="2262" w:type="dxa"/>
            <w:vMerge/>
            <w:tcBorders>
              <w:top w:val="nil"/>
              <w:bottom w:val="nil"/>
            </w:tcBorders>
          </w:tcPr>
          <w:p w14:paraId="6E34A0E6"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F38A827"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40D883E" w14:textId="252673E4"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741F6DAB" w14:textId="0CD6F4BA" w:rsidR="007F441A"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630B9EB" w14:textId="68CAE3A6"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56594EE7" w14:textId="5CE4243B"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7E823DA8" w14:textId="77777777" w:rsidTr="007F441A">
        <w:tc>
          <w:tcPr>
            <w:tcW w:w="2262" w:type="dxa"/>
            <w:tcBorders>
              <w:top w:val="nil"/>
              <w:bottom w:val="nil"/>
            </w:tcBorders>
          </w:tcPr>
          <w:p w14:paraId="537F69D5"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4FEA4F7"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A0BE3EC" w14:textId="4B97AE18"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5ED4392" w14:textId="18A61258" w:rsidR="007F441A" w:rsidRDefault="0060754B"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533C2E2" w14:textId="4DE95732" w:rsidR="007F441A" w:rsidRPr="003A28BE" w:rsidRDefault="007F441A" w:rsidP="00C730F9">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tcBorders>
          </w:tcPr>
          <w:p w14:paraId="7DC80C06" w14:textId="141D94FD"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34CB535D" w14:textId="77777777" w:rsidTr="007F441A">
        <w:tc>
          <w:tcPr>
            <w:tcW w:w="2262" w:type="dxa"/>
            <w:tcBorders>
              <w:top w:val="nil"/>
              <w:bottom w:val="nil"/>
            </w:tcBorders>
          </w:tcPr>
          <w:p w14:paraId="0BE78DF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4B59D66"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D3D5BEC" w14:textId="080B4DD5"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512DC81C" w14:textId="5F53B1E9" w:rsidR="007F441A" w:rsidRPr="00C730F9"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5FC52DD" w14:textId="57975726"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7C03B1DD"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6B0BD595" w14:textId="77777777" w:rsidTr="007F441A">
        <w:tc>
          <w:tcPr>
            <w:tcW w:w="2262" w:type="dxa"/>
            <w:tcBorders>
              <w:top w:val="nil"/>
              <w:bottom w:val="dotted" w:sz="4" w:space="0" w:color="auto"/>
            </w:tcBorders>
          </w:tcPr>
          <w:p w14:paraId="72F48696"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D4512BC"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29DC222D" w14:textId="366434A9"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3CAE8596" w14:textId="6E359802" w:rsidR="007F441A" w:rsidRPr="00C730F9"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7D17F195" w14:textId="26127EC8"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A9BEE26" w14:textId="61489FCD"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78B9A2E" w14:textId="77777777" w:rsidTr="007F441A">
        <w:tc>
          <w:tcPr>
            <w:tcW w:w="2262" w:type="dxa"/>
            <w:vMerge w:val="restart"/>
            <w:tcBorders>
              <w:top w:val="dotted" w:sz="4" w:space="0" w:color="auto"/>
            </w:tcBorders>
          </w:tcPr>
          <w:p w14:paraId="400DB4A8" w14:textId="01CE61A5" w:rsidR="007F441A" w:rsidRPr="004A3333"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140CA6CD" w14:textId="1FF8A65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68D870DD" w14:textId="1DEC79E2"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6C4B4ECF" w14:textId="1A5D50F5" w:rsidR="007F441A" w:rsidRDefault="00F710B5"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tcBorders>
          </w:tcPr>
          <w:p w14:paraId="526EB456" w14:textId="239FF19F" w:rsidR="007F441A" w:rsidRPr="003A28BE"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7C093037" w14:textId="3CD55DCF"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7F441A" w:rsidRPr="003A28BE" w14:paraId="3DE0F27F" w14:textId="77777777" w:rsidTr="007F441A">
        <w:tc>
          <w:tcPr>
            <w:tcW w:w="2262" w:type="dxa"/>
            <w:vMerge/>
          </w:tcPr>
          <w:p w14:paraId="11A69547"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9B75810"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EB991F8" w14:textId="4467B5D4"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529FE668" w14:textId="53BAFFAF" w:rsidR="007F441A"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021B460" w14:textId="3EC8D59D"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5811CC8C" w14:textId="6032C036"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1BE4EE5E" w14:textId="77777777" w:rsidTr="007F441A">
        <w:tc>
          <w:tcPr>
            <w:tcW w:w="2262" w:type="dxa"/>
            <w:vMerge/>
          </w:tcPr>
          <w:p w14:paraId="79C3D198"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75D7A3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4C9DCA" w14:textId="69BA33AE"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370403A1" w14:textId="3F204218" w:rsidR="007F441A" w:rsidRDefault="0060754B"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5E4E4C09" w14:textId="3F0D772F" w:rsidR="007F441A" w:rsidRPr="003A28BE" w:rsidRDefault="007F441A" w:rsidP="00812CDB">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Pr>
          <w:p w14:paraId="7CC7E68F" w14:textId="6F4ED9FB"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050B220" w14:textId="77777777" w:rsidTr="007F441A">
        <w:tc>
          <w:tcPr>
            <w:tcW w:w="2262" w:type="dxa"/>
          </w:tcPr>
          <w:p w14:paraId="43CCB73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6232F1D"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1F9CF64C" w14:textId="48259DCA"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56BD1AD2" w14:textId="730C6949" w:rsidR="007F441A" w:rsidRPr="00812CDB"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63A1821F" w14:textId="10318DA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4609C829"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DF1967E" w14:textId="77777777" w:rsidTr="007F441A">
        <w:tc>
          <w:tcPr>
            <w:tcW w:w="2262" w:type="dxa"/>
          </w:tcPr>
          <w:p w14:paraId="7909BAFB"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CF6449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719E3" w14:textId="6ED3587A"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2C70073D" w14:textId="30328277" w:rsidR="007F441A" w:rsidRPr="00812CDB" w:rsidRDefault="00C85F4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988BFC0" w14:textId="785CBA97" w:rsidR="007F441A" w:rsidRPr="00812CDB" w:rsidRDefault="007F441A"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0E3121FD" w14:textId="5E39C03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7F441A" w:rsidRPr="003A28BE" w14:paraId="14E04706" w14:textId="77777777" w:rsidTr="007F441A">
        <w:tc>
          <w:tcPr>
            <w:tcW w:w="2262" w:type="dxa"/>
          </w:tcPr>
          <w:p w14:paraId="1BED7912"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5A75A0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04A74DF" w14:textId="4EB15F71"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041BA200" w14:textId="14A9205B" w:rsidR="007F441A" w:rsidRPr="00812CDB"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Pr>
          <w:p w14:paraId="43722D82" w14:textId="50C032D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0E48AB4C"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bl>
    <w:p w14:paraId="2BE8A2F4" w14:textId="77777777" w:rsidR="000F6703" w:rsidRDefault="000F6703" w:rsidP="00C34730">
      <w:pPr>
        <w:spacing w:line="480" w:lineRule="auto"/>
        <w:rPr>
          <w:rFonts w:ascii="Times New Roman" w:hAnsi="Times New Roman" w:cs="Times New Roman"/>
          <w:sz w:val="24"/>
          <w:szCs w:val="24"/>
        </w:rPr>
      </w:pPr>
    </w:p>
    <w:p w14:paraId="76239A89" w14:textId="56B2F66B"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Pr>
          <w:i w:val="0"/>
          <w:noProof/>
          <w:color w:val="000000" w:themeColor="text1"/>
          <w:sz w:val="24"/>
          <w:szCs w:val="24"/>
        </w:rPr>
        <w:t>3</w:t>
      </w:r>
      <w:r w:rsidRPr="00D01717">
        <w:rPr>
          <w:i w:val="0"/>
          <w:color w:val="000000" w:themeColor="text1"/>
          <w:sz w:val="24"/>
          <w:szCs w:val="24"/>
        </w:rPr>
        <w:fldChar w:fldCharType="end"/>
      </w:r>
      <w:r w:rsidRPr="00D01717">
        <w:rPr>
          <w:i w:val="0"/>
          <w:color w:val="000000" w:themeColor="text1"/>
          <w:sz w:val="24"/>
          <w:szCs w:val="24"/>
        </w:rPr>
        <w:t xml:space="preserve">: </w:t>
      </w:r>
      <w:r w:rsidRPr="00D01717">
        <w:rPr>
          <w:rFonts w:ascii="Times New Roman" w:hAnsi="Times New Roman" w:cs="Times New Roman"/>
          <w:i w:val="0"/>
          <w:color w:val="000000" w:themeColor="text1"/>
          <w:sz w:val="24"/>
          <w:szCs w:val="24"/>
        </w:rPr>
        <w:t>Parameter values used for all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03CE62BE" w:rsidR="004F7C37" w:rsidRDefault="00080C29">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7958DEFA" w14:textId="77777777" w:rsidR="004922C2" w:rsidRDefault="004922C2" w:rsidP="00157581">
      <w:pPr>
        <w:spacing w:line="480" w:lineRule="auto"/>
        <w:rPr>
          <w:rFonts w:ascii="Times New Roman" w:hAnsi="Times New Roman" w:cs="Times New Roman"/>
          <w:sz w:val="24"/>
          <w:szCs w:val="24"/>
        </w:rPr>
      </w:pPr>
    </w:p>
    <w:p w14:paraId="11F8E667" w14:textId="058406C6"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Pr="00D01717">
        <w:rPr>
          <w:i w:val="0"/>
          <w:noProof/>
          <w:color w:val="000000" w:themeColor="text1"/>
          <w:sz w:val="24"/>
          <w:szCs w:val="24"/>
        </w:rPr>
        <w:t>4</w:t>
      </w:r>
      <w:r w:rsidRPr="00D01717">
        <w:rPr>
          <w:i w:val="0"/>
          <w:color w:val="000000" w:themeColor="text1"/>
          <w:sz w:val="24"/>
          <w:szCs w:val="24"/>
        </w:rPr>
        <w:fldChar w:fldCharType="end"/>
      </w:r>
      <w:r w:rsidRPr="00D01717">
        <w:rPr>
          <w:i w:val="0"/>
          <w:color w:val="000000" w:themeColor="text1"/>
          <w:sz w:val="24"/>
          <w:szCs w:val="24"/>
        </w:rPr>
        <w:t xml:space="preserve">: </w:t>
      </w:r>
      <w:r w:rsidRPr="00D01717">
        <w:rPr>
          <w:rFonts w:ascii="Times New Roman" w:hAnsi="Times New Roman" w:cs="Times New Roman"/>
          <w:i w:val="0"/>
          <w:color w:val="000000" w:themeColor="text1"/>
          <w:sz w:val="24"/>
          <w:szCs w:val="24"/>
        </w:rPr>
        <w:t>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2D9F026" w:rsidR="004922C2" w:rsidRPr="00843FF9" w:rsidRDefault="00843FF9" w:rsidP="00843FF9">
      <w:pPr>
        <w:pStyle w:val="Caption"/>
        <w:rPr>
          <w:rFonts w:ascii="Times New Roman" w:hAnsi="Times New Roman" w:cs="Times New Roman"/>
          <w:i w:val="0"/>
          <w:color w:val="auto"/>
          <w:sz w:val="24"/>
          <w:szCs w:val="24"/>
        </w:rPr>
      </w:pPr>
      <w:bookmarkStart w:id="62" w:name="_Ref410371170"/>
      <w:bookmarkStart w:id="63"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9F1C12">
        <w:rPr>
          <w:i w:val="0"/>
          <w:noProof/>
          <w:color w:val="auto"/>
          <w:sz w:val="24"/>
          <w:szCs w:val="24"/>
        </w:rPr>
        <w:t>1</w:t>
      </w:r>
      <w:r w:rsidRPr="00843FF9">
        <w:rPr>
          <w:i w:val="0"/>
          <w:color w:val="auto"/>
          <w:sz w:val="24"/>
          <w:szCs w:val="24"/>
        </w:rPr>
        <w:fldChar w:fldCharType="end"/>
      </w:r>
      <w:bookmarkEnd w:id="62"/>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63"/>
    </w:p>
    <w:p w14:paraId="1FB0A098" w14:textId="3C45C1F2" w:rsidR="00A44DD6" w:rsidRDefault="00A44DD6">
      <w:pPr>
        <w:rPr>
          <w:rFonts w:ascii="Times New Roman" w:hAnsi="Times New Roman" w:cs="Times New Roman"/>
          <w:sz w:val="24"/>
          <w:szCs w:val="24"/>
        </w:rPr>
      </w:pPr>
      <w:r>
        <w:rPr>
          <w:rFonts w:ascii="Times New Roman" w:hAnsi="Times New Roman" w:cs="Times New Roman"/>
          <w:sz w:val="24"/>
          <w:szCs w:val="24"/>
        </w:rPr>
        <w:br w:type="page"/>
      </w:r>
    </w:p>
    <w:p w14:paraId="3140FEA4" w14:textId="7BEE7F9F" w:rsidR="00A44DD6" w:rsidRDefault="00A44DD6" w:rsidP="004922C2">
      <w:pPr>
        <w:spacing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07A2E4D6" wp14:editId="162FB042">
            <wp:extent cx="4572000" cy="39422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761" cy="3942928"/>
                    </a:xfrm>
                    <a:prstGeom prst="rect">
                      <a:avLst/>
                    </a:prstGeom>
                  </pic:spPr>
                </pic:pic>
              </a:graphicData>
            </a:graphic>
          </wp:inline>
        </w:drawing>
      </w:r>
    </w:p>
    <w:p w14:paraId="2F1FA053" w14:textId="77777777" w:rsidR="00EC55AF" w:rsidRDefault="00EC55AF" w:rsidP="00EC55AF">
      <w:pPr>
        <w:keepNext/>
        <w:spacing w:line="480" w:lineRule="auto"/>
      </w:pPr>
      <w:r>
        <w:rPr>
          <w:rFonts w:ascii="Times New Roman" w:hAnsi="Times New Roman" w:cs="Times New Roman"/>
          <w:noProof/>
          <w:sz w:val="24"/>
          <w:szCs w:val="24"/>
          <w:lang w:val="en-NZ" w:eastAsia="en-NZ"/>
        </w:rPr>
        <w:drawing>
          <wp:inline distT="0" distB="0" distL="0" distR="0" wp14:anchorId="0F0B9544" wp14:editId="7F201AE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VsPr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49F065" w14:textId="5368C49B" w:rsidR="00EC55AF" w:rsidRPr="00EC55AF" w:rsidRDefault="00EC55AF" w:rsidP="00EC55AF">
      <w:pPr>
        <w:pStyle w:val="Caption"/>
        <w:rPr>
          <w:rFonts w:ascii="Times New Roman" w:hAnsi="Times New Roman" w:cs="Times New Roman"/>
          <w:i w:val="0"/>
          <w:color w:val="auto"/>
          <w:sz w:val="24"/>
          <w:szCs w:val="24"/>
        </w:rPr>
      </w:pPr>
      <w:bookmarkStart w:id="64" w:name="_Ref410371173"/>
      <w:commentRangeStart w:id="65"/>
      <w:commentRangeStart w:id="66"/>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9F1C12">
        <w:rPr>
          <w:i w:val="0"/>
          <w:noProof/>
          <w:color w:val="auto"/>
          <w:sz w:val="24"/>
          <w:szCs w:val="24"/>
        </w:rPr>
        <w:t>2</w:t>
      </w:r>
      <w:r w:rsidRPr="00EC55AF">
        <w:rPr>
          <w:i w:val="0"/>
          <w:color w:val="auto"/>
          <w:sz w:val="24"/>
          <w:szCs w:val="24"/>
        </w:rPr>
        <w:fldChar w:fldCharType="end"/>
      </w:r>
      <w:bookmarkEnd w:id="64"/>
      <w:r w:rsidRPr="00EC55AF">
        <w:rPr>
          <w:i w:val="0"/>
          <w:color w:val="auto"/>
          <w:sz w:val="24"/>
          <w:szCs w:val="24"/>
        </w:rPr>
        <w:t xml:space="preserve">: </w:t>
      </w:r>
      <w:r w:rsidR="00B32CC1">
        <w:rPr>
          <w:i w:val="0"/>
          <w:color w:val="auto"/>
          <w:sz w:val="24"/>
          <w:szCs w:val="24"/>
        </w:rPr>
        <w:t xml:space="preserve">Observed vs. expected length (cm) at tagging and at recapture for </w:t>
      </w:r>
      <w:r w:rsidR="009D492F">
        <w:rPr>
          <w:i w:val="0"/>
          <w:color w:val="auto"/>
          <w:sz w:val="24"/>
          <w:szCs w:val="24"/>
        </w:rPr>
        <w:t xml:space="preserve">individual </w:t>
      </w:r>
      <w:r w:rsidR="00B32CC1">
        <w:rPr>
          <w:i w:val="0"/>
          <w:color w:val="auto"/>
          <w:sz w:val="24"/>
          <w:szCs w:val="24"/>
        </w:rPr>
        <w:t xml:space="preserve">female and male </w:t>
      </w:r>
      <w:r w:rsidR="007D2824">
        <w:rPr>
          <w:i w:val="0"/>
          <w:color w:val="auto"/>
          <w:sz w:val="24"/>
          <w:szCs w:val="24"/>
        </w:rPr>
        <w:t xml:space="preserve">Antarctic </w:t>
      </w:r>
      <w:proofErr w:type="spellStart"/>
      <w:r w:rsidR="00B32CC1">
        <w:rPr>
          <w:i w:val="0"/>
          <w:color w:val="auto"/>
          <w:sz w:val="24"/>
          <w:szCs w:val="24"/>
        </w:rPr>
        <w:t>toothfish</w:t>
      </w:r>
      <w:proofErr w:type="spellEnd"/>
      <w:r w:rsidR="00B32CC1">
        <w:rPr>
          <w:i w:val="0"/>
          <w:color w:val="auto"/>
          <w:sz w:val="24"/>
          <w:szCs w:val="24"/>
        </w:rPr>
        <w:t xml:space="preserve"> using the model with n</w:t>
      </w:r>
      <w:r w:rsidR="00B32CC1" w:rsidRPr="00843FF9">
        <w:rPr>
          <w:i w:val="0"/>
          <w:color w:val="auto"/>
          <w:sz w:val="24"/>
          <w:szCs w:val="24"/>
        </w:rPr>
        <w:t>o random-effects.</w:t>
      </w:r>
      <w:r w:rsidR="007A06A1">
        <w:rPr>
          <w:i w:val="0"/>
          <w:color w:val="auto"/>
          <w:sz w:val="24"/>
          <w:szCs w:val="24"/>
        </w:rPr>
        <w:t xml:space="preserve">  The diagonal line is the line of best fit.</w:t>
      </w:r>
      <w:commentRangeEnd w:id="65"/>
      <w:r w:rsidR="00E96497">
        <w:rPr>
          <w:rStyle w:val="CommentReference"/>
          <w:i w:val="0"/>
          <w:iCs w:val="0"/>
          <w:color w:val="auto"/>
        </w:rPr>
        <w:commentReference w:id="65"/>
      </w:r>
      <w:bookmarkStart w:id="67" w:name="_GoBack"/>
      <w:bookmarkEnd w:id="67"/>
      <w:commentRangeEnd w:id="66"/>
      <w:r w:rsidR="00A41525">
        <w:rPr>
          <w:rStyle w:val="CommentReference"/>
          <w:i w:val="0"/>
          <w:iCs w:val="0"/>
          <w:color w:val="auto"/>
        </w:rPr>
        <w:commentReference w:id="66"/>
      </w:r>
    </w:p>
    <w:p w14:paraId="77AF0B37"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68"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3</w:t>
      </w:r>
      <w:r w:rsidRPr="00995B95">
        <w:rPr>
          <w:i w:val="0"/>
          <w:color w:val="auto"/>
          <w:sz w:val="24"/>
          <w:szCs w:val="24"/>
        </w:rPr>
        <w:fldChar w:fldCharType="end"/>
      </w:r>
      <w:bookmarkEnd w:id="68"/>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p>
    <w:p w14:paraId="13C1ABA3" w14:textId="01E1BA10" w:rsidR="004F4F4E" w:rsidRDefault="004F4F4E">
      <w:pPr>
        <w:rPr>
          <w:rFonts w:ascii="Times New Roman" w:hAnsi="Times New Roman" w:cs="Times New Roman"/>
          <w:sz w:val="24"/>
          <w:szCs w:val="24"/>
        </w:rPr>
      </w:pPr>
      <w:r>
        <w:rPr>
          <w:rFonts w:ascii="Times New Roman" w:hAnsi="Times New Roman" w:cs="Times New Roman"/>
          <w:sz w:val="24"/>
          <w:szCs w:val="24"/>
        </w:rPr>
        <w:br w:type="page"/>
      </w:r>
    </w:p>
    <w:p w14:paraId="5AD3D86C" w14:textId="4D7DFC2A" w:rsidR="004F4F4E" w:rsidRDefault="004F4F4E" w:rsidP="00B04686">
      <w:pPr>
        <w:spacing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753FBC68" wp14:editId="0F6D87A2">
            <wp:extent cx="4572000" cy="39077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3307" cy="3908883"/>
                    </a:xfrm>
                    <a:prstGeom prst="rect">
                      <a:avLst/>
                    </a:prstGeom>
                  </pic:spPr>
                </pic:pic>
              </a:graphicData>
            </a:graphic>
          </wp:inline>
        </w:drawing>
      </w:r>
    </w:p>
    <w:p w14:paraId="072DA481"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254F081" wp14:editId="776FF63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VsPr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69"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4</w:t>
      </w:r>
      <w:r w:rsidRPr="00995B95">
        <w:rPr>
          <w:i w:val="0"/>
          <w:color w:val="auto"/>
          <w:sz w:val="24"/>
          <w:szCs w:val="24"/>
        </w:rPr>
        <w:fldChar w:fldCharType="end"/>
      </w:r>
      <w:bookmarkEnd w:id="69"/>
      <w:r w:rsidRPr="00995B95">
        <w:rPr>
          <w:i w:val="0"/>
          <w:color w:val="auto"/>
          <w:sz w:val="24"/>
          <w:szCs w:val="24"/>
        </w:rPr>
        <w:t xml:space="preserve">: </w:t>
      </w:r>
      <w:r w:rsidR="009D492F">
        <w:rPr>
          <w:i w:val="0"/>
          <w:color w:val="auto"/>
          <w:sz w:val="24"/>
          <w:szCs w:val="24"/>
        </w:rPr>
        <w:t xml:space="preserve">Observed vs. expected length (cm) at tagging and at recapture for individual female and male Antarctic </w:t>
      </w:r>
      <w:proofErr w:type="spellStart"/>
      <w:r w:rsidR="009D492F">
        <w:rPr>
          <w:i w:val="0"/>
          <w:color w:val="auto"/>
          <w:sz w:val="24"/>
          <w:szCs w:val="24"/>
        </w:rPr>
        <w:t>toothfish</w:t>
      </w:r>
      <w:proofErr w:type="spellEnd"/>
      <w:r w:rsidR="009D492F">
        <w:rPr>
          <w:i w:val="0"/>
          <w:color w:val="auto"/>
          <w:sz w:val="24"/>
          <w:szCs w:val="24"/>
        </w:rPr>
        <w:t xml:space="preserve">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70"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5</w:t>
      </w:r>
      <w:r w:rsidRPr="00995B95">
        <w:rPr>
          <w:i w:val="0"/>
          <w:color w:val="auto"/>
          <w:sz w:val="24"/>
          <w:szCs w:val="24"/>
        </w:rPr>
        <w:fldChar w:fldCharType="end"/>
      </w:r>
      <w:bookmarkEnd w:id="70"/>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w:t>
      </w:r>
      <w:proofErr w:type="spellStart"/>
      <w:r w:rsidR="00935AEE">
        <w:rPr>
          <w:i w:val="0"/>
          <w:color w:val="auto"/>
          <w:sz w:val="24"/>
          <w:szCs w:val="24"/>
        </w:rPr>
        <w:t>toothfish</w:t>
      </w:r>
      <w:proofErr w:type="spellEnd"/>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NZ" w:eastAsia="en-NZ"/>
        </w:rPr>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444A80D0" w:rsidR="00CA6AE0" w:rsidRPr="00190689" w:rsidRDefault="00190689" w:rsidP="00190689">
      <w:pPr>
        <w:pStyle w:val="Caption"/>
        <w:rPr>
          <w:i w:val="0"/>
          <w:color w:val="auto"/>
          <w:sz w:val="24"/>
          <w:szCs w:val="24"/>
        </w:rPr>
      </w:pPr>
      <w:bookmarkStart w:id="71"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A41525">
        <w:rPr>
          <w:i w:val="0"/>
          <w:noProof/>
          <w:color w:val="auto"/>
          <w:sz w:val="24"/>
          <w:szCs w:val="24"/>
        </w:rPr>
        <w:t>6</w:t>
      </w:r>
      <w:r w:rsidRPr="00190689">
        <w:rPr>
          <w:i w:val="0"/>
          <w:color w:val="auto"/>
          <w:sz w:val="24"/>
          <w:szCs w:val="24"/>
        </w:rPr>
        <w:fldChar w:fldCharType="end"/>
      </w:r>
      <w:bookmarkEnd w:id="71"/>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w:t>
      </w:r>
      <w:proofErr w:type="gramStart"/>
      <w:r w:rsidRPr="00EB4096">
        <w:rPr>
          <w:rFonts w:ascii="Times New Roman" w:eastAsia="SimSun" w:hAnsi="Times New Roman" w:cs="Times New Roman"/>
          <w:color w:val="000000" w:themeColor="text1"/>
          <w:sz w:val="24"/>
          <w:szCs w:val="24"/>
          <w:vertAlign w:val="subscript"/>
        </w:rPr>
        <w:t>,s</w:t>
      </w:r>
      <w:proofErr w:type="spellEnd"/>
      <w:proofErr w:type="gram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w:t>
      </w:r>
      <w:proofErr w:type="spellStart"/>
      <w:r w:rsidR="00E37AF2">
        <w:rPr>
          <w:i w:val="0"/>
          <w:color w:val="000000" w:themeColor="text1"/>
          <w:sz w:val="24"/>
          <w:szCs w:val="24"/>
        </w:rPr>
        <w:t>pdH</w:t>
      </w:r>
      <w:proofErr w:type="spellEnd"/>
      <w:r w:rsidR="00E37AF2">
        <w:rPr>
          <w:i w:val="0"/>
          <w:color w:val="000000" w:themeColor="text1"/>
          <w:sz w:val="24"/>
          <w:szCs w:val="24"/>
        </w:rPr>
        <w:t xml:space="preserve"> fits are given in the top right of each panel.</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72"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A41525">
        <w:rPr>
          <w:i w:val="0"/>
          <w:noProof/>
          <w:color w:val="000000" w:themeColor="text1"/>
          <w:sz w:val="24"/>
          <w:szCs w:val="24"/>
        </w:rPr>
        <w:t>7</w:t>
      </w:r>
      <w:r w:rsidRPr="00D66CFF">
        <w:rPr>
          <w:i w:val="0"/>
          <w:color w:val="000000" w:themeColor="text1"/>
          <w:sz w:val="24"/>
          <w:szCs w:val="24"/>
        </w:rPr>
        <w:fldChar w:fldCharType="end"/>
      </w:r>
      <w:bookmarkEnd w:id="72"/>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w:t>
      </w:r>
      <w:proofErr w:type="spellStart"/>
      <w:proofErr w:type="gramStart"/>
      <w:r w:rsidR="008A32D4" w:rsidRPr="008A32D4">
        <w:rPr>
          <w:rFonts w:ascii="Times New Roman" w:hAnsi="Times New Roman" w:cs="Times New Roman"/>
          <w:i w:val="0"/>
          <w:color w:val="000000" w:themeColor="text1"/>
          <w:sz w:val="24"/>
          <w:szCs w:val="24"/>
        </w:rPr>
        <w:t>sims</w:t>
      </w:r>
      <w:proofErr w:type="spellEnd"/>
      <w:proofErr w:type="gramEnd"/>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73"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A41525">
        <w:rPr>
          <w:i w:val="0"/>
          <w:noProof/>
          <w:color w:val="000000" w:themeColor="text1"/>
          <w:sz w:val="24"/>
        </w:rPr>
        <w:t>8</w:t>
      </w:r>
      <w:r w:rsidRPr="00A03423">
        <w:rPr>
          <w:i w:val="0"/>
          <w:color w:val="000000" w:themeColor="text1"/>
          <w:sz w:val="24"/>
        </w:rPr>
        <w:fldChar w:fldCharType="end"/>
      </w:r>
      <w:bookmarkEnd w:id="73"/>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w:t>
      </w:r>
      <w:proofErr w:type="gramStart"/>
      <w:r w:rsidRPr="00A03423">
        <w:rPr>
          <w:rFonts w:ascii="Times New Roman" w:hAnsi="Times New Roman" w:cs="Times New Roman"/>
          <w:color w:val="000000" w:themeColor="text1"/>
          <w:sz w:val="24"/>
          <w:szCs w:val="24"/>
          <w:vertAlign w:val="subscript"/>
        </w:rPr>
        <w:t>,s</w:t>
      </w:r>
      <w:proofErr w:type="gramEnd"/>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14988DA9" w:rsidR="006F4244" w:rsidDel="00203607" w:rsidRDefault="006F4244">
      <w:pPr>
        <w:rPr>
          <w:del w:id="74" w:author="darcy" w:date="2015-02-05T10:41:00Z"/>
          <w:rFonts w:ascii="Times New Roman" w:hAnsi="Times New Roman" w:cs="Times New Roman"/>
          <w:sz w:val="24"/>
          <w:szCs w:val="24"/>
        </w:rPr>
      </w:pPr>
    </w:p>
    <w:p w14:paraId="1FFC1146" w14:textId="1D7CCBC5" w:rsidR="00A03423" w:rsidDel="00203607" w:rsidRDefault="00FE0EF2" w:rsidP="00A03423">
      <w:pPr>
        <w:keepNext/>
        <w:spacing w:line="480" w:lineRule="auto"/>
        <w:rPr>
          <w:del w:id="75" w:author="darcy" w:date="2015-02-05T10:41:00Z"/>
        </w:rPr>
      </w:pPr>
      <w:del w:id="76" w:author="darcy" w:date="2015-02-05T10:41:00Z">
        <w:r w:rsidDel="00203607">
          <w:rPr>
            <w:rFonts w:ascii="Times New Roman" w:hAnsi="Times New Roman" w:cs="Times New Roman"/>
            <w:noProof/>
            <w:sz w:val="24"/>
            <w:szCs w:val="24"/>
            <w:lang w:val="en-NZ" w:eastAsia="en-NZ"/>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del>
    </w:p>
    <w:p w14:paraId="3EE7E03D" w14:textId="168CB7B5" w:rsidR="00FE0EF2" w:rsidRPr="00A03423" w:rsidDel="00203607" w:rsidRDefault="00A03423" w:rsidP="00A03423">
      <w:pPr>
        <w:pStyle w:val="Caption"/>
        <w:rPr>
          <w:del w:id="77" w:author="darcy" w:date="2015-02-05T10:41:00Z"/>
          <w:rFonts w:ascii="Times New Roman" w:hAnsi="Times New Roman" w:cs="Times New Roman"/>
          <w:i w:val="0"/>
          <w:color w:val="000000" w:themeColor="text1"/>
          <w:sz w:val="24"/>
          <w:szCs w:val="24"/>
        </w:rPr>
      </w:pPr>
      <w:bookmarkStart w:id="78" w:name="_Ref410630972"/>
      <w:del w:id="79" w:author="darcy" w:date="2015-02-05T10:41:00Z">
        <w:r w:rsidRPr="00A03423" w:rsidDel="00203607">
          <w:rPr>
            <w:i w:val="0"/>
            <w:color w:val="000000" w:themeColor="text1"/>
            <w:sz w:val="24"/>
            <w:szCs w:val="24"/>
          </w:rPr>
          <w:delText xml:space="preserve">Figure </w:delText>
        </w:r>
        <w:r w:rsidRPr="00A03423" w:rsidDel="00203607">
          <w:rPr>
            <w:i w:val="0"/>
            <w:color w:val="000000" w:themeColor="text1"/>
            <w:sz w:val="24"/>
            <w:szCs w:val="24"/>
          </w:rPr>
          <w:fldChar w:fldCharType="begin"/>
        </w:r>
        <w:r w:rsidRPr="00A03423" w:rsidDel="00203607">
          <w:rPr>
            <w:i w:val="0"/>
            <w:color w:val="000000" w:themeColor="text1"/>
            <w:sz w:val="24"/>
            <w:szCs w:val="24"/>
          </w:rPr>
          <w:delInstrText xml:space="preserve"> SEQ Figure \* ARABIC </w:delInstrText>
        </w:r>
        <w:r w:rsidRPr="00A03423" w:rsidDel="00203607">
          <w:rPr>
            <w:i w:val="0"/>
            <w:color w:val="000000" w:themeColor="text1"/>
            <w:sz w:val="24"/>
            <w:szCs w:val="24"/>
          </w:rPr>
          <w:fldChar w:fldCharType="separate"/>
        </w:r>
        <w:r w:rsidR="009F1C12" w:rsidDel="00203607">
          <w:rPr>
            <w:i w:val="0"/>
            <w:noProof/>
            <w:color w:val="000000" w:themeColor="text1"/>
            <w:sz w:val="24"/>
            <w:szCs w:val="24"/>
          </w:rPr>
          <w:delText>16</w:delText>
        </w:r>
        <w:r w:rsidRPr="00A03423" w:rsidDel="00203607">
          <w:rPr>
            <w:i w:val="0"/>
            <w:color w:val="000000" w:themeColor="text1"/>
            <w:sz w:val="24"/>
            <w:szCs w:val="24"/>
          </w:rPr>
          <w:fldChar w:fldCharType="end"/>
        </w:r>
        <w:bookmarkEnd w:id="78"/>
        <w:r w:rsidRPr="00A03423" w:rsidDel="00203607">
          <w:rPr>
            <w:i w:val="0"/>
            <w:color w:val="000000" w:themeColor="text1"/>
            <w:sz w:val="24"/>
            <w:szCs w:val="24"/>
          </w:rPr>
          <w:delText xml:space="preserve">: Estimated value </w:delText>
        </w:r>
        <w:r w:rsidRPr="00A03423" w:rsidDel="00203607">
          <w:rPr>
            <w:rFonts w:ascii="Times New Roman" w:hAnsi="Times New Roman" w:cs="Times New Roman"/>
            <w:i w:val="0"/>
            <w:color w:val="000000" w:themeColor="text1"/>
            <w:sz w:val="24"/>
            <w:szCs w:val="24"/>
          </w:rPr>
          <w:delText xml:space="preserve">of </w:delText>
        </w:r>
        <w:r w:rsidRPr="00A03423" w:rsidDel="00203607">
          <w:rPr>
            <w:rFonts w:ascii="Times New Roman" w:hAnsi="Times New Roman" w:cs="Times New Roman"/>
            <w:color w:val="000000" w:themeColor="text1"/>
            <w:sz w:val="24"/>
            <w:szCs w:val="24"/>
          </w:rPr>
          <w:delText>c</w:delText>
        </w:r>
        <w:r w:rsidRPr="00A03423" w:rsidDel="00203607">
          <w:rPr>
            <w:rFonts w:ascii="Times New Roman" w:hAnsi="Times New Roman" w:cs="Times New Roman"/>
            <w:color w:val="000000" w:themeColor="text1"/>
            <w:sz w:val="24"/>
            <w:szCs w:val="24"/>
            <w:vertAlign w:val="subscript"/>
          </w:rPr>
          <w:delText>obs</w:delText>
        </w:r>
        <w:r w:rsidRPr="00A03423" w:rsidDel="00203607">
          <w:rPr>
            <w:rFonts w:ascii="Times New Roman" w:hAnsi="Times New Roman" w:cs="Times New Roman"/>
            <w:i w:val="0"/>
            <w:color w:val="000000" w:themeColor="text1"/>
            <w:sz w:val="24"/>
            <w:szCs w:val="24"/>
          </w:rPr>
          <w:delText xml:space="preserve"> sims</w:delText>
        </w:r>
        <w:r w:rsidRPr="00A03423" w:rsidDel="00203607">
          <w:rPr>
            <w:i w:val="0"/>
            <w:color w:val="000000" w:themeColor="text1"/>
            <w:sz w:val="24"/>
            <w:szCs w:val="24"/>
          </w:rPr>
          <w:delText>.</w:delText>
        </w:r>
      </w:del>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80"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9</w:t>
      </w:r>
      <w:r w:rsidRPr="00EC4558">
        <w:rPr>
          <w:i w:val="0"/>
          <w:color w:val="000000" w:themeColor="text1"/>
          <w:sz w:val="24"/>
          <w:szCs w:val="24"/>
        </w:rPr>
        <w:fldChar w:fldCharType="end"/>
      </w:r>
      <w:bookmarkEnd w:id="80"/>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w:t>
      </w:r>
      <w:proofErr w:type="gramStart"/>
      <w:r w:rsidRPr="00EC4558">
        <w:rPr>
          <w:rFonts w:ascii="Times New Roman" w:hAnsi="Times New Roman" w:cs="Times New Roman"/>
          <w:color w:val="000000" w:themeColor="text1"/>
          <w:sz w:val="24"/>
          <w:szCs w:val="24"/>
          <w:vertAlign w:val="subscript"/>
        </w:rPr>
        <w:t>,s</w:t>
      </w:r>
      <w:proofErr w:type="spellEnd"/>
      <w:proofErr w:type="gram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81"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10</w:t>
      </w:r>
      <w:r w:rsidRPr="00EC4558">
        <w:rPr>
          <w:i w:val="0"/>
          <w:color w:val="000000" w:themeColor="text1"/>
          <w:sz w:val="24"/>
          <w:szCs w:val="24"/>
        </w:rPr>
        <w:fldChar w:fldCharType="end"/>
      </w:r>
      <w:bookmarkEnd w:id="81"/>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proofErr w:type="gramStart"/>
      <w:r w:rsidRPr="00EC4558">
        <w:rPr>
          <w:rFonts w:ascii="Times New Roman" w:hAnsi="Times New Roman" w:cs="Times New Roman"/>
          <w:i w:val="0"/>
          <w:color w:val="000000" w:themeColor="text1"/>
          <w:sz w:val="24"/>
          <w:szCs w:val="24"/>
        </w:rPr>
        <w:t>sims</w:t>
      </w:r>
      <w:proofErr w:type="spellEnd"/>
      <w:proofErr w:type="gram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3T15:18:00Z" w:initials="d">
    <w:p w14:paraId="3BE230B5" w14:textId="214BCBE8" w:rsidR="00A44DD6" w:rsidRDefault="00A44DD6">
      <w:pPr>
        <w:pStyle w:val="CommentText"/>
      </w:pPr>
      <w:r>
        <w:rPr>
          <w:rStyle w:val="CommentReference"/>
        </w:rPr>
        <w:annotationRef/>
      </w:r>
      <w:r>
        <w:t>I prefer this title…</w:t>
      </w:r>
    </w:p>
  </w:comment>
  <w:comment w:id="27" w:author="JTT" w:date="2015-02-03T15:18:00Z" w:initials="JT">
    <w:p w14:paraId="5F691BE1" w14:textId="67943206" w:rsidR="00A44DD6" w:rsidRDefault="00A44DD6">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28" w:author="darcy" w:date="2015-02-03T15:18:00Z" w:initials="d">
    <w:p w14:paraId="37D93CAF" w14:textId="4689E4F9" w:rsidR="00A44DD6" w:rsidRDefault="00A44DD6">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29" w:author="darcy" w:date="2015-02-03T15:18:00Z" w:initials="d">
    <w:p w14:paraId="4A15D77A" w14:textId="7A6C3B33" w:rsidR="00A44DD6" w:rsidRDefault="00A44DD6">
      <w:pPr>
        <w:pStyle w:val="CommentText"/>
      </w:pPr>
      <w:r>
        <w:rPr>
          <w:rStyle w:val="CommentReference"/>
        </w:rPr>
        <w:annotationRef/>
      </w:r>
      <w:r>
        <w:t>Hey Jim. Can you please add this citation to your library/the references list?</w:t>
      </w:r>
    </w:p>
  </w:comment>
  <w:comment w:id="30" w:author="JTT" w:date="2015-02-03T15:18:00Z" w:initials="JT">
    <w:p w14:paraId="65D9813F" w14:textId="319EE045" w:rsidR="00A44DD6" w:rsidRDefault="00A44DD6">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44" w:author="Darcy Webber" w:date="2015-02-03T15:18:00Z" w:initials="DW">
    <w:p w14:paraId="50AC2CC1" w14:textId="77777777" w:rsidR="00A44DD6" w:rsidRDefault="00A44DD6" w:rsidP="00940000">
      <w:pPr>
        <w:pStyle w:val="CommentText"/>
      </w:pPr>
      <w:r>
        <w:rPr>
          <w:rStyle w:val="CommentReference"/>
        </w:rPr>
        <w:annotationRef/>
      </w:r>
      <w:r>
        <w:t>Another reference to add</w:t>
      </w:r>
    </w:p>
  </w:comment>
  <w:comment w:id="53" w:author="JTT" w:date="2015-02-03T15:18:00Z" w:initials="JT">
    <w:p w14:paraId="5ED5809D" w14:textId="483E285A" w:rsidR="00A44DD6" w:rsidRDefault="00A44DD6">
      <w:pPr>
        <w:pStyle w:val="CommentText"/>
      </w:pPr>
      <w:r>
        <w:rPr>
          <w:rStyle w:val="CommentReference"/>
        </w:rPr>
        <w:annotationRef/>
      </w:r>
      <w:r>
        <w:t xml:space="preserve">If you are </w:t>
      </w:r>
      <w:proofErr w:type="spellStart"/>
      <w:r>
        <w:t>jonesing</w:t>
      </w:r>
      <w:proofErr w:type="spellEnd"/>
      <w:r>
        <w:t xml:space="preserve"> for some extra work, you could decide on a cut-off for defining precision (i.e., CV among simulation replicates &gt;0.25 is “imprecise”, 0.1&lt;CV&lt;0.25 relatively precise, </w:t>
      </w:r>
      <w:proofErr w:type="spellStart"/>
      <w:r>
        <w:t>etc</w:t>
      </w:r>
      <w:proofErr w:type="spellEnd"/>
      <w:r>
        <w:t xml:space="preserve">, and standardize our terminology.  </w:t>
      </w:r>
      <w:proofErr w:type="gramStart"/>
      <w:r>
        <w:t>not</w:t>
      </w:r>
      <w:proofErr w:type="gramEnd"/>
      <w:r>
        <w:t xml:space="preserve"> a big deal if uninterested.</w:t>
      </w:r>
    </w:p>
  </w:comment>
  <w:comment w:id="60" w:author="darcy" w:date="2015-02-03T15:18:00Z" w:initials="d">
    <w:p w14:paraId="64062209" w14:textId="11A3E023" w:rsidR="00A44DD6" w:rsidRDefault="00A44DD6">
      <w:pPr>
        <w:pStyle w:val="CommentText"/>
      </w:pPr>
      <w:r>
        <w:rPr>
          <w:rStyle w:val="CommentReference"/>
        </w:rPr>
        <w:annotationRef/>
      </w:r>
      <w:r>
        <w:t>What are the units for these highlighted cells? Could you just double check these for me please Jim?</w:t>
      </w:r>
    </w:p>
  </w:comment>
  <w:comment w:id="65" w:author="JTT" w:date="2015-02-03T15:24:00Z" w:initials="JT">
    <w:p w14:paraId="49F3B11A" w14:textId="4EF9EC54" w:rsidR="00A44DD6" w:rsidRDefault="00A44DD6">
      <w:pPr>
        <w:pStyle w:val="CommentText"/>
      </w:pPr>
      <w:r>
        <w:rPr>
          <w:rStyle w:val="CommentReference"/>
        </w:rPr>
        <w:annotationRef/>
      </w:r>
      <w:r>
        <w:t>I think we’ll want to brainstorm ways to improve this figure. You willing to try making a figure where:</w:t>
      </w:r>
    </w:p>
    <w:p w14:paraId="7E5CF397" w14:textId="77777777" w:rsidR="00A44DD6" w:rsidRDefault="00A44DD6">
      <w:pPr>
        <w:pStyle w:val="CommentText"/>
      </w:pPr>
    </w:p>
    <w:p w14:paraId="52B55773" w14:textId="7886367D" w:rsidR="00A44DD6" w:rsidRDefault="00A44DD6">
      <w:pPr>
        <w:pStyle w:val="CommentText"/>
      </w:pPr>
      <w:r>
        <w:t xml:space="preserve">1.  </w:t>
      </w:r>
      <w:proofErr w:type="gramStart"/>
      <w:r>
        <w:t>each</w:t>
      </w:r>
      <w:proofErr w:type="gramEnd"/>
      <w:r>
        <w:t xml:space="preserve"> individual is a single point</w:t>
      </w:r>
    </w:p>
    <w:p w14:paraId="65974D88" w14:textId="55320F81" w:rsidR="00A44DD6" w:rsidRDefault="00A44DD6">
      <w:pPr>
        <w:pStyle w:val="CommentText"/>
      </w:pPr>
      <w:r>
        <w:t xml:space="preserve">2.  the point has x location equal to the measurement residual upon first sighting, and y location equal to the measurement residual at </w:t>
      </w:r>
      <w:proofErr w:type="spellStart"/>
      <w:r>
        <w:t>resighting</w:t>
      </w:r>
      <w:proofErr w:type="spellEnd"/>
      <w:r>
        <w:t xml:space="preserve">.  </w:t>
      </w:r>
    </w:p>
    <w:p w14:paraId="71B56A57" w14:textId="77777777" w:rsidR="00A44DD6" w:rsidRDefault="00A44DD6">
      <w:pPr>
        <w:pStyle w:val="CommentText"/>
      </w:pPr>
    </w:p>
    <w:p w14:paraId="20A19DB4" w14:textId="1AA804CF" w:rsidR="00A44DD6" w:rsidRDefault="00A44DD6">
      <w:pPr>
        <w:pStyle w:val="CommentText"/>
      </w:pPr>
      <w:r>
        <w:t>I think that this figure for the no-random-effect model would have most in the upper-right and bottom left quadrants, whereas the random effect model would have even spread among quadrants.</w:t>
      </w:r>
    </w:p>
    <w:p w14:paraId="5B5927A7" w14:textId="77777777" w:rsidR="00A44DD6" w:rsidRDefault="00A44DD6">
      <w:pPr>
        <w:pStyle w:val="CommentText"/>
      </w:pPr>
    </w:p>
    <w:p w14:paraId="4239783A" w14:textId="28E81A0A" w:rsidR="00A44DD6" w:rsidRDefault="00A44DD6">
      <w:pPr>
        <w:pStyle w:val="CommentText"/>
      </w:pPr>
      <w:r>
        <w:t>Other ideas?  Basically this figure doesn’t show the systematic over and under-estimation of individuals over time.</w:t>
      </w:r>
    </w:p>
  </w:comment>
  <w:comment w:id="66" w:author="darcy" w:date="2015-02-05T10:52:00Z" w:initials="d">
    <w:p w14:paraId="31281FC5" w14:textId="77777777" w:rsidR="00A41525" w:rsidRDefault="00A41525">
      <w:pPr>
        <w:pStyle w:val="CommentText"/>
      </w:pPr>
      <w:r>
        <w:rPr>
          <w:rStyle w:val="CommentReference"/>
        </w:rPr>
        <w:annotationRef/>
      </w:r>
      <w:proofErr w:type="spellStart"/>
      <w:r>
        <w:t>Ive</w:t>
      </w:r>
      <w:proofErr w:type="spellEnd"/>
      <w:r>
        <w:t xml:space="preserve"> placed this plot above here and below. What do you think?</w:t>
      </w:r>
    </w:p>
    <w:p w14:paraId="552636E5" w14:textId="77777777" w:rsidR="00A41525" w:rsidRDefault="00A41525">
      <w:pPr>
        <w:pStyle w:val="CommentText"/>
      </w:pPr>
    </w:p>
    <w:p w14:paraId="324DA4ED" w14:textId="41F02160" w:rsidR="00A41525" w:rsidRDefault="00A41525">
      <w:pPr>
        <w:pStyle w:val="CommentText"/>
      </w:pPr>
      <w:r>
        <w:t xml:space="preserve">If you look at the version of this fig below (with random-effects), we’re getting all the </w:t>
      </w:r>
      <w:proofErr w:type="spellStart"/>
      <w:r>
        <w:t>resids</w:t>
      </w:r>
      <w:proofErr w:type="spellEnd"/>
      <w:r>
        <w:t xml:space="preserve"> in the upper –left and lower-right now instead. Or is that just a few stray males?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15D77A" w15:done="0"/>
  <w15:commentEx w15:paraId="65D9813F" w15:done="0"/>
  <w15:commentEx w15:paraId="50AC2CC1" w15:done="0"/>
  <w15:commentEx w15:paraId="5ED5809D" w15:done="0"/>
  <w15:commentEx w15:paraId="64062209" w15:done="0"/>
  <w15:commentEx w15:paraId="4239783A" w15:done="0"/>
  <w15:commentEx w15:paraId="324DA4ED" w15:paraIdParent="4239783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E02F2" w14:textId="77777777" w:rsidR="00A44DD6" w:rsidRDefault="00A44DD6" w:rsidP="00D21621">
      <w:pPr>
        <w:spacing w:after="0" w:line="240" w:lineRule="auto"/>
      </w:pPr>
      <w:r>
        <w:separator/>
      </w:r>
    </w:p>
  </w:endnote>
  <w:endnote w:type="continuationSeparator" w:id="0">
    <w:p w14:paraId="261A796F" w14:textId="77777777" w:rsidR="00A44DD6" w:rsidRDefault="00A44DD6"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Content>
      <w:p w14:paraId="4A4BC7A2" w14:textId="77777777" w:rsidR="00A44DD6" w:rsidRDefault="00A44DD6">
        <w:pPr>
          <w:pStyle w:val="Footer"/>
          <w:jc w:val="center"/>
        </w:pPr>
        <w:r>
          <w:fldChar w:fldCharType="begin"/>
        </w:r>
        <w:r>
          <w:instrText xml:space="preserve"> PAGE   \* MERGEFORMAT </w:instrText>
        </w:r>
        <w:r>
          <w:fldChar w:fldCharType="separate"/>
        </w:r>
        <w:r w:rsidR="00A41525">
          <w:rPr>
            <w:noProof/>
          </w:rPr>
          <w:t>25</w:t>
        </w:r>
        <w:r>
          <w:rPr>
            <w:noProof/>
          </w:rPr>
          <w:fldChar w:fldCharType="end"/>
        </w:r>
      </w:p>
    </w:sdtContent>
  </w:sdt>
  <w:p w14:paraId="5836647F" w14:textId="77777777" w:rsidR="00A44DD6" w:rsidRDefault="00A44D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B999B" w14:textId="77777777" w:rsidR="00A44DD6" w:rsidRDefault="00A44DD6" w:rsidP="00D21621">
      <w:pPr>
        <w:spacing w:after="0" w:line="240" w:lineRule="auto"/>
      </w:pPr>
      <w:r>
        <w:separator/>
      </w:r>
    </w:p>
  </w:footnote>
  <w:footnote w:type="continuationSeparator" w:id="0">
    <w:p w14:paraId="758A49C8" w14:textId="77777777" w:rsidR="00A44DD6" w:rsidRDefault="00A44DD6"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862E4"/>
    <w:rsid w:val="0009167D"/>
    <w:rsid w:val="00091C30"/>
    <w:rsid w:val="00093981"/>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118E8"/>
    <w:rsid w:val="00111BF5"/>
    <w:rsid w:val="00116874"/>
    <w:rsid w:val="001169CD"/>
    <w:rsid w:val="00122FC8"/>
    <w:rsid w:val="00127A2A"/>
    <w:rsid w:val="00130716"/>
    <w:rsid w:val="00133C54"/>
    <w:rsid w:val="001400CD"/>
    <w:rsid w:val="00141584"/>
    <w:rsid w:val="00147A67"/>
    <w:rsid w:val="00147DC4"/>
    <w:rsid w:val="00151660"/>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BA8"/>
    <w:rsid w:val="001C3FC3"/>
    <w:rsid w:val="001C4ABE"/>
    <w:rsid w:val="001C6389"/>
    <w:rsid w:val="001C6BAD"/>
    <w:rsid w:val="001C739A"/>
    <w:rsid w:val="001D1331"/>
    <w:rsid w:val="001D4B5F"/>
    <w:rsid w:val="001D5B61"/>
    <w:rsid w:val="001D5C5A"/>
    <w:rsid w:val="001E61E7"/>
    <w:rsid w:val="001E733D"/>
    <w:rsid w:val="001E7A80"/>
    <w:rsid w:val="001F0484"/>
    <w:rsid w:val="001F2C5D"/>
    <w:rsid w:val="001F3564"/>
    <w:rsid w:val="001F4C72"/>
    <w:rsid w:val="001F5B03"/>
    <w:rsid w:val="001F7B3F"/>
    <w:rsid w:val="00201D26"/>
    <w:rsid w:val="002031BF"/>
    <w:rsid w:val="00203607"/>
    <w:rsid w:val="00207CF0"/>
    <w:rsid w:val="002108D2"/>
    <w:rsid w:val="00211D58"/>
    <w:rsid w:val="00214DCF"/>
    <w:rsid w:val="00215572"/>
    <w:rsid w:val="00217144"/>
    <w:rsid w:val="002205D4"/>
    <w:rsid w:val="00222EE1"/>
    <w:rsid w:val="0022403C"/>
    <w:rsid w:val="002243BC"/>
    <w:rsid w:val="00225805"/>
    <w:rsid w:val="00227596"/>
    <w:rsid w:val="00230447"/>
    <w:rsid w:val="00231499"/>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E0656"/>
    <w:rsid w:val="002E4768"/>
    <w:rsid w:val="002E7AC8"/>
    <w:rsid w:val="002F4139"/>
    <w:rsid w:val="002F5E19"/>
    <w:rsid w:val="002F7FA1"/>
    <w:rsid w:val="00302FC2"/>
    <w:rsid w:val="00307F62"/>
    <w:rsid w:val="00311339"/>
    <w:rsid w:val="00311958"/>
    <w:rsid w:val="00311ECD"/>
    <w:rsid w:val="00321705"/>
    <w:rsid w:val="00322CBE"/>
    <w:rsid w:val="00323266"/>
    <w:rsid w:val="0032434D"/>
    <w:rsid w:val="00325D5D"/>
    <w:rsid w:val="00326FDA"/>
    <w:rsid w:val="003335B0"/>
    <w:rsid w:val="00333B71"/>
    <w:rsid w:val="0033736C"/>
    <w:rsid w:val="00341937"/>
    <w:rsid w:val="00347984"/>
    <w:rsid w:val="0035468C"/>
    <w:rsid w:val="0035645B"/>
    <w:rsid w:val="00371EC9"/>
    <w:rsid w:val="00374476"/>
    <w:rsid w:val="0037498F"/>
    <w:rsid w:val="00374F6C"/>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E52"/>
    <w:rsid w:val="003B2E6A"/>
    <w:rsid w:val="003B31E8"/>
    <w:rsid w:val="003B460F"/>
    <w:rsid w:val="003B7A48"/>
    <w:rsid w:val="003C00F6"/>
    <w:rsid w:val="003C0181"/>
    <w:rsid w:val="003C1225"/>
    <w:rsid w:val="003C21A0"/>
    <w:rsid w:val="003C6177"/>
    <w:rsid w:val="003C6CBA"/>
    <w:rsid w:val="003D2F97"/>
    <w:rsid w:val="003D5855"/>
    <w:rsid w:val="003E048C"/>
    <w:rsid w:val="003E0E41"/>
    <w:rsid w:val="003F36DA"/>
    <w:rsid w:val="003F7199"/>
    <w:rsid w:val="004009B8"/>
    <w:rsid w:val="00403FA5"/>
    <w:rsid w:val="00404A48"/>
    <w:rsid w:val="00407481"/>
    <w:rsid w:val="004161BB"/>
    <w:rsid w:val="00417613"/>
    <w:rsid w:val="004213C9"/>
    <w:rsid w:val="00421673"/>
    <w:rsid w:val="00422C0C"/>
    <w:rsid w:val="00423124"/>
    <w:rsid w:val="00424CBA"/>
    <w:rsid w:val="00427A8C"/>
    <w:rsid w:val="004319AD"/>
    <w:rsid w:val="00440A61"/>
    <w:rsid w:val="004447D0"/>
    <w:rsid w:val="004471DE"/>
    <w:rsid w:val="00447699"/>
    <w:rsid w:val="00454BB1"/>
    <w:rsid w:val="004553AA"/>
    <w:rsid w:val="00457BFC"/>
    <w:rsid w:val="00460E50"/>
    <w:rsid w:val="00461660"/>
    <w:rsid w:val="00462A77"/>
    <w:rsid w:val="00465CB9"/>
    <w:rsid w:val="00465E37"/>
    <w:rsid w:val="00466C63"/>
    <w:rsid w:val="004732A0"/>
    <w:rsid w:val="0047554C"/>
    <w:rsid w:val="00477473"/>
    <w:rsid w:val="00477ACC"/>
    <w:rsid w:val="004823D8"/>
    <w:rsid w:val="004850C6"/>
    <w:rsid w:val="004871D1"/>
    <w:rsid w:val="004908BD"/>
    <w:rsid w:val="00491851"/>
    <w:rsid w:val="00491E8E"/>
    <w:rsid w:val="004922C2"/>
    <w:rsid w:val="0049618E"/>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E2A0B"/>
    <w:rsid w:val="004E4108"/>
    <w:rsid w:val="004E6298"/>
    <w:rsid w:val="004F1037"/>
    <w:rsid w:val="004F4F4E"/>
    <w:rsid w:val="004F51AC"/>
    <w:rsid w:val="004F7C37"/>
    <w:rsid w:val="005025EE"/>
    <w:rsid w:val="00503819"/>
    <w:rsid w:val="00503913"/>
    <w:rsid w:val="00507964"/>
    <w:rsid w:val="005104DC"/>
    <w:rsid w:val="005117B2"/>
    <w:rsid w:val="00515B38"/>
    <w:rsid w:val="00520F3F"/>
    <w:rsid w:val="00523628"/>
    <w:rsid w:val="0052636B"/>
    <w:rsid w:val="005329C2"/>
    <w:rsid w:val="0053450D"/>
    <w:rsid w:val="005457E2"/>
    <w:rsid w:val="00546EC1"/>
    <w:rsid w:val="00547C69"/>
    <w:rsid w:val="005503EB"/>
    <w:rsid w:val="00550A9A"/>
    <w:rsid w:val="00551295"/>
    <w:rsid w:val="00552BF7"/>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7399"/>
    <w:rsid w:val="005947B5"/>
    <w:rsid w:val="0059664C"/>
    <w:rsid w:val="005A4504"/>
    <w:rsid w:val="005A47AA"/>
    <w:rsid w:val="005A5B5F"/>
    <w:rsid w:val="005A6B6E"/>
    <w:rsid w:val="005B705A"/>
    <w:rsid w:val="005C081F"/>
    <w:rsid w:val="005C15FC"/>
    <w:rsid w:val="005C2C25"/>
    <w:rsid w:val="005C518B"/>
    <w:rsid w:val="005C6FB0"/>
    <w:rsid w:val="005E3599"/>
    <w:rsid w:val="005F4D7C"/>
    <w:rsid w:val="005F533B"/>
    <w:rsid w:val="0060060B"/>
    <w:rsid w:val="006020A2"/>
    <w:rsid w:val="006024D6"/>
    <w:rsid w:val="0060336D"/>
    <w:rsid w:val="00605588"/>
    <w:rsid w:val="00606B2E"/>
    <w:rsid w:val="0060754B"/>
    <w:rsid w:val="00611502"/>
    <w:rsid w:val="00613C92"/>
    <w:rsid w:val="006170A6"/>
    <w:rsid w:val="00620775"/>
    <w:rsid w:val="00626350"/>
    <w:rsid w:val="00634CE3"/>
    <w:rsid w:val="00635613"/>
    <w:rsid w:val="00637679"/>
    <w:rsid w:val="006422CA"/>
    <w:rsid w:val="00652704"/>
    <w:rsid w:val="006527AD"/>
    <w:rsid w:val="006548B2"/>
    <w:rsid w:val="00655AED"/>
    <w:rsid w:val="00657CB4"/>
    <w:rsid w:val="0066474E"/>
    <w:rsid w:val="00664DC4"/>
    <w:rsid w:val="00672EE4"/>
    <w:rsid w:val="006815FB"/>
    <w:rsid w:val="00683C7E"/>
    <w:rsid w:val="00684E7C"/>
    <w:rsid w:val="006866C0"/>
    <w:rsid w:val="00695F7A"/>
    <w:rsid w:val="0069798D"/>
    <w:rsid w:val="006A20AD"/>
    <w:rsid w:val="006A7091"/>
    <w:rsid w:val="006A7633"/>
    <w:rsid w:val="006B2716"/>
    <w:rsid w:val="006B5332"/>
    <w:rsid w:val="006B598A"/>
    <w:rsid w:val="006C00DE"/>
    <w:rsid w:val="006C0AE3"/>
    <w:rsid w:val="006C48E3"/>
    <w:rsid w:val="006C4ABB"/>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213B"/>
    <w:rsid w:val="00717920"/>
    <w:rsid w:val="00720F73"/>
    <w:rsid w:val="007233F4"/>
    <w:rsid w:val="00723CCB"/>
    <w:rsid w:val="00724700"/>
    <w:rsid w:val="00726AF6"/>
    <w:rsid w:val="00730810"/>
    <w:rsid w:val="00732B0D"/>
    <w:rsid w:val="00733167"/>
    <w:rsid w:val="0073529C"/>
    <w:rsid w:val="007360A0"/>
    <w:rsid w:val="00741AEA"/>
    <w:rsid w:val="00743673"/>
    <w:rsid w:val="007476FC"/>
    <w:rsid w:val="00747FF6"/>
    <w:rsid w:val="007513F7"/>
    <w:rsid w:val="00752FAC"/>
    <w:rsid w:val="00760DB1"/>
    <w:rsid w:val="00772D9F"/>
    <w:rsid w:val="00772E4B"/>
    <w:rsid w:val="0077377F"/>
    <w:rsid w:val="007773A0"/>
    <w:rsid w:val="007910B0"/>
    <w:rsid w:val="00793365"/>
    <w:rsid w:val="00795ABC"/>
    <w:rsid w:val="00795CB0"/>
    <w:rsid w:val="007A06A1"/>
    <w:rsid w:val="007A0F09"/>
    <w:rsid w:val="007A13BB"/>
    <w:rsid w:val="007A2E69"/>
    <w:rsid w:val="007A2F00"/>
    <w:rsid w:val="007A5137"/>
    <w:rsid w:val="007A7191"/>
    <w:rsid w:val="007B64AA"/>
    <w:rsid w:val="007C145E"/>
    <w:rsid w:val="007C3CFB"/>
    <w:rsid w:val="007C44AC"/>
    <w:rsid w:val="007C6AC2"/>
    <w:rsid w:val="007C7315"/>
    <w:rsid w:val="007C7FCD"/>
    <w:rsid w:val="007D2824"/>
    <w:rsid w:val="007D4BAD"/>
    <w:rsid w:val="007D6FCF"/>
    <w:rsid w:val="007E1AC2"/>
    <w:rsid w:val="007E2F71"/>
    <w:rsid w:val="007F18A7"/>
    <w:rsid w:val="007F3AEA"/>
    <w:rsid w:val="007F441A"/>
    <w:rsid w:val="0080001A"/>
    <w:rsid w:val="00800D3D"/>
    <w:rsid w:val="00800D8D"/>
    <w:rsid w:val="00801518"/>
    <w:rsid w:val="00804B23"/>
    <w:rsid w:val="00806E4F"/>
    <w:rsid w:val="00807236"/>
    <w:rsid w:val="008100AA"/>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2DDE"/>
    <w:rsid w:val="00843FF9"/>
    <w:rsid w:val="00844CAA"/>
    <w:rsid w:val="00846372"/>
    <w:rsid w:val="00853016"/>
    <w:rsid w:val="008532F6"/>
    <w:rsid w:val="008549DA"/>
    <w:rsid w:val="00855696"/>
    <w:rsid w:val="0085574F"/>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74E4"/>
    <w:rsid w:val="00907D48"/>
    <w:rsid w:val="0091722D"/>
    <w:rsid w:val="00922696"/>
    <w:rsid w:val="009231A6"/>
    <w:rsid w:val="00924412"/>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0571"/>
    <w:rsid w:val="009D492F"/>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170E1"/>
    <w:rsid w:val="00A22698"/>
    <w:rsid w:val="00A24DC4"/>
    <w:rsid w:val="00A30EF3"/>
    <w:rsid w:val="00A31C97"/>
    <w:rsid w:val="00A33E22"/>
    <w:rsid w:val="00A37DAA"/>
    <w:rsid w:val="00A41525"/>
    <w:rsid w:val="00A432C6"/>
    <w:rsid w:val="00A44DD6"/>
    <w:rsid w:val="00A51456"/>
    <w:rsid w:val="00A5207A"/>
    <w:rsid w:val="00A54DCC"/>
    <w:rsid w:val="00A55D1F"/>
    <w:rsid w:val="00A56083"/>
    <w:rsid w:val="00A5683C"/>
    <w:rsid w:val="00A60FF5"/>
    <w:rsid w:val="00A6264B"/>
    <w:rsid w:val="00A6397F"/>
    <w:rsid w:val="00A65BD1"/>
    <w:rsid w:val="00A72B89"/>
    <w:rsid w:val="00A74C42"/>
    <w:rsid w:val="00A7522C"/>
    <w:rsid w:val="00A75693"/>
    <w:rsid w:val="00A7655B"/>
    <w:rsid w:val="00A82161"/>
    <w:rsid w:val="00A83F48"/>
    <w:rsid w:val="00A8413F"/>
    <w:rsid w:val="00A9144C"/>
    <w:rsid w:val="00A943BD"/>
    <w:rsid w:val="00A94EC6"/>
    <w:rsid w:val="00AA0526"/>
    <w:rsid w:val="00AA0DA9"/>
    <w:rsid w:val="00AA1E34"/>
    <w:rsid w:val="00AA2EB6"/>
    <w:rsid w:val="00AB2A7D"/>
    <w:rsid w:val="00AC73C3"/>
    <w:rsid w:val="00AC7ED2"/>
    <w:rsid w:val="00AD04DB"/>
    <w:rsid w:val="00AD5176"/>
    <w:rsid w:val="00AD67A3"/>
    <w:rsid w:val="00AE035D"/>
    <w:rsid w:val="00AE3F42"/>
    <w:rsid w:val="00AF1880"/>
    <w:rsid w:val="00B04686"/>
    <w:rsid w:val="00B06918"/>
    <w:rsid w:val="00B06A56"/>
    <w:rsid w:val="00B0776F"/>
    <w:rsid w:val="00B133A3"/>
    <w:rsid w:val="00B135B9"/>
    <w:rsid w:val="00B147D2"/>
    <w:rsid w:val="00B16741"/>
    <w:rsid w:val="00B17755"/>
    <w:rsid w:val="00B17B31"/>
    <w:rsid w:val="00B2376A"/>
    <w:rsid w:val="00B27000"/>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366B"/>
    <w:rsid w:val="00B848D8"/>
    <w:rsid w:val="00B8752F"/>
    <w:rsid w:val="00B91CA1"/>
    <w:rsid w:val="00B949E5"/>
    <w:rsid w:val="00B94CBC"/>
    <w:rsid w:val="00B95C8C"/>
    <w:rsid w:val="00BA4710"/>
    <w:rsid w:val="00BA50F6"/>
    <w:rsid w:val="00BA6D31"/>
    <w:rsid w:val="00BB066F"/>
    <w:rsid w:val="00BB132F"/>
    <w:rsid w:val="00BB337C"/>
    <w:rsid w:val="00BB4112"/>
    <w:rsid w:val="00BB44CF"/>
    <w:rsid w:val="00BC2ACD"/>
    <w:rsid w:val="00BC432C"/>
    <w:rsid w:val="00BC4B5E"/>
    <w:rsid w:val="00BC79C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04"/>
    <w:rsid w:val="00C0584E"/>
    <w:rsid w:val="00C05994"/>
    <w:rsid w:val="00C06676"/>
    <w:rsid w:val="00C10767"/>
    <w:rsid w:val="00C13B47"/>
    <w:rsid w:val="00C15D05"/>
    <w:rsid w:val="00C173F8"/>
    <w:rsid w:val="00C17515"/>
    <w:rsid w:val="00C24727"/>
    <w:rsid w:val="00C27530"/>
    <w:rsid w:val="00C33135"/>
    <w:rsid w:val="00C33DE1"/>
    <w:rsid w:val="00C34730"/>
    <w:rsid w:val="00C40FF2"/>
    <w:rsid w:val="00C41D0B"/>
    <w:rsid w:val="00C535A9"/>
    <w:rsid w:val="00C57731"/>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52BC"/>
    <w:rsid w:val="00CD5D58"/>
    <w:rsid w:val="00CE13FE"/>
    <w:rsid w:val="00CE3790"/>
    <w:rsid w:val="00CE6E8D"/>
    <w:rsid w:val="00CE7787"/>
    <w:rsid w:val="00CF0504"/>
    <w:rsid w:val="00CF175A"/>
    <w:rsid w:val="00CF1B2A"/>
    <w:rsid w:val="00CF3B4C"/>
    <w:rsid w:val="00CF5747"/>
    <w:rsid w:val="00D00F77"/>
    <w:rsid w:val="00D01717"/>
    <w:rsid w:val="00D018E5"/>
    <w:rsid w:val="00D02B2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2788"/>
    <w:rsid w:val="00D34870"/>
    <w:rsid w:val="00D34BEE"/>
    <w:rsid w:val="00D34D60"/>
    <w:rsid w:val="00D36A7B"/>
    <w:rsid w:val="00D41E76"/>
    <w:rsid w:val="00D43B8A"/>
    <w:rsid w:val="00D45026"/>
    <w:rsid w:val="00D5340D"/>
    <w:rsid w:val="00D53FFE"/>
    <w:rsid w:val="00D62F7E"/>
    <w:rsid w:val="00D6330A"/>
    <w:rsid w:val="00D63C20"/>
    <w:rsid w:val="00D66CB2"/>
    <w:rsid w:val="00D66CFF"/>
    <w:rsid w:val="00D67E45"/>
    <w:rsid w:val="00D71F44"/>
    <w:rsid w:val="00D77D56"/>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F2EF2"/>
    <w:rsid w:val="00DF3C5E"/>
    <w:rsid w:val="00DF3FA8"/>
    <w:rsid w:val="00DF4D0D"/>
    <w:rsid w:val="00DF5788"/>
    <w:rsid w:val="00E009B9"/>
    <w:rsid w:val="00E017B6"/>
    <w:rsid w:val="00E05DC9"/>
    <w:rsid w:val="00E0608F"/>
    <w:rsid w:val="00E11C0F"/>
    <w:rsid w:val="00E1225E"/>
    <w:rsid w:val="00E20BAE"/>
    <w:rsid w:val="00E22BF5"/>
    <w:rsid w:val="00E23E0C"/>
    <w:rsid w:val="00E316DF"/>
    <w:rsid w:val="00E32B44"/>
    <w:rsid w:val="00E34336"/>
    <w:rsid w:val="00E3637C"/>
    <w:rsid w:val="00E37AF2"/>
    <w:rsid w:val="00E40C58"/>
    <w:rsid w:val="00E40F2B"/>
    <w:rsid w:val="00E4160B"/>
    <w:rsid w:val="00E47FF6"/>
    <w:rsid w:val="00E503C0"/>
    <w:rsid w:val="00E51C92"/>
    <w:rsid w:val="00E51F89"/>
    <w:rsid w:val="00E52B9B"/>
    <w:rsid w:val="00E52D78"/>
    <w:rsid w:val="00E54330"/>
    <w:rsid w:val="00E54769"/>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51AC"/>
    <w:rsid w:val="00EA6722"/>
    <w:rsid w:val="00EB0951"/>
    <w:rsid w:val="00EB0C11"/>
    <w:rsid w:val="00EB4096"/>
    <w:rsid w:val="00EB46D1"/>
    <w:rsid w:val="00EC021A"/>
    <w:rsid w:val="00EC1911"/>
    <w:rsid w:val="00EC1BDC"/>
    <w:rsid w:val="00EC1D64"/>
    <w:rsid w:val="00EC4558"/>
    <w:rsid w:val="00EC55AF"/>
    <w:rsid w:val="00ED1059"/>
    <w:rsid w:val="00EE1BC2"/>
    <w:rsid w:val="00EE26BF"/>
    <w:rsid w:val="00EE483D"/>
    <w:rsid w:val="00EF2360"/>
    <w:rsid w:val="00EF5FEC"/>
    <w:rsid w:val="00EF7FB7"/>
    <w:rsid w:val="00F02008"/>
    <w:rsid w:val="00F03978"/>
    <w:rsid w:val="00F04B20"/>
    <w:rsid w:val="00F0611C"/>
    <w:rsid w:val="00F073E4"/>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740E67DF-4088-43B3-B0F2-DE07F31A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D18904-81A5-422C-AFB9-02281A742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2576</TotalTime>
  <Pages>31</Pages>
  <Words>9301</Words>
  <Characters>53022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341</cp:revision>
  <cp:lastPrinted>2015-01-29T21:40:00Z</cp:lastPrinted>
  <dcterms:created xsi:type="dcterms:W3CDTF">2015-01-23T23:16:00Z</dcterms:created>
  <dcterms:modified xsi:type="dcterms:W3CDTF">2015-02-04T21:55:00Z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