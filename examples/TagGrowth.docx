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0DB2C1" w14:textId="67F46B38" w:rsidR="00583292" w:rsidRPr="002C694D" w:rsidRDefault="00583292" w:rsidP="002C694D">
      <w:pPr>
        <w:tabs>
          <w:tab w:val="left" w:pos="360"/>
          <w:tab w:val="left" w:pos="720"/>
          <w:tab w:val="left" w:pos="8640"/>
        </w:tabs>
        <w:spacing w:after="0" w:line="480" w:lineRule="auto"/>
        <w:jc w:val="center"/>
        <w:rPr>
          <w:rFonts w:ascii="Times New Roman" w:hAnsi="Times New Roman" w:cs="Times New Roman"/>
          <w:b/>
          <w:sz w:val="28"/>
          <w:szCs w:val="28"/>
        </w:rPr>
      </w:pPr>
      <w:r w:rsidRPr="002C694D">
        <w:rPr>
          <w:rFonts w:ascii="Times New Roman" w:hAnsi="Times New Roman" w:cs="Times New Roman"/>
          <w:b/>
          <w:sz w:val="28"/>
          <w:szCs w:val="28"/>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7134F407" w:rsidR="00C54E6E" w:rsidRDefault="00710EB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Organisms in the marine environment are likely to exhibit variation in growth </w:t>
      </w:r>
      <w:ins w:id="0" w:author="JTT" w:date="2015-02-17T07:21:00Z">
        <w:r w:rsidR="0034058D">
          <w:rPr>
            <w:rFonts w:ascii="Times New Roman" w:hAnsi="Times New Roman" w:cs="Times New Roman"/>
            <w:sz w:val="24"/>
            <w:szCs w:val="24"/>
          </w:rPr>
          <w:t xml:space="preserve">rates </w:t>
        </w:r>
      </w:ins>
      <w:r>
        <w:rPr>
          <w:rFonts w:ascii="Times New Roman" w:hAnsi="Times New Roman" w:cs="Times New Roman"/>
          <w:sz w:val="24"/>
          <w:szCs w:val="24"/>
        </w:rPr>
        <w:t>among individuals, and this variation may be persistent (particular individuals growing faster/slower throughout the</w:t>
      </w:r>
      <w:r w:rsidR="008A434A">
        <w:rPr>
          <w:rFonts w:ascii="Times New Roman" w:hAnsi="Times New Roman" w:cs="Times New Roman"/>
          <w:sz w:val="24"/>
          <w:szCs w:val="24"/>
        </w:rPr>
        <w:t>ir</w:t>
      </w:r>
      <w:r>
        <w:rPr>
          <w:rFonts w:ascii="Times New Roman" w:hAnsi="Times New Roman" w:cs="Times New Roman"/>
          <w:sz w:val="24"/>
          <w:szCs w:val="24"/>
        </w:rPr>
        <w:t xml:space="preserve">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w:t>
      </w:r>
      <w:r w:rsidR="0052594F">
        <w:rPr>
          <w:rFonts w:ascii="Times New Roman" w:hAnsi="Times New Roman" w:cs="Times New Roman"/>
          <w:sz w:val="24"/>
          <w:szCs w:val="24"/>
        </w:rPr>
        <w:t xml:space="preserve">In this study, we </w:t>
      </w:r>
      <w:r w:rsidR="00C54E6E">
        <w:rPr>
          <w:rFonts w:ascii="Times New Roman" w:hAnsi="Times New Roman" w:cs="Times New Roman"/>
          <w:sz w:val="24"/>
          <w:szCs w:val="24"/>
        </w:rPr>
        <w:t xml:space="preserve">explicitly model </w:t>
      </w:r>
      <w:r>
        <w:rPr>
          <w:rFonts w:ascii="Times New Roman" w:hAnsi="Times New Roman" w:cs="Times New Roman"/>
          <w:sz w:val="24"/>
          <w:szCs w:val="24"/>
        </w:rPr>
        <w:t xml:space="preserve">persistent and transient variation </w:t>
      </w:r>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r>
        <w:rPr>
          <w:rFonts w:ascii="Times New Roman" w:hAnsi="Times New Roman" w:cs="Times New Roman"/>
          <w:sz w:val="24"/>
          <w:szCs w:val="24"/>
        </w:rPr>
        <w:t xml:space="preserve">among individuals </w:t>
      </w:r>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toothfish </w:t>
      </w:r>
      <w:r w:rsidR="00D043BF" w:rsidRPr="009C37AB">
        <w:rPr>
          <w:rFonts w:ascii="Times New Roman" w:hAnsi="Times New Roman" w:cs="Times New Roman"/>
          <w:sz w:val="24"/>
          <w:szCs w:val="24"/>
        </w:rPr>
        <w:t>(</w:t>
      </w:r>
      <w:r w:rsidR="00D043BF">
        <w:rPr>
          <w:rFonts w:ascii="Times New Roman" w:hAnsi="Times New Roman" w:cs="Times New Roman"/>
          <w:i/>
          <w:sz w:val="24"/>
          <w:szCs w:val="24"/>
        </w:rPr>
        <w:t>Dissostichus mawsoni</w:t>
      </w:r>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Pr>
          <w:rFonts w:ascii="Times New Roman" w:hAnsi="Times New Roman" w:cs="Times New Roman"/>
          <w:sz w:val="24"/>
          <w:szCs w:val="24"/>
        </w:rPr>
        <w:t xml:space="preserve">, in addition to </w:t>
      </w:r>
      <w:r w:rsidR="0052594F">
        <w:rPr>
          <w:rFonts w:ascii="Times New Roman" w:hAnsi="Times New Roman" w:cs="Times New Roman"/>
          <w:sz w:val="24"/>
          <w:szCs w:val="24"/>
        </w:rPr>
        <w:t xml:space="preserve">sex-specific differences in </w:t>
      </w:r>
      <w:r>
        <w:rPr>
          <w:rFonts w:ascii="Times New Roman" w:hAnsi="Times New Roman" w:cs="Times New Roman"/>
          <w:sz w:val="24"/>
          <w:szCs w:val="24"/>
        </w:rPr>
        <w:t xml:space="preserve">average </w:t>
      </w:r>
      <w:r w:rsidR="0052594F">
        <w:rPr>
          <w:rFonts w:ascii="Times New Roman" w:hAnsi="Times New Roman" w:cs="Times New Roman"/>
          <w:sz w:val="24"/>
          <w:szCs w:val="24"/>
        </w:rPr>
        <w:t>growth rates</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r>
        <w:rPr>
          <w:rFonts w:ascii="Times New Roman" w:hAnsi="Times New Roman" w:cs="Times New Roman"/>
          <w:i/>
          <w:sz w:val="24"/>
          <w:szCs w:val="24"/>
        </w:rPr>
        <w:t>TagGrowth</w:t>
      </w:r>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w:t>
      </w:r>
      <w:del w:id="1" w:author="JTT" w:date="2015-02-17T07:22:00Z">
        <w:r w:rsidR="00C202D7" w:rsidDel="0034058D">
          <w:rPr>
            <w:rFonts w:ascii="Times New Roman" w:hAnsi="Times New Roman" w:cs="Times New Roman"/>
            <w:sz w:val="24"/>
            <w:szCs w:val="24"/>
          </w:rPr>
          <w:delText xml:space="preserve">these </w:delText>
        </w:r>
      </w:del>
      <w:ins w:id="2" w:author="JTT" w:date="2015-02-17T07:22:00Z">
        <w:r w:rsidR="0034058D">
          <w:rPr>
            <w:rFonts w:ascii="Times New Roman" w:hAnsi="Times New Roman" w:cs="Times New Roman"/>
            <w:sz w:val="24"/>
            <w:szCs w:val="24"/>
          </w:rPr>
          <w:t xml:space="preserve">simulated </w:t>
        </w:r>
      </w:ins>
      <w:r w:rsidR="00C202D7">
        <w:rPr>
          <w:rFonts w:ascii="Times New Roman" w:hAnsi="Times New Roman" w:cs="Times New Roman"/>
          <w:sz w:val="24"/>
          <w:szCs w:val="24"/>
        </w:rPr>
        <w:t xml:space="preserve">data, we show that we can </w:t>
      </w:r>
      <w:r>
        <w:rPr>
          <w:rFonts w:ascii="Times New Roman" w:hAnsi="Times New Roman" w:cs="Times New Roman"/>
          <w:sz w:val="24"/>
          <w:szCs w:val="24"/>
        </w:rPr>
        <w:t>accurately estimate parameters representing the magnitude of persistent and transient variation in growth</w:t>
      </w:r>
      <w:r w:rsidR="00C202D7">
        <w:rPr>
          <w:rFonts w:ascii="Times New Roman" w:hAnsi="Times New Roman" w:cs="Times New Roman"/>
          <w:sz w:val="24"/>
          <w:szCs w:val="24"/>
        </w:rPr>
        <w:t xml:space="preserve"> </w:t>
      </w:r>
      <w:r>
        <w:rPr>
          <w:rFonts w:ascii="Times New Roman" w:hAnsi="Times New Roman" w:cs="Times New Roman"/>
          <w:sz w:val="24"/>
          <w:szCs w:val="24"/>
        </w:rPr>
        <w:t>rates</w:t>
      </w:r>
      <w:ins w:id="3" w:author="JTT" w:date="2015-02-17T07:23:00Z">
        <w:r w:rsidR="0034058D">
          <w:rPr>
            <w:rFonts w:ascii="Times New Roman" w:hAnsi="Times New Roman" w:cs="Times New Roman"/>
            <w:sz w:val="24"/>
            <w:szCs w:val="24"/>
          </w:rPr>
          <w:t>, and that parameters estimated in these models are reasonably precise given the case study sample sizes (315 individuals tagged and recaptured over 10 years)</w:t>
        </w:r>
      </w:ins>
      <w:r w:rsidR="00C202D7">
        <w:rPr>
          <w:rFonts w:ascii="Times New Roman" w:hAnsi="Times New Roman" w:cs="Times New Roman"/>
          <w:sz w:val="24"/>
          <w:szCs w:val="24"/>
        </w:rPr>
        <w:t xml:space="preserve">.  </w:t>
      </w:r>
      <w:del w:id="4" w:author="JTT" w:date="2015-02-17T07:22:00Z">
        <w:r w:rsidR="00C202D7" w:rsidDel="0034058D">
          <w:rPr>
            <w:rFonts w:ascii="Times New Roman" w:hAnsi="Times New Roman" w:cs="Times New Roman"/>
            <w:sz w:val="24"/>
            <w:szCs w:val="24"/>
          </w:rPr>
          <w:delText xml:space="preserve">These models </w:delText>
        </w:r>
      </w:del>
      <w:ins w:id="5" w:author="JTT" w:date="2015-02-17T07:22:00Z">
        <w:r w:rsidR="0034058D">
          <w:rPr>
            <w:rFonts w:ascii="Times New Roman" w:hAnsi="Times New Roman" w:cs="Times New Roman"/>
            <w:sz w:val="24"/>
            <w:szCs w:val="24"/>
          </w:rPr>
          <w:t xml:space="preserve">The case study application </w:t>
        </w:r>
      </w:ins>
      <w:r w:rsidR="00C202D7">
        <w:rPr>
          <w:rFonts w:ascii="Times New Roman" w:hAnsi="Times New Roman" w:cs="Times New Roman"/>
          <w:sz w:val="24"/>
          <w:szCs w:val="24"/>
        </w:rPr>
        <w:t>suggest</w:t>
      </w:r>
      <w:ins w:id="6" w:author="JTT" w:date="2015-02-17T07:22:00Z">
        <w:r w:rsidR="0034058D">
          <w:rPr>
            <w:rFonts w:ascii="Times New Roman" w:hAnsi="Times New Roman" w:cs="Times New Roman"/>
            <w:sz w:val="24"/>
            <w:szCs w:val="24"/>
          </w:rPr>
          <w:t>s</w:t>
        </w:r>
      </w:ins>
      <w:r w:rsidR="00C202D7">
        <w:rPr>
          <w:rFonts w:ascii="Times New Roman" w:hAnsi="Times New Roman" w:cs="Times New Roman"/>
          <w:sz w:val="24"/>
          <w:szCs w:val="24"/>
        </w:rPr>
        <w:t xml:space="preserve"> that </w:t>
      </w:r>
      <w:r w:rsidR="00B872D1">
        <w:rPr>
          <w:rFonts w:ascii="Times New Roman" w:hAnsi="Times New Roman" w:cs="Times New Roman"/>
          <w:sz w:val="24"/>
          <w:szCs w:val="24"/>
        </w:rPr>
        <w:t xml:space="preserve">transient </w:t>
      </w:r>
      <w:r w:rsidR="00C202D7">
        <w:rPr>
          <w:rFonts w:ascii="Times New Roman" w:hAnsi="Times New Roman" w:cs="Times New Roman"/>
          <w:sz w:val="24"/>
          <w:szCs w:val="24"/>
        </w:rPr>
        <w:t xml:space="preserve">variation among individuals accounts for up to half of the total variability in </w:t>
      </w:r>
      <w:del w:id="7" w:author="JTT" w:date="2015-02-17T07:22:00Z">
        <w:r w:rsidR="00C202D7" w:rsidDel="0034058D">
          <w:rPr>
            <w:rFonts w:ascii="Times New Roman" w:hAnsi="Times New Roman" w:cs="Times New Roman"/>
            <w:sz w:val="24"/>
            <w:szCs w:val="24"/>
          </w:rPr>
          <w:delText>this species</w:delText>
        </w:r>
      </w:del>
      <w:ins w:id="8" w:author="JTT" w:date="2015-02-17T07:22:00Z">
        <w:r w:rsidR="0034058D">
          <w:rPr>
            <w:rFonts w:ascii="Times New Roman" w:hAnsi="Times New Roman" w:cs="Times New Roman"/>
            <w:sz w:val="24"/>
            <w:szCs w:val="24"/>
          </w:rPr>
          <w:t>Antarctic tootfish</w:t>
        </w:r>
      </w:ins>
      <w:r w:rsidR="00C202D7">
        <w:rPr>
          <w:rFonts w:ascii="Times New Roman" w:hAnsi="Times New Roman" w:cs="Times New Roman"/>
          <w:sz w:val="24"/>
          <w:szCs w:val="24"/>
        </w:rPr>
        <w:t xml:space="preserve">.  </w:t>
      </w:r>
      <w:del w:id="9" w:author="JTT" w:date="2015-02-17T07:23:00Z">
        <w:r w:rsidR="00C202D7" w:rsidDel="0034058D">
          <w:rPr>
            <w:rFonts w:ascii="Times New Roman" w:hAnsi="Times New Roman" w:cs="Times New Roman"/>
            <w:sz w:val="24"/>
            <w:szCs w:val="24"/>
          </w:rPr>
          <w:delText>A simulation study suggests that the parameters estimated in these models are unbiased</w:delText>
        </w:r>
        <w:r w:rsidR="00603447" w:rsidDel="0034058D">
          <w:rPr>
            <w:rFonts w:ascii="Times New Roman" w:hAnsi="Times New Roman" w:cs="Times New Roman"/>
            <w:sz w:val="24"/>
            <w:szCs w:val="24"/>
          </w:rPr>
          <w:delText xml:space="preserve"> given the sample sizes (315</w:delText>
        </w:r>
        <w:r w:rsidDel="0034058D">
          <w:rPr>
            <w:rFonts w:ascii="Times New Roman" w:hAnsi="Times New Roman" w:cs="Times New Roman"/>
            <w:sz w:val="24"/>
            <w:szCs w:val="24"/>
          </w:rPr>
          <w:delText xml:space="preserve"> individuals </w:delText>
        </w:r>
        <w:r w:rsidR="00ED1492" w:rsidDel="0034058D">
          <w:rPr>
            <w:rFonts w:ascii="Times New Roman" w:hAnsi="Times New Roman" w:cs="Times New Roman"/>
            <w:sz w:val="24"/>
            <w:szCs w:val="24"/>
          </w:rPr>
          <w:delText xml:space="preserve">tagged and </w:delText>
        </w:r>
        <w:r w:rsidDel="0034058D">
          <w:rPr>
            <w:rFonts w:ascii="Times New Roman" w:hAnsi="Times New Roman" w:cs="Times New Roman"/>
            <w:sz w:val="24"/>
            <w:szCs w:val="24"/>
          </w:rPr>
          <w:delText xml:space="preserve">recaptured over </w:delText>
        </w:r>
        <w:r w:rsidR="00ED1492" w:rsidDel="0034058D">
          <w:rPr>
            <w:rFonts w:ascii="Times New Roman" w:hAnsi="Times New Roman" w:cs="Times New Roman"/>
            <w:sz w:val="24"/>
            <w:szCs w:val="24"/>
          </w:rPr>
          <w:delText>10</w:delText>
        </w:r>
        <w:r w:rsidDel="0034058D">
          <w:rPr>
            <w:rFonts w:ascii="Times New Roman" w:hAnsi="Times New Roman" w:cs="Times New Roman"/>
            <w:sz w:val="24"/>
            <w:szCs w:val="24"/>
          </w:rPr>
          <w:delText xml:space="preserve"> years)</w:delText>
        </w:r>
      </w:del>
      <w:r w:rsidR="00C202D7">
        <w:rPr>
          <w:rFonts w:ascii="Times New Roman" w:hAnsi="Times New Roman" w:cs="Times New Roman"/>
          <w:sz w:val="24"/>
          <w:szCs w:val="24"/>
        </w:rPr>
        <w:t>.</w:t>
      </w:r>
      <w:r>
        <w:rPr>
          <w:rFonts w:ascii="Times New Roman" w:hAnsi="Times New Roman" w:cs="Times New Roman"/>
          <w:sz w:val="24"/>
          <w:szCs w:val="24"/>
        </w:rPr>
        <w:t xml:space="preserve">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Bertalanffy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0E607D47"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commentRangeStart w:id="10"/>
      <w:r>
        <w:rPr>
          <w:rFonts w:ascii="Times New Roman" w:hAnsi="Times New Roman" w:cs="Times New Roman"/>
          <w:sz w:val="24"/>
          <w:szCs w:val="24"/>
        </w:rPr>
        <w:t xml:space="preserve">We </w:t>
      </w:r>
      <w:del w:id="11" w:author="JTT" w:date="2015-02-17T07:24:00Z">
        <w:r w:rsidDel="0034058D">
          <w:rPr>
            <w:rFonts w:ascii="Times New Roman" w:hAnsi="Times New Roman" w:cs="Times New Roman"/>
            <w:sz w:val="24"/>
            <w:szCs w:val="24"/>
          </w:rPr>
          <w:delText xml:space="preserve">explicitly </w:delText>
        </w:r>
      </w:del>
      <w:del w:id="12" w:author="JTT" w:date="2015-02-17T07:26:00Z">
        <w:r w:rsidDel="0034058D">
          <w:rPr>
            <w:rFonts w:ascii="Times New Roman" w:hAnsi="Times New Roman" w:cs="Times New Roman"/>
            <w:sz w:val="24"/>
            <w:szCs w:val="24"/>
          </w:rPr>
          <w:delText xml:space="preserve">model </w:delText>
        </w:r>
      </w:del>
      <w:ins w:id="13" w:author="JTT" w:date="2015-02-17T07:26:00Z">
        <w:r w:rsidR="0034058D">
          <w:rPr>
            <w:rFonts w:ascii="Times New Roman" w:hAnsi="Times New Roman" w:cs="Times New Roman"/>
            <w:sz w:val="24"/>
            <w:szCs w:val="24"/>
          </w:rPr>
          <w:t xml:space="preserve">decompose variation in growth among individuals into </w:t>
        </w:r>
      </w:ins>
      <w:r w:rsidR="00E32154">
        <w:rPr>
          <w:rFonts w:ascii="Times New Roman" w:hAnsi="Times New Roman" w:cs="Times New Roman"/>
          <w:sz w:val="24"/>
          <w:szCs w:val="24"/>
        </w:rPr>
        <w:t>persistent (</w:t>
      </w:r>
      <w:del w:id="14" w:author="JTT" w:date="2015-02-17T07:24:00Z">
        <w:r w:rsidR="00E32154" w:rsidDel="0034058D">
          <w:rPr>
            <w:rFonts w:ascii="Times New Roman" w:hAnsi="Times New Roman" w:cs="Times New Roman"/>
            <w:sz w:val="24"/>
            <w:szCs w:val="24"/>
          </w:rPr>
          <w:delText xml:space="preserve">particular </w:delText>
        </w:r>
      </w:del>
      <w:del w:id="15" w:author="JTT" w:date="2015-02-17T07:26:00Z">
        <w:r w:rsidR="00E32154" w:rsidDel="0034058D">
          <w:rPr>
            <w:rFonts w:ascii="Times New Roman" w:hAnsi="Times New Roman" w:cs="Times New Roman"/>
            <w:sz w:val="24"/>
            <w:szCs w:val="24"/>
          </w:rPr>
          <w:delText xml:space="preserve">individuals growing </w:delText>
        </w:r>
      </w:del>
      <w:r w:rsidR="00E32154">
        <w:rPr>
          <w:rFonts w:ascii="Times New Roman" w:hAnsi="Times New Roman" w:cs="Times New Roman"/>
          <w:sz w:val="24"/>
          <w:szCs w:val="24"/>
        </w:rPr>
        <w:t>faster</w:t>
      </w:r>
      <w:del w:id="16" w:author="JTT" w:date="2015-02-17T07:25:00Z">
        <w:r w:rsidR="00E32154" w:rsidDel="0034058D">
          <w:rPr>
            <w:rFonts w:ascii="Times New Roman" w:hAnsi="Times New Roman" w:cs="Times New Roman"/>
            <w:sz w:val="24"/>
            <w:szCs w:val="24"/>
          </w:rPr>
          <w:delText>/slower</w:delText>
        </w:r>
      </w:del>
      <w:r w:rsidR="00E32154">
        <w:rPr>
          <w:rFonts w:ascii="Times New Roman" w:hAnsi="Times New Roman" w:cs="Times New Roman"/>
          <w:sz w:val="24"/>
          <w:szCs w:val="24"/>
        </w:rPr>
        <w:t xml:space="preserve"> throughout the</w:t>
      </w:r>
      <w:r w:rsidR="008A434A">
        <w:rPr>
          <w:rFonts w:ascii="Times New Roman" w:hAnsi="Times New Roman" w:cs="Times New Roman"/>
          <w:sz w:val="24"/>
          <w:szCs w:val="24"/>
        </w:rPr>
        <w:t>ir</w:t>
      </w:r>
      <w:r w:rsidR="00E32154">
        <w:rPr>
          <w:rFonts w:ascii="Times New Roman" w:hAnsi="Times New Roman" w:cs="Times New Roman"/>
          <w:sz w:val="24"/>
          <w:szCs w:val="24"/>
        </w:rPr>
        <w:t xml:space="preserve"> </w:t>
      </w:r>
      <w:del w:id="17" w:author="JTT" w:date="2015-02-17T07:24:00Z">
        <w:r w:rsidR="00E32154" w:rsidDel="0034058D">
          <w:rPr>
            <w:rFonts w:ascii="Times New Roman" w:hAnsi="Times New Roman" w:cs="Times New Roman"/>
            <w:sz w:val="24"/>
            <w:szCs w:val="24"/>
          </w:rPr>
          <w:delText xml:space="preserve">entire </w:delText>
        </w:r>
      </w:del>
      <w:r w:rsidR="00E32154">
        <w:rPr>
          <w:rFonts w:ascii="Times New Roman" w:hAnsi="Times New Roman" w:cs="Times New Roman"/>
          <w:sz w:val="24"/>
          <w:szCs w:val="24"/>
        </w:rPr>
        <w:t xml:space="preserve">lifetime) </w:t>
      </w:r>
      <w:del w:id="18" w:author="JTT" w:date="2015-02-17T07:26:00Z">
        <w:r w:rsidR="00E32154" w:rsidDel="0034058D">
          <w:rPr>
            <w:rFonts w:ascii="Times New Roman" w:hAnsi="Times New Roman" w:cs="Times New Roman"/>
            <w:sz w:val="24"/>
            <w:szCs w:val="24"/>
          </w:rPr>
          <w:delText xml:space="preserve">and </w:delText>
        </w:r>
      </w:del>
      <w:ins w:id="19" w:author="JTT" w:date="2015-02-17T07:26:00Z">
        <w:r w:rsidR="0034058D">
          <w:rPr>
            <w:rFonts w:ascii="Times New Roman" w:hAnsi="Times New Roman" w:cs="Times New Roman"/>
            <w:sz w:val="24"/>
            <w:szCs w:val="24"/>
          </w:rPr>
          <w:t xml:space="preserve">or </w:t>
        </w:r>
      </w:ins>
      <w:r w:rsidR="00E32154">
        <w:rPr>
          <w:rFonts w:ascii="Times New Roman" w:hAnsi="Times New Roman" w:cs="Times New Roman"/>
          <w:sz w:val="24"/>
          <w:szCs w:val="24"/>
        </w:rPr>
        <w:t>transient (</w:t>
      </w:r>
      <w:del w:id="20" w:author="JTT" w:date="2015-02-17T07:24:00Z">
        <w:r w:rsidR="00E32154" w:rsidDel="0034058D">
          <w:rPr>
            <w:rFonts w:ascii="Times New Roman" w:hAnsi="Times New Roman" w:cs="Times New Roman"/>
            <w:sz w:val="24"/>
            <w:szCs w:val="24"/>
          </w:rPr>
          <w:delText xml:space="preserve">particular </w:delText>
        </w:r>
      </w:del>
      <w:del w:id="21" w:author="JTT" w:date="2015-02-17T07:26:00Z">
        <w:r w:rsidR="00E32154" w:rsidDel="0034058D">
          <w:rPr>
            <w:rFonts w:ascii="Times New Roman" w:hAnsi="Times New Roman" w:cs="Times New Roman"/>
            <w:sz w:val="24"/>
            <w:szCs w:val="24"/>
          </w:rPr>
          <w:delText xml:space="preserve">individuals growing </w:delText>
        </w:r>
      </w:del>
      <w:r w:rsidR="00E32154">
        <w:rPr>
          <w:rFonts w:ascii="Times New Roman" w:hAnsi="Times New Roman" w:cs="Times New Roman"/>
          <w:sz w:val="24"/>
          <w:szCs w:val="24"/>
        </w:rPr>
        <w:t>faster in one year</w:t>
      </w:r>
      <w:del w:id="22" w:author="JTT" w:date="2015-02-17T07:24:00Z">
        <w:r w:rsidR="00E32154" w:rsidDel="0034058D">
          <w:rPr>
            <w:rFonts w:ascii="Times New Roman" w:hAnsi="Times New Roman" w:cs="Times New Roman"/>
            <w:sz w:val="24"/>
            <w:szCs w:val="24"/>
          </w:rPr>
          <w:delText xml:space="preserve"> than another year</w:delText>
        </w:r>
      </w:del>
      <w:r w:rsidR="00E32154">
        <w:rPr>
          <w:rFonts w:ascii="Times New Roman" w:hAnsi="Times New Roman" w:cs="Times New Roman"/>
          <w:sz w:val="24"/>
          <w:szCs w:val="24"/>
        </w:rPr>
        <w:t>)</w:t>
      </w:r>
      <w:ins w:id="23" w:author="JTT" w:date="2015-02-17T07:26:00Z">
        <w:r w:rsidR="0034058D">
          <w:rPr>
            <w:rFonts w:ascii="Times New Roman" w:hAnsi="Times New Roman" w:cs="Times New Roman"/>
            <w:sz w:val="24"/>
            <w:szCs w:val="24"/>
          </w:rPr>
          <w:t xml:space="preserve"> components</w:t>
        </w:r>
      </w:ins>
      <w:del w:id="24" w:author="JTT" w:date="2015-02-17T07:26:00Z">
        <w:r w:rsidR="00E32154" w:rsidDel="0034058D">
          <w:rPr>
            <w:rFonts w:ascii="Times New Roman" w:hAnsi="Times New Roman" w:cs="Times New Roman"/>
            <w:sz w:val="24"/>
            <w:szCs w:val="24"/>
          </w:rPr>
          <w:delText xml:space="preserve"> variation in growth </w:delText>
        </w:r>
      </w:del>
      <w:del w:id="25" w:author="JTT" w:date="2015-02-17T07:25:00Z">
        <w:r w:rsidR="00E32154" w:rsidDel="0034058D">
          <w:rPr>
            <w:rFonts w:ascii="Times New Roman" w:hAnsi="Times New Roman" w:cs="Times New Roman"/>
            <w:sz w:val="24"/>
            <w:szCs w:val="24"/>
          </w:rPr>
          <w:delText xml:space="preserve">rates </w:delText>
        </w:r>
      </w:del>
      <w:del w:id="26" w:author="JTT" w:date="2015-02-17T07:26:00Z">
        <w:r w:rsidR="00E32154" w:rsidDel="0034058D">
          <w:rPr>
            <w:rFonts w:ascii="Times New Roman" w:hAnsi="Times New Roman" w:cs="Times New Roman"/>
            <w:sz w:val="24"/>
            <w:szCs w:val="24"/>
          </w:rPr>
          <w:delText>among individuals</w:delText>
        </w:r>
      </w:del>
      <w:r>
        <w:rPr>
          <w:rFonts w:ascii="Times New Roman" w:hAnsi="Times New Roman" w:cs="Times New Roman"/>
          <w:sz w:val="24"/>
          <w:szCs w:val="24"/>
        </w:rPr>
        <w:t>.</w:t>
      </w:r>
      <w:commentRangeEnd w:id="10"/>
      <w:r w:rsidR="0034058D">
        <w:rPr>
          <w:rStyle w:val="CommentReference"/>
        </w:rPr>
        <w:commentReference w:id="10"/>
      </w:r>
    </w:p>
    <w:p w14:paraId="552D889F" w14:textId="1B69422C"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w:t>
      </w:r>
      <w:r w:rsidR="00E32154">
        <w:rPr>
          <w:rFonts w:ascii="Times New Roman" w:hAnsi="Times New Roman" w:cs="Times New Roman"/>
          <w:sz w:val="24"/>
          <w:szCs w:val="24"/>
        </w:rPr>
        <w:t xml:space="preserve">a wild marine population of </w:t>
      </w:r>
      <w:r>
        <w:rPr>
          <w:rFonts w:ascii="Times New Roman" w:hAnsi="Times New Roman" w:cs="Times New Roman"/>
          <w:sz w:val="24"/>
          <w:szCs w:val="24"/>
        </w:rPr>
        <w:t xml:space="preserve">Antarctic toothfish and </w:t>
      </w:r>
      <w:r w:rsidR="00E32154">
        <w:rPr>
          <w:rFonts w:ascii="Times New Roman" w:hAnsi="Times New Roman" w:cs="Times New Roman"/>
          <w:sz w:val="24"/>
          <w:szCs w:val="24"/>
        </w:rPr>
        <w:t>validate using a simulation study</w:t>
      </w:r>
      <w:r>
        <w:rPr>
          <w:rFonts w:ascii="Times New Roman" w:hAnsi="Times New Roman" w:cs="Times New Roman"/>
          <w:sz w:val="24"/>
          <w:szCs w:val="24"/>
        </w:rPr>
        <w:t>.</w:t>
      </w:r>
    </w:p>
    <w:p w14:paraId="2EFF81A5" w14:textId="489CE889" w:rsidR="00C202D7" w:rsidRDefault="005A200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Transient</w:t>
      </w:r>
      <w:r w:rsidR="00C202D7">
        <w:rPr>
          <w:rFonts w:ascii="Times New Roman" w:hAnsi="Times New Roman" w:cs="Times New Roman"/>
          <w:sz w:val="24"/>
          <w:szCs w:val="24"/>
        </w:rPr>
        <w:t xml:space="preserve"> variation accounts for up to half of the total variability in Antarctic toothfish.</w:t>
      </w:r>
    </w:p>
    <w:p w14:paraId="1B067474" w14:textId="6F6D56C6" w:rsidR="008D4AE9" w:rsidRDefault="00810AB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C202D7">
        <w:rPr>
          <w:rFonts w:ascii="Times New Roman" w:hAnsi="Times New Roman" w:cs="Times New Roman"/>
          <w:sz w:val="24"/>
          <w:szCs w:val="24"/>
        </w:rPr>
        <w:t>imulation</w:t>
      </w:r>
      <w:r>
        <w:rPr>
          <w:rFonts w:ascii="Times New Roman" w:hAnsi="Times New Roman" w:cs="Times New Roman"/>
          <w:sz w:val="24"/>
          <w:szCs w:val="24"/>
        </w:rPr>
        <w:t xml:space="preserve"> study</w:t>
      </w:r>
      <w:r w:rsidR="00C202D7">
        <w:rPr>
          <w:rFonts w:ascii="Times New Roman" w:hAnsi="Times New Roman" w:cs="Times New Roman"/>
          <w:sz w:val="24"/>
          <w:szCs w:val="24"/>
        </w:rPr>
        <w:t xml:space="preserve"> suggests that </w:t>
      </w:r>
      <w:r>
        <w:rPr>
          <w:rFonts w:ascii="Times New Roman" w:hAnsi="Times New Roman" w:cs="Times New Roman"/>
          <w:sz w:val="24"/>
          <w:szCs w:val="24"/>
        </w:rPr>
        <w:t>these models are</w:t>
      </w:r>
      <w:r w:rsidR="00C202D7">
        <w:rPr>
          <w:rFonts w:ascii="Times New Roman" w:hAnsi="Times New Roman" w:cs="Times New Roman"/>
          <w:sz w:val="24"/>
          <w:szCs w:val="24"/>
        </w:rPr>
        <w:t xml:space="preserve"> approximately unbiased</w:t>
      </w:r>
      <w:r>
        <w:rPr>
          <w:rFonts w:ascii="Times New Roman" w:hAnsi="Times New Roman" w:cs="Times New Roman"/>
          <w:sz w:val="24"/>
          <w:szCs w:val="24"/>
        </w:rPr>
        <w:t xml:space="preserve"> given the available sample sizes</w:t>
      </w:r>
      <w:r w:rsidR="00C202D7">
        <w:rPr>
          <w:rFonts w:ascii="Times New Roman" w:hAnsi="Times New Roman" w:cs="Times New Roman"/>
          <w:sz w:val="24"/>
          <w:szCs w:val="24"/>
        </w:rPr>
        <w:t>.</w:t>
      </w:r>
    </w:p>
    <w:p w14:paraId="61D3D189" w14:textId="619D3D2A"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sidR="002C694D">
        <w:rPr>
          <w:rFonts w:ascii="Times New Roman" w:hAnsi="Times New Roman" w:cs="Times New Roman"/>
          <w:sz w:val="24"/>
          <w:szCs w:val="24"/>
        </w:rPr>
        <w:t xml:space="preserve"> available</w:t>
      </w:r>
      <w:r w:rsidR="00EB28FA">
        <w:rPr>
          <w:rFonts w:ascii="Times New Roman" w:hAnsi="Times New Roman" w:cs="Times New Roman"/>
          <w:sz w:val="24"/>
          <w:szCs w:val="24"/>
        </w:rPr>
        <w:t xml:space="preserve"> as an R package </w:t>
      </w:r>
      <w:r w:rsidR="00EB28FA">
        <w:rPr>
          <w:rFonts w:ascii="Times New Roman" w:hAnsi="Times New Roman" w:cs="Times New Roman"/>
          <w:i/>
          <w:sz w:val="24"/>
          <w:szCs w:val="24"/>
        </w:rPr>
        <w:t>TagGrowth</w:t>
      </w:r>
      <w:r>
        <w:rPr>
          <w:rFonts w:ascii="Times New Roman" w:hAnsi="Times New Roman" w:cs="Times New Roman"/>
          <w:sz w:val="24"/>
          <w:szCs w:val="24"/>
        </w:rPr>
        <w:t>.</w:t>
      </w: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34058D">
      <w:pPr>
        <w:tabs>
          <w:tab w:val="left" w:pos="360"/>
          <w:tab w:val="left" w:pos="720"/>
          <w:tab w:val="left" w:pos="8640"/>
        </w:tabs>
        <w:spacing w:after="0" w:line="480" w:lineRule="auto"/>
        <w:rPr>
          <w:rFonts w:ascii="Courier New" w:hAnsi="Courier New" w:cs="Courier New"/>
        </w:rPr>
      </w:pPr>
      <w:hyperlink r:id="rId10" w:anchor="40100" w:history="1">
        <w:r w:rsidR="003B2528" w:rsidRPr="00DE7E93">
          <w:rPr>
            <w:rStyle w:val="Hyperlink"/>
            <w:rFonts w:ascii="Courier New" w:hAnsi="Courier New" w:cs="Courier New"/>
          </w:rPr>
          <w:t>http://www.elsevier.com/journals/fisheries-research/0165-7836/guide-for-authors#40100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1E22E9D3"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r w:rsidR="00FB5CE1">
        <w:rPr>
          <w:rFonts w:ascii="Times New Roman" w:hAnsi="Times New Roman" w:cs="Times New Roman"/>
          <w:sz w:val="24"/>
          <w:szCs w:val="24"/>
        </w:rPr>
        <w:t xml:space="preserve"> </w:t>
      </w:r>
      <w:r w:rsidR="00FB5CE1">
        <w:rPr>
          <w:rFonts w:ascii="Times New Roman" w:hAnsi="Times New Roman" w:cs="Times New Roman"/>
          <w:sz w:val="24"/>
          <w:szCs w:val="24"/>
        </w:rPr>
        <w:fldChar w:fldCharType="begin"/>
      </w:r>
      <w:ins w:id="27" w:author="JTT" w:date="2015-02-17T07:28:00Z">
        <w:r w:rsidR="0034058D">
          <w:rPr>
            <w:rFonts w:ascii="Times New Roman" w:hAnsi="Times New Roman" w:cs="Times New Roman"/>
            <w:sz w:val="24"/>
            <w:szCs w:val="24"/>
          </w:rPr>
          <w:instrText xml:space="preserve"> ADDIN ZOTERO_ITEM CSL_CITATION {"citationID":"1lfnegiqi3","properties":{"formattedCitation":"(Shelton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ins>
      <w:del w:id="28" w:author="JTT" w:date="2015-02-17T07:28:00Z">
        <w:r w:rsidR="00FB5CE1" w:rsidDel="0034058D">
          <w:rPr>
            <w:rFonts w:ascii="Times New Roman" w:hAnsi="Times New Roman" w:cs="Times New Roman"/>
            <w:sz w:val="24"/>
            <w:szCs w:val="24"/>
          </w:rPr>
          <w:delInstrText xml:space="preserve"> ADDIN ZOTERO_ITEM CSL_CITATION {"citationID":"1lfnegiqi3","properties":{"formattedCitation":"(Shelton et al., 2013)","plainCitation":"(Shelton et al., 2013)"},"citationItems":[{"id":"1kvtVTBZ/T0KTvycI","uris":["http://zotero.org/users/251206/items/EFDWH7VZ"],"uri":["http://zotero.org/users/251206/items/EFDWH7VZ"],"itemData":{"id":"1kvtVTBZ/T0KTvycI","type":"article-journal","title":"Separating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delInstrText>
        </w:r>
      </w:del>
      <w:r w:rsidR="00FB5CE1">
        <w:rPr>
          <w:rFonts w:ascii="Times New Roman" w:hAnsi="Times New Roman" w:cs="Times New Roman"/>
          <w:sz w:val="24"/>
          <w:szCs w:val="24"/>
        </w:rPr>
        <w:fldChar w:fldCharType="separate"/>
      </w:r>
      <w:r w:rsidR="00FB5CE1" w:rsidRPr="00FB5CE1">
        <w:rPr>
          <w:rFonts w:ascii="Times New Roman" w:hAnsi="Times New Roman" w:cs="Times New Roman"/>
          <w:sz w:val="24"/>
        </w:rPr>
        <w:t>(Shelton et al., 2013)</w:t>
      </w:r>
      <w:r w:rsidR="00FB5CE1">
        <w:rPr>
          <w:rFonts w:ascii="Times New Roman" w:hAnsi="Times New Roman" w:cs="Times New Roman"/>
          <w:sz w:val="24"/>
          <w:szCs w:val="24"/>
        </w:rPr>
        <w:fldChar w:fldCharType="end"/>
      </w:r>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138939A4"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Many recent studies of captive or wild populations have demonstrated persistent differences in behavioral or phenotypic traits among individuals (termed differences in “personality”</w:t>
      </w:r>
      <w:ins w:id="29" w:author="JTT" w:date="2015-02-17T07:41:00Z">
        <w:r w:rsidR="00BA3791">
          <w:rPr>
            <w:rFonts w:ascii="Times New Roman" w:hAnsi="Times New Roman" w:cs="Times New Roman"/>
            <w:sz w:val="24"/>
            <w:szCs w:val="24"/>
          </w:rPr>
          <w:t xml:space="preserve">, </w:t>
        </w:r>
        <w:commentRangeStart w:id="30"/>
        <w:r w:rsidR="00BA3791" w:rsidRPr="006F474E">
          <w:rPr>
            <w:rFonts w:ascii="Times New Roman" w:hAnsi="Times New Roman" w:cs="Times New Roman"/>
            <w:sz w:val="24"/>
          </w:rPr>
          <w:t>Wolf and Weissing, 2012</w:t>
        </w:r>
        <w:commentRangeEnd w:id="30"/>
        <w:r w:rsidR="00BA3791">
          <w:rPr>
            <w:rStyle w:val="CommentReference"/>
          </w:rPr>
          <w:commentReference w:id="30"/>
        </w:r>
      </w:ins>
      <w:r>
        <w:rPr>
          <w:rFonts w:ascii="Times New Roman" w:hAnsi="Times New Roman" w:cs="Times New Roman"/>
          <w:sz w:val="24"/>
          <w:szCs w:val="24"/>
        </w:rPr>
        <w:t xml:space="preserve">).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For example, persistent differences in growth rate, combined with size-selective harvest, will result in older individuals being composed primarily of slow-growing individuals (termed “Rosa Lee’s Phenomenon”)</w:t>
      </w:r>
      <w:ins w:id="31" w:author="JTT" w:date="2015-02-17T07:41:00Z">
        <w:r w:rsidR="00BA3791">
          <w:rPr>
            <w:rFonts w:ascii="Times New Roman" w:hAnsi="Times New Roman" w:cs="Times New Roman"/>
            <w:sz w:val="24"/>
            <w:szCs w:val="24"/>
          </w:rPr>
          <w:t xml:space="preserve">, and has been demonstrated to occur in small-lake mesocosm experiments </w:t>
        </w:r>
      </w:ins>
      <w:ins w:id="32" w:author="JTT" w:date="2015-02-17T07:42:00Z">
        <w:r w:rsidR="00BA3791">
          <w:rPr>
            <w:rFonts w:ascii="Times New Roman" w:hAnsi="Times New Roman" w:cs="Times New Roman"/>
            <w:sz w:val="24"/>
            <w:szCs w:val="24"/>
          </w:rPr>
          <w:t>(</w:t>
        </w:r>
        <w:commentRangeStart w:id="33"/>
        <w:r w:rsidR="00BA3791">
          <w:rPr>
            <w:rFonts w:ascii="Times New Roman" w:hAnsi="Times New Roman" w:cs="Times New Roman"/>
            <w:sz w:val="24"/>
            <w:szCs w:val="24"/>
          </w:rPr>
          <w:t>Biro and Post 2008</w:t>
        </w:r>
        <w:commentRangeEnd w:id="33"/>
        <w:r w:rsidR="00BA3791">
          <w:rPr>
            <w:rStyle w:val="CommentReference"/>
          </w:rPr>
          <w:commentReference w:id="33"/>
        </w:r>
        <w:r w:rsidR="00BA3791">
          <w:rPr>
            <w:rFonts w:ascii="Times New Roman" w:hAnsi="Times New Roman" w:cs="Times New Roman"/>
            <w:sz w:val="24"/>
            <w:szCs w:val="24"/>
          </w:rPr>
          <w:t>)</w:t>
        </w:r>
      </w:ins>
      <w:r>
        <w:rPr>
          <w:rFonts w:ascii="Times New Roman" w:hAnsi="Times New Roman" w:cs="Times New Roman"/>
          <w:sz w:val="24"/>
          <w:szCs w:val="24"/>
        </w:rPr>
        <w:t xml:space="preserve">.  Failure to account for persistent differences in growth rate can lead to biased estimation of average growth rates in wild </w:t>
      </w:r>
      <w:r>
        <w:rPr>
          <w:rFonts w:ascii="Times New Roman" w:hAnsi="Times New Roman" w:cs="Times New Roman"/>
          <w:sz w:val="24"/>
          <w:szCs w:val="24"/>
        </w:rPr>
        <w:lastRenderedPageBreak/>
        <w:t xml:space="preserve">populations, and population dynamics models are increasingly developed to account for these effects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13698218" w:rsidR="00307F62" w:rsidDel="00C47457" w:rsidRDefault="00307F62">
      <w:pPr>
        <w:tabs>
          <w:tab w:val="left" w:pos="360"/>
          <w:tab w:val="left" w:pos="720"/>
          <w:tab w:val="left" w:pos="8640"/>
        </w:tabs>
        <w:spacing w:after="0" w:line="480" w:lineRule="auto"/>
        <w:rPr>
          <w:del w:id="34" w:author="JTT" w:date="2015-02-17T07:33:00Z"/>
          <w:rFonts w:ascii="Times New Roman" w:hAnsi="Times New Roman" w:cs="Times New Roman"/>
          <w:sz w:val="24"/>
          <w:szCs w:val="24"/>
        </w:rPr>
      </w:pPr>
      <w:moveFromRangeStart w:id="35" w:author="JTT" w:date="2015-02-17T07:33:00Z" w:name="move411921760"/>
      <w:moveFrom w:id="36" w:author="JTT" w:date="2015-02-17T07:33:00Z">
        <w:r w:rsidDel="00C47457">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sidDel="00C47457">
          <w:rPr>
            <w:rFonts w:ascii="Times New Roman" w:hAnsi="Times New Roman" w:cs="Times New Roman"/>
            <w:sz w:val="24"/>
            <w:szCs w:val="24"/>
          </w:rPr>
          <w:fldChar w:fldCharType="begin"/>
        </w:r>
        <w:r w:rsidR="002F1BE7" w:rsidDel="00C47457">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sidDel="00C47457">
          <w:rPr>
            <w:rFonts w:ascii="Times New Roman" w:hAnsi="Times New Roman" w:cs="Times New Roman"/>
            <w:sz w:val="24"/>
            <w:szCs w:val="24"/>
          </w:rPr>
          <w:fldChar w:fldCharType="separate"/>
        </w:r>
        <w:r w:rsidR="002F1BE7" w:rsidRPr="002F1BE7" w:rsidDel="00C47457">
          <w:rPr>
            <w:rFonts w:ascii="Times New Roman" w:hAnsi="Times New Roman" w:cs="Times New Roman"/>
            <w:sz w:val="24"/>
          </w:rPr>
          <w:t>(Black et al., 2010)</w:t>
        </w:r>
        <w:r w:rsidDel="00C47457">
          <w:rPr>
            <w:rFonts w:ascii="Times New Roman" w:hAnsi="Times New Roman" w:cs="Times New Roman"/>
            <w:sz w:val="24"/>
            <w:szCs w:val="24"/>
          </w:rPr>
          <w:fldChar w:fldCharType="end"/>
        </w:r>
        <w:r w:rsidDel="00C47457">
          <w:rPr>
            <w:rFonts w:ascii="Times New Roman" w:hAnsi="Times New Roman" w:cs="Times New Roman"/>
            <w:sz w:val="24"/>
            <w:szCs w:val="24"/>
          </w:rPr>
          <w:t>, and this may cause all individuals to have elevated or depressed growth rates in a given y</w:t>
        </w:r>
        <w:r w:rsidR="00DB5DB4" w:rsidDel="00C47457">
          <w:rPr>
            <w:rFonts w:ascii="Times New Roman" w:hAnsi="Times New Roman" w:cs="Times New Roman"/>
            <w:sz w:val="24"/>
            <w:szCs w:val="24"/>
          </w:rPr>
          <w:t>ear.  Recent meta-analytic work</w:t>
        </w:r>
        <w:r w:rsidDel="00C47457">
          <w:rPr>
            <w:rFonts w:ascii="Times New Roman" w:hAnsi="Times New Roman" w:cs="Times New Roman"/>
            <w:sz w:val="24"/>
            <w:szCs w:val="24"/>
          </w:rPr>
          <w:t xml:space="preserve"> has supported the hypothesis that time-variation in average growth rates is the rule rather than the exception for marine populations </w:t>
        </w:r>
        <w:r w:rsidDel="00C47457">
          <w:rPr>
            <w:rFonts w:ascii="Times New Roman" w:hAnsi="Times New Roman" w:cs="Times New Roman"/>
            <w:sz w:val="24"/>
            <w:szCs w:val="24"/>
          </w:rPr>
          <w:fldChar w:fldCharType="begin"/>
        </w:r>
        <w:r w:rsidR="002F1BE7" w:rsidDel="00C47457">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sidDel="00C47457">
          <w:rPr>
            <w:rFonts w:ascii="Times New Roman" w:hAnsi="Times New Roman" w:cs="Times New Roman"/>
            <w:sz w:val="24"/>
            <w:szCs w:val="24"/>
          </w:rPr>
          <w:fldChar w:fldCharType="separate"/>
        </w:r>
        <w:r w:rsidR="002F1BE7" w:rsidRPr="002F1BE7" w:rsidDel="00C47457">
          <w:rPr>
            <w:rFonts w:ascii="Times New Roman" w:hAnsi="Times New Roman" w:cs="Times New Roman"/>
            <w:sz w:val="24"/>
          </w:rPr>
          <w:t>(Thorson and Minte-Vera, In press)</w:t>
        </w:r>
        <w:r w:rsidDel="00C47457">
          <w:rPr>
            <w:rFonts w:ascii="Times New Roman" w:hAnsi="Times New Roman" w:cs="Times New Roman"/>
            <w:sz w:val="24"/>
            <w:szCs w:val="24"/>
          </w:rPr>
          <w:fldChar w:fldCharType="end"/>
        </w:r>
        <w:r w:rsidDel="00C47457">
          <w:rPr>
            <w:rFonts w:ascii="Times New Roman" w:hAnsi="Times New Roman" w:cs="Times New Roman"/>
            <w:sz w:val="24"/>
            <w:szCs w:val="24"/>
          </w:rPr>
          <w:t xml:space="preserve">.  Similarly, many studies have illustrated persistent spatial differences in growth rates </w:t>
        </w:r>
        <w:r w:rsidDel="00C47457">
          <w:rPr>
            <w:rFonts w:ascii="Times New Roman" w:hAnsi="Times New Roman" w:cs="Times New Roman"/>
            <w:sz w:val="24"/>
            <w:szCs w:val="24"/>
          </w:rPr>
          <w:fldChar w:fldCharType="begin"/>
        </w:r>
        <w:r w:rsidR="002F1BE7" w:rsidDel="00C47457">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Del="00C47457">
          <w:rPr>
            <w:rFonts w:ascii="Times New Roman" w:hAnsi="Times New Roman" w:cs="Times New Roman"/>
            <w:sz w:val="24"/>
            <w:szCs w:val="24"/>
          </w:rPr>
          <w:fldChar w:fldCharType="separate"/>
        </w:r>
        <w:r w:rsidR="002F1BE7" w:rsidRPr="002F1BE7" w:rsidDel="00C47457">
          <w:rPr>
            <w:rFonts w:ascii="Times New Roman" w:hAnsi="Times New Roman" w:cs="Times New Roman"/>
            <w:sz w:val="24"/>
          </w:rPr>
          <w:t>(Gertseva et al., 2010)</w:t>
        </w:r>
        <w:r w:rsidDel="00C47457">
          <w:rPr>
            <w:rFonts w:ascii="Times New Roman" w:hAnsi="Times New Roman" w:cs="Times New Roman"/>
            <w:sz w:val="24"/>
            <w:szCs w:val="24"/>
          </w:rPr>
          <w:fldChar w:fldCharType="end"/>
        </w:r>
        <w:r w:rsidDel="00C47457">
          <w:rPr>
            <w:rFonts w:ascii="Times New Roman" w:hAnsi="Times New Roman" w:cs="Times New Roman"/>
            <w:sz w:val="24"/>
            <w:szCs w:val="24"/>
          </w:rPr>
          <w:t xml:space="preserve">, e.g., where populations often have a smaller maximum size in warmer waters.  </w:t>
        </w:r>
      </w:moveFrom>
      <w:moveFromRangeEnd w:id="35"/>
      <w:ins w:id="37" w:author="JTT" w:date="2015-02-17T07:33:00Z">
        <w:r w:rsidR="00C47457">
          <w:rPr>
            <w:rFonts w:ascii="Times New Roman" w:hAnsi="Times New Roman" w:cs="Times New Roman"/>
            <w:sz w:val="24"/>
            <w:szCs w:val="24"/>
          </w:rPr>
          <w:tab/>
        </w:r>
      </w:ins>
      <w:del w:id="38" w:author="JTT" w:date="2015-02-17T07:47:00Z">
        <w:r w:rsidR="00410ED6" w:rsidDel="00BA3791">
          <w:rPr>
            <w:rFonts w:ascii="Times New Roman" w:hAnsi="Times New Roman" w:cs="Times New Roman"/>
            <w:sz w:val="24"/>
            <w:szCs w:val="24"/>
          </w:rPr>
          <w:delText>Sex</w:delText>
        </w:r>
        <w:r w:rsidR="00611A3B" w:rsidDel="00BA3791">
          <w:rPr>
            <w:rFonts w:ascii="Times New Roman" w:hAnsi="Times New Roman" w:cs="Times New Roman"/>
            <w:sz w:val="24"/>
            <w:szCs w:val="24"/>
          </w:rPr>
          <w:delText>-specific differences in behavior</w:delText>
        </w:r>
        <w:r w:rsidR="00410ED6" w:rsidDel="00BA3791">
          <w:rPr>
            <w:rFonts w:ascii="Times New Roman" w:hAnsi="Times New Roman" w:cs="Times New Roman"/>
            <w:sz w:val="24"/>
            <w:szCs w:val="24"/>
          </w:rPr>
          <w:delText xml:space="preserve"> can </w:delText>
        </w:r>
      </w:del>
      <w:del w:id="39" w:author="JTT" w:date="2015-02-17T07:43:00Z">
        <w:r w:rsidR="00410ED6" w:rsidDel="00BA3791">
          <w:rPr>
            <w:rFonts w:ascii="Times New Roman" w:hAnsi="Times New Roman" w:cs="Times New Roman"/>
            <w:sz w:val="24"/>
            <w:szCs w:val="24"/>
          </w:rPr>
          <w:delText xml:space="preserve">also </w:delText>
        </w:r>
      </w:del>
      <w:del w:id="40" w:author="JTT" w:date="2015-02-17T07:47:00Z">
        <w:r w:rsidR="00EB28FA" w:rsidDel="00BA3791">
          <w:rPr>
            <w:rFonts w:ascii="Times New Roman" w:hAnsi="Times New Roman" w:cs="Times New Roman"/>
            <w:sz w:val="24"/>
            <w:szCs w:val="24"/>
          </w:rPr>
          <w:delText xml:space="preserve">result in </w:delText>
        </w:r>
        <w:r w:rsidR="00611A3B" w:rsidDel="00BA3791">
          <w:rPr>
            <w:rFonts w:ascii="Times New Roman" w:hAnsi="Times New Roman" w:cs="Times New Roman"/>
            <w:sz w:val="24"/>
            <w:szCs w:val="24"/>
          </w:rPr>
          <w:delText>differences</w:delText>
        </w:r>
        <w:r w:rsidR="00410ED6" w:rsidDel="00BA3791">
          <w:rPr>
            <w:rFonts w:ascii="Times New Roman" w:hAnsi="Times New Roman" w:cs="Times New Roman"/>
            <w:sz w:val="24"/>
            <w:szCs w:val="24"/>
          </w:rPr>
          <w:delText xml:space="preserve"> in growth rates</w:delText>
        </w:r>
        <w:r w:rsidR="00611A3B" w:rsidDel="00BA3791">
          <w:rPr>
            <w:rFonts w:ascii="Times New Roman" w:hAnsi="Times New Roman" w:cs="Times New Roman"/>
            <w:sz w:val="24"/>
            <w:szCs w:val="24"/>
          </w:rPr>
          <w:delText xml:space="preserve"> </w:delText>
        </w:r>
        <w:r w:rsidR="00EB28FA" w:rsidDel="00BA3791">
          <w:rPr>
            <w:rFonts w:ascii="Times New Roman" w:hAnsi="Times New Roman" w:cs="Times New Roman"/>
            <w:sz w:val="24"/>
            <w:szCs w:val="24"/>
          </w:rPr>
          <w:delText>between males and females</w:delText>
        </w:r>
        <w:r w:rsidR="00587D96" w:rsidDel="00BA3791">
          <w:rPr>
            <w:rFonts w:ascii="Times New Roman" w:hAnsi="Times New Roman" w:cs="Times New Roman"/>
            <w:sz w:val="24"/>
            <w:szCs w:val="24"/>
          </w:rPr>
          <w:delText xml:space="preserve"> </w:delText>
        </w:r>
        <w:r w:rsidR="00587D96" w:rsidDel="00BA3791">
          <w:rPr>
            <w:rFonts w:ascii="Times New Roman" w:hAnsi="Times New Roman" w:cs="Times New Roman"/>
            <w:sz w:val="24"/>
            <w:szCs w:val="24"/>
          </w:rPr>
          <w:fldChar w:fldCharType="begin"/>
        </w:r>
        <w:r w:rsidR="00587D96" w:rsidDel="00BA3791">
          <w:rPr>
            <w:rFonts w:ascii="Times New Roman" w:hAnsi="Times New Roman" w:cs="Times New Roman"/>
            <w:sz w:val="24"/>
            <w:szCs w:val="24"/>
          </w:rPr>
          <w:delInstrText xml:space="preserve"> ADDIN ZOTERO_ITEM CSL_CITATION {"citationID":"195lp4l5tb","properties":{"formattedCitation":"(Biro and Sampson, 2015)","plainCitation":"(Biro and Sampson, 2015)"},"citationItems":[{"id":9,"uris":["http://zotero.org/users/local/UQR2zlZa/items/UAT75PKD"],"uri":["http://zotero.org/users/local/UQR2zlZa/items/UAT75PKD"],"itemData":{"id":9,"type":"article-journal","title":"Fishing directly selects on growth rate via behaviour: implications of growth-selection that is independent of size","container-title":"Proceedings of the Royal Society B: Biological Sciences","page":"20142283-20142283","volume":"282","issue":"1802","source":"CrossRef","DOI":"10.1098/rspb.2014.2283","ISSN":"0962-8452, 1471-2954","shortTitle":"Fishing directly selects on growth rate via behaviour","language":"en","author":[{"family":"Biro","given":"P. A."},{"family":"Sampson","given":"P."}],"issued":{"date-parts":[["2015",1,21]]},"accessed":{"date-parts":[["2015",2,17]]}}}],"schema":"https://github.com/citation-style-language/schema/raw/master/csl-citation.json"} </w:delInstrText>
        </w:r>
        <w:r w:rsidR="00587D96" w:rsidDel="00BA3791">
          <w:rPr>
            <w:rFonts w:ascii="Times New Roman" w:hAnsi="Times New Roman" w:cs="Times New Roman"/>
            <w:sz w:val="24"/>
            <w:szCs w:val="24"/>
          </w:rPr>
          <w:fldChar w:fldCharType="separate"/>
        </w:r>
        <w:r w:rsidR="00587D96" w:rsidRPr="00587D96" w:rsidDel="00BA3791">
          <w:rPr>
            <w:rFonts w:ascii="Times New Roman" w:hAnsi="Times New Roman" w:cs="Times New Roman"/>
            <w:sz w:val="24"/>
          </w:rPr>
          <w:delText>(Biro and Sampson, 2015)</w:delText>
        </w:r>
        <w:r w:rsidR="00587D96" w:rsidDel="00BA3791">
          <w:rPr>
            <w:rFonts w:ascii="Times New Roman" w:hAnsi="Times New Roman" w:cs="Times New Roman"/>
            <w:sz w:val="24"/>
            <w:szCs w:val="24"/>
          </w:rPr>
          <w:fldChar w:fldCharType="end"/>
        </w:r>
        <w:r w:rsidR="00410ED6" w:rsidDel="00BA3791">
          <w:rPr>
            <w:rFonts w:ascii="Times New Roman" w:hAnsi="Times New Roman" w:cs="Times New Roman"/>
            <w:sz w:val="24"/>
            <w:szCs w:val="24"/>
          </w:rPr>
          <w:delText>.</w:delText>
        </w:r>
      </w:del>
      <w:ins w:id="41" w:author="JTT" w:date="2015-02-17T07:44:00Z">
        <w:r w:rsidR="00BA3791">
          <w:rPr>
            <w:rFonts w:ascii="Times New Roman" w:hAnsi="Times New Roman" w:cs="Times New Roman"/>
            <w:sz w:val="24"/>
            <w:szCs w:val="24"/>
          </w:rPr>
          <w:t>In addition, individuals are likely to experience transient variation in growth rates</w:t>
        </w:r>
      </w:ins>
      <w:ins w:id="42" w:author="JTT" w:date="2015-02-17T07:47:00Z">
        <w:r w:rsidR="00BA3791">
          <w:rPr>
            <w:rFonts w:ascii="Times New Roman" w:hAnsi="Times New Roman" w:cs="Times New Roman"/>
            <w:sz w:val="24"/>
            <w:szCs w:val="24"/>
          </w:rPr>
          <w:t>.</w:t>
        </w:r>
      </w:ins>
      <w:ins w:id="43" w:author="JTT" w:date="2015-02-17T07:44:00Z">
        <w:r w:rsidR="00BA3791">
          <w:rPr>
            <w:rFonts w:ascii="Times New Roman" w:hAnsi="Times New Roman" w:cs="Times New Roman"/>
            <w:sz w:val="24"/>
            <w:szCs w:val="24"/>
          </w:rPr>
          <w:t xml:space="preserve"> </w:t>
        </w:r>
      </w:ins>
      <w:ins w:id="44" w:author="JTT" w:date="2015-02-17T07:47:00Z">
        <w:r w:rsidR="00BA3791">
          <w:rPr>
            <w:rFonts w:ascii="Times New Roman" w:hAnsi="Times New Roman" w:cs="Times New Roman"/>
            <w:sz w:val="24"/>
            <w:szCs w:val="24"/>
          </w:rPr>
          <w:t xml:space="preserve"> T</w:t>
        </w:r>
      </w:ins>
      <w:ins w:id="45" w:author="JTT" w:date="2015-02-17T07:44:00Z">
        <w:r w:rsidR="00BA3791">
          <w:rPr>
            <w:rFonts w:ascii="Times New Roman" w:hAnsi="Times New Roman" w:cs="Times New Roman"/>
            <w:sz w:val="24"/>
            <w:szCs w:val="24"/>
          </w:rPr>
          <w:t>ransient variation could be caused by many different processes including movement between warmer/colder ambient temperatures</w:t>
        </w:r>
      </w:ins>
      <w:ins w:id="46" w:author="JTT" w:date="2015-02-17T07:55:00Z">
        <w:r w:rsidR="001D702B">
          <w:rPr>
            <w:rFonts w:ascii="Times New Roman" w:hAnsi="Times New Roman" w:cs="Times New Roman"/>
            <w:sz w:val="24"/>
            <w:szCs w:val="24"/>
          </w:rPr>
          <w:t xml:space="preserve"> (and hence transient variation in metabolic rates)</w:t>
        </w:r>
      </w:ins>
      <w:ins w:id="47" w:author="JTT" w:date="2015-02-17T07:44:00Z">
        <w:r w:rsidR="00BA3791">
          <w:rPr>
            <w:rFonts w:ascii="Times New Roman" w:hAnsi="Times New Roman" w:cs="Times New Roman"/>
            <w:sz w:val="24"/>
            <w:szCs w:val="24"/>
          </w:rPr>
          <w:t>, periodic access to improved feeding</w:t>
        </w:r>
      </w:ins>
      <w:ins w:id="48" w:author="JTT" w:date="2015-02-17T07:54:00Z">
        <w:r w:rsidR="001D702B">
          <w:rPr>
            <w:rFonts w:ascii="Times New Roman" w:hAnsi="Times New Roman" w:cs="Times New Roman"/>
            <w:sz w:val="24"/>
            <w:szCs w:val="24"/>
          </w:rPr>
          <w:t xml:space="preserve"> (</w:t>
        </w:r>
        <w:commentRangeStart w:id="49"/>
        <w:r w:rsidR="001D702B" w:rsidRPr="00281D74">
          <w:rPr>
            <w:rFonts w:ascii="Times New Roman" w:hAnsi="Times New Roman" w:cs="Times New Roman"/>
            <w:sz w:val="24"/>
          </w:rPr>
          <w:t>Armstrong and Schindler, 2011</w:t>
        </w:r>
        <w:commentRangeEnd w:id="49"/>
        <w:r w:rsidR="001D702B">
          <w:rPr>
            <w:rStyle w:val="CommentReference"/>
          </w:rPr>
          <w:commentReference w:id="49"/>
        </w:r>
        <w:r w:rsidR="001D702B">
          <w:rPr>
            <w:rFonts w:ascii="Times New Roman" w:hAnsi="Times New Roman" w:cs="Times New Roman"/>
            <w:sz w:val="24"/>
          </w:rPr>
          <w:t>)</w:t>
        </w:r>
      </w:ins>
      <w:ins w:id="50" w:author="JTT" w:date="2015-02-17T07:44:00Z">
        <w:r w:rsidR="00BA3791">
          <w:rPr>
            <w:rFonts w:ascii="Times New Roman" w:hAnsi="Times New Roman" w:cs="Times New Roman"/>
            <w:sz w:val="24"/>
            <w:szCs w:val="24"/>
          </w:rPr>
          <w:t xml:space="preserve">, and </w:t>
        </w:r>
      </w:ins>
      <w:ins w:id="51" w:author="JTT" w:date="2015-02-17T07:55:00Z">
        <w:r w:rsidR="001D702B">
          <w:rPr>
            <w:rFonts w:ascii="Times New Roman" w:hAnsi="Times New Roman" w:cs="Times New Roman"/>
            <w:sz w:val="24"/>
            <w:szCs w:val="24"/>
          </w:rPr>
          <w:t xml:space="preserve">year-specific </w:t>
        </w:r>
      </w:ins>
      <w:ins w:id="52" w:author="JTT" w:date="2015-02-17T07:44:00Z">
        <w:r w:rsidR="00BA3791">
          <w:rPr>
            <w:rFonts w:ascii="Times New Roman" w:hAnsi="Times New Roman" w:cs="Times New Roman"/>
            <w:sz w:val="24"/>
            <w:szCs w:val="24"/>
          </w:rPr>
          <w:t xml:space="preserve">decisions </w:t>
        </w:r>
      </w:ins>
      <w:ins w:id="53" w:author="JTT" w:date="2015-02-17T07:55:00Z">
        <w:r w:rsidR="001D702B">
          <w:rPr>
            <w:rFonts w:ascii="Times New Roman" w:hAnsi="Times New Roman" w:cs="Times New Roman"/>
            <w:sz w:val="24"/>
            <w:szCs w:val="24"/>
          </w:rPr>
          <w:t xml:space="preserve">regarding the </w:t>
        </w:r>
      </w:ins>
      <w:ins w:id="54" w:author="JTT" w:date="2015-02-17T07:44:00Z">
        <w:r w:rsidR="00BA3791">
          <w:rPr>
            <w:rFonts w:ascii="Times New Roman" w:hAnsi="Times New Roman" w:cs="Times New Roman"/>
            <w:sz w:val="24"/>
            <w:szCs w:val="24"/>
          </w:rPr>
          <w:t>allocation of resources between growth and reproduction</w:t>
        </w:r>
      </w:ins>
      <w:ins w:id="55" w:author="JTT" w:date="2015-02-17T07:51:00Z">
        <w:r w:rsidR="001D702B">
          <w:rPr>
            <w:rFonts w:ascii="Times New Roman" w:hAnsi="Times New Roman" w:cs="Times New Roman"/>
            <w:sz w:val="24"/>
            <w:szCs w:val="24"/>
          </w:rPr>
          <w:t xml:space="preserve"> (</w:t>
        </w:r>
        <w:commentRangeStart w:id="56"/>
        <w:r w:rsidR="001D702B" w:rsidRPr="00281D74">
          <w:rPr>
            <w:rFonts w:ascii="Times New Roman" w:hAnsi="Times New Roman" w:cs="Times New Roman"/>
            <w:sz w:val="24"/>
            <w:szCs w:val="24"/>
          </w:rPr>
          <w:t>Jørgensen and Fiksen, 2006</w:t>
        </w:r>
        <w:commentRangeEnd w:id="56"/>
        <w:r w:rsidR="001D702B">
          <w:rPr>
            <w:rStyle w:val="CommentReference"/>
          </w:rPr>
          <w:commentReference w:id="56"/>
        </w:r>
        <w:r w:rsidR="001D702B">
          <w:rPr>
            <w:rFonts w:ascii="Times New Roman" w:hAnsi="Times New Roman" w:cs="Times New Roman"/>
            <w:sz w:val="24"/>
            <w:szCs w:val="24"/>
          </w:rPr>
          <w:t>)</w:t>
        </w:r>
      </w:ins>
      <w:ins w:id="57" w:author="JTT" w:date="2015-02-17T07:44:00Z">
        <w:r w:rsidR="00BA3791">
          <w:rPr>
            <w:rFonts w:ascii="Times New Roman" w:hAnsi="Times New Roman" w:cs="Times New Roman"/>
            <w:sz w:val="24"/>
            <w:szCs w:val="24"/>
          </w:rPr>
          <w:t xml:space="preserve">.  </w:t>
        </w:r>
      </w:ins>
      <w:ins w:id="58" w:author="JTT" w:date="2015-02-17T07:47:00Z">
        <w:r w:rsidR="00BA3791">
          <w:rPr>
            <w:rFonts w:ascii="Times New Roman" w:hAnsi="Times New Roman" w:cs="Times New Roman"/>
            <w:sz w:val="24"/>
            <w:szCs w:val="24"/>
          </w:rPr>
          <w:t>Finally, s</w:t>
        </w:r>
        <w:r w:rsidR="00BA3791">
          <w:rPr>
            <w:rFonts w:ascii="Times New Roman" w:hAnsi="Times New Roman" w:cs="Times New Roman"/>
            <w:sz w:val="24"/>
            <w:szCs w:val="24"/>
          </w:rPr>
          <w:t xml:space="preserve">ex-specific differences in behavior can result in differences in </w:t>
        </w:r>
      </w:ins>
      <w:ins w:id="59" w:author="JTT" w:date="2015-02-17T07:55:00Z">
        <w:r w:rsidR="001D702B">
          <w:rPr>
            <w:rFonts w:ascii="Times New Roman" w:hAnsi="Times New Roman" w:cs="Times New Roman"/>
            <w:sz w:val="24"/>
            <w:szCs w:val="24"/>
          </w:rPr>
          <w:t xml:space="preserve">average </w:t>
        </w:r>
      </w:ins>
      <w:ins w:id="60" w:author="JTT" w:date="2015-02-17T07:47:00Z">
        <w:r w:rsidR="00BA3791">
          <w:rPr>
            <w:rFonts w:ascii="Times New Roman" w:hAnsi="Times New Roman" w:cs="Times New Roman"/>
            <w:sz w:val="24"/>
            <w:szCs w:val="24"/>
          </w:rPr>
          <w:t xml:space="preserve">growth rates between males and females </w:t>
        </w:r>
        <w:r w:rsidR="00BA3791">
          <w:rPr>
            <w:rFonts w:ascii="Times New Roman" w:hAnsi="Times New Roman" w:cs="Times New Roman"/>
            <w:sz w:val="24"/>
            <w:szCs w:val="24"/>
          </w:rPr>
          <w:fldChar w:fldCharType="begin"/>
        </w:r>
        <w:r w:rsidR="00BA3791">
          <w:rPr>
            <w:rFonts w:ascii="Times New Roman" w:hAnsi="Times New Roman" w:cs="Times New Roman"/>
            <w:sz w:val="24"/>
            <w:szCs w:val="24"/>
          </w:rPr>
          <w:instrText xml:space="preserve"> ADDIN ZOTERO_ITEM CSL_CITATION {"citationID":"195lp4l5tb","properties":{"formattedCitation":"(Biro and Sampson, 2015)","plainCitation":"(Biro and Sampson, 2015)"},"citationItems":[{"id":9,"uris":["http://zotero.org/users/local/UQR2zlZa/items/UAT75PKD"],"uri":["http://zotero.org/users/local/UQR2zlZa/items/UAT75PKD"],"itemData":{"id":9,"type":"article-journal","title":"Fishing directly selects on growth rate via behaviour: implications of growth-selection that is independent of size","container-title":"Proceedings of the Royal Society B: Biological Sciences","page":"20142283-20142283","volume":"282","issue":"1802","source":"CrossRef","DOI":"10.1098/rspb.2014.2283","ISSN":"0962-8452, 1471-2954","shortTitle":"Fishing directly selects on growth rate via behaviour","language":"en","author":[{"family":"Biro","given":"P. A."},{"family":"Sampson","given":"P."}],"issued":{"date-parts":[["2015",1,21]]},"accessed":{"date-parts":[["2015",2,17]]}}}],"schema":"https://github.com/citation-style-language/schema/raw/master/csl-citation.json"} </w:instrText>
        </w:r>
        <w:r w:rsidR="00BA3791">
          <w:rPr>
            <w:rFonts w:ascii="Times New Roman" w:hAnsi="Times New Roman" w:cs="Times New Roman"/>
            <w:sz w:val="24"/>
            <w:szCs w:val="24"/>
          </w:rPr>
          <w:fldChar w:fldCharType="separate"/>
        </w:r>
        <w:r w:rsidR="00BA3791" w:rsidRPr="00587D96">
          <w:rPr>
            <w:rFonts w:ascii="Times New Roman" w:hAnsi="Times New Roman" w:cs="Times New Roman"/>
            <w:sz w:val="24"/>
          </w:rPr>
          <w:t>(Biro and Sampson, 2015)</w:t>
        </w:r>
        <w:r w:rsidR="00BA3791">
          <w:rPr>
            <w:rFonts w:ascii="Times New Roman" w:hAnsi="Times New Roman" w:cs="Times New Roman"/>
            <w:sz w:val="24"/>
            <w:szCs w:val="24"/>
          </w:rPr>
          <w:fldChar w:fldCharType="end"/>
        </w:r>
        <w:r w:rsidR="00BA3791">
          <w:rPr>
            <w:rFonts w:ascii="Times New Roman" w:hAnsi="Times New Roman" w:cs="Times New Roman"/>
            <w:sz w:val="24"/>
            <w:szCs w:val="24"/>
          </w:rPr>
          <w:t xml:space="preserve">.  Sex-specific differences in growth rate are commonly included in population models for marine species </w:t>
        </w:r>
        <w:r w:rsidR="00BA3791">
          <w:rPr>
            <w:rFonts w:ascii="Times New Roman" w:hAnsi="Times New Roman" w:cs="Times New Roman"/>
            <w:sz w:val="24"/>
            <w:szCs w:val="24"/>
          </w:rPr>
          <w:fldChar w:fldCharType="begin"/>
        </w:r>
        <w:r w:rsidR="00BA3791">
          <w:rPr>
            <w:rFonts w:ascii="Times New Roman" w:hAnsi="Times New Roman" w:cs="Times New Roman"/>
            <w:sz w:val="24"/>
            <w:szCs w:val="24"/>
          </w:rPr>
          <w:instrText xml:space="preserve"> ADDIN ZOTERO_ITEM CSL_CITATION {"citationID":"fre5e15pi","properties":{"formattedCitation":"(Methot and Wetzel, 2013)","plainCitation":"(Methot and Wetzel, 2013)"},"citationItems":[{"id":163,"uris":["http://zotero.org/users/251206/items/8U3GT4KC"],"uri":["http://zotero.org/users/251206/items/8U3GT4KC"],"itemData":{"id":163,"type":"article-journal","title":"Stock synthesis: A biological and statistical framework for fish stock assessment and fishery management","container-title":"Fisheries Research","page":"86-99","volume":"142","journalAbbreviation":"Fish. Res.","author":[{"family":"Methot","given":"Richard D."},{"family":"Wetzel","given":"Chantell R."}],"issued":{"date-parts":[["2013"]]}}}],"schema":"https://github.com/citation-style-language/schema/raw/master/csl-citation.json"} </w:instrText>
        </w:r>
        <w:r w:rsidR="00BA3791">
          <w:rPr>
            <w:rFonts w:ascii="Times New Roman" w:hAnsi="Times New Roman" w:cs="Times New Roman"/>
            <w:sz w:val="24"/>
            <w:szCs w:val="24"/>
          </w:rPr>
          <w:fldChar w:fldCharType="separate"/>
        </w:r>
        <w:r w:rsidR="00BA3791" w:rsidRPr="00806310">
          <w:rPr>
            <w:rFonts w:ascii="Times New Roman" w:hAnsi="Times New Roman" w:cs="Times New Roman"/>
            <w:sz w:val="24"/>
          </w:rPr>
          <w:t>(Methot and Wetzel, 2013)</w:t>
        </w:r>
        <w:r w:rsidR="00BA3791">
          <w:rPr>
            <w:rFonts w:ascii="Times New Roman" w:hAnsi="Times New Roman" w:cs="Times New Roman"/>
            <w:sz w:val="24"/>
            <w:szCs w:val="24"/>
          </w:rPr>
          <w:fldChar w:fldCharType="end"/>
        </w:r>
        <w:r w:rsidR="00BA3791">
          <w:rPr>
            <w:rFonts w:ascii="Times New Roman" w:hAnsi="Times New Roman" w:cs="Times New Roman"/>
            <w:sz w:val="24"/>
            <w:szCs w:val="24"/>
          </w:rPr>
          <w:t xml:space="preserve">.  </w:t>
        </w:r>
      </w:ins>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del w:id="61" w:author="JTT" w:date="2015-02-17T07:33:00Z">
        <w:r w:rsidDel="00C47457">
          <w:rPr>
            <w:rFonts w:ascii="Times New Roman" w:hAnsi="Times New Roman" w:cs="Times New Roman"/>
            <w:sz w:val="24"/>
            <w:szCs w:val="24"/>
          </w:rPr>
          <w:tab/>
        </w:r>
      </w:del>
      <w:r>
        <w:rPr>
          <w:rFonts w:ascii="Times New Roman" w:hAnsi="Times New Roman" w:cs="Times New Roman"/>
          <w:sz w:val="24"/>
          <w:szCs w:val="24"/>
        </w:rPr>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1B3EAF9A" w:rsidR="00091C30" w:rsidDel="00BA3791" w:rsidRDefault="00091C30">
      <w:pPr>
        <w:pStyle w:val="ListParagraph"/>
        <w:numPr>
          <w:ilvl w:val="0"/>
          <w:numId w:val="3"/>
        </w:numPr>
        <w:tabs>
          <w:tab w:val="left" w:pos="360"/>
          <w:tab w:val="left" w:pos="720"/>
          <w:tab w:val="left" w:pos="8640"/>
        </w:tabs>
        <w:spacing w:after="0" w:line="480" w:lineRule="auto"/>
        <w:rPr>
          <w:del w:id="62" w:author="JTT" w:date="2015-02-17T07:45:00Z"/>
          <w:rFonts w:ascii="Times New Roman" w:hAnsi="Times New Roman" w:cs="Times New Roman"/>
          <w:sz w:val="24"/>
          <w:szCs w:val="24"/>
        </w:rPr>
      </w:pPr>
      <w:del w:id="63" w:author="JTT" w:date="2015-02-17T07:45:00Z">
        <w:r w:rsidDel="00BA3791">
          <w:rPr>
            <w:rFonts w:ascii="Times New Roman" w:hAnsi="Times New Roman" w:cs="Times New Roman"/>
            <w:sz w:val="24"/>
            <w:szCs w:val="24"/>
          </w:rPr>
          <w:delText>Spatial variation (i.e., some areas have different size at age on average than others)</w:delText>
        </w:r>
      </w:del>
    </w:p>
    <w:p w14:paraId="22BF7002" w14:textId="4EE374F2" w:rsidR="00091C30" w:rsidDel="00BA3791" w:rsidRDefault="00091C30">
      <w:pPr>
        <w:pStyle w:val="ListParagraph"/>
        <w:numPr>
          <w:ilvl w:val="0"/>
          <w:numId w:val="3"/>
        </w:numPr>
        <w:tabs>
          <w:tab w:val="left" w:pos="360"/>
          <w:tab w:val="left" w:pos="720"/>
          <w:tab w:val="left" w:pos="8640"/>
        </w:tabs>
        <w:spacing w:after="0" w:line="480" w:lineRule="auto"/>
        <w:rPr>
          <w:del w:id="64" w:author="JTT" w:date="2015-02-17T07:45:00Z"/>
          <w:rFonts w:ascii="Times New Roman" w:hAnsi="Times New Roman" w:cs="Times New Roman"/>
          <w:sz w:val="24"/>
          <w:szCs w:val="24"/>
        </w:rPr>
      </w:pPr>
      <w:del w:id="65" w:author="JTT" w:date="2015-02-17T07:45:00Z">
        <w:r w:rsidDel="00BA3791">
          <w:rPr>
            <w:rFonts w:ascii="Times New Roman" w:hAnsi="Times New Roman" w:cs="Times New Roman"/>
            <w:sz w:val="24"/>
            <w:szCs w:val="24"/>
          </w:rPr>
          <w:delText>Temporal variation (i.e., all individuals having elevated or depressed growth rates in a given year)</w:delText>
        </w:r>
      </w:del>
    </w:p>
    <w:p w14:paraId="2538C436" w14:textId="00ACC0F4" w:rsidR="00091C30" w:rsidRDefault="00EB28FA">
      <w:pPr>
        <w:pStyle w:val="ListParagraph"/>
        <w:numPr>
          <w:ilvl w:val="0"/>
          <w:numId w:val="3"/>
        </w:numPr>
        <w:tabs>
          <w:tab w:val="left" w:pos="360"/>
          <w:tab w:val="left" w:pos="720"/>
          <w:tab w:val="left" w:pos="8640"/>
        </w:tabs>
        <w:spacing w:after="0" w:line="480" w:lineRule="auto"/>
        <w:rPr>
          <w:ins w:id="66" w:author="JTT" w:date="2015-02-17T07:45:00Z"/>
          <w:rFonts w:ascii="Times New Roman" w:hAnsi="Times New Roman" w:cs="Times New Roman"/>
          <w:sz w:val="24"/>
          <w:szCs w:val="24"/>
        </w:rPr>
      </w:pPr>
      <w:r>
        <w:rPr>
          <w:rFonts w:ascii="Times New Roman" w:hAnsi="Times New Roman" w:cs="Times New Roman"/>
          <w:sz w:val="24"/>
          <w:szCs w:val="24"/>
        </w:rPr>
        <w:t xml:space="preserve">Transient </w:t>
      </w:r>
      <w:r w:rsidR="00091C30">
        <w:rPr>
          <w:rFonts w:ascii="Times New Roman" w:hAnsi="Times New Roman" w:cs="Times New Roman"/>
          <w:sz w:val="24"/>
          <w:szCs w:val="24"/>
        </w:rPr>
        <w:t xml:space="preserve">variation </w:t>
      </w:r>
      <w:r>
        <w:rPr>
          <w:rFonts w:ascii="Times New Roman" w:hAnsi="Times New Roman" w:cs="Times New Roman"/>
          <w:sz w:val="24"/>
          <w:szCs w:val="24"/>
        </w:rPr>
        <w:t xml:space="preserve">over time for a given individual </w:t>
      </w:r>
      <w:r w:rsidR="00091C30">
        <w:rPr>
          <w:rFonts w:ascii="Times New Roman" w:hAnsi="Times New Roman" w:cs="Times New Roman"/>
          <w:sz w:val="24"/>
          <w:szCs w:val="24"/>
        </w:rPr>
        <w:t>(i.e., individuals will have spurts and drops in growth rates).</w:t>
      </w:r>
    </w:p>
    <w:p w14:paraId="0F9D2D23" w14:textId="51832069" w:rsidR="00BA3791" w:rsidRDefault="00BA3791">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ins w:id="67" w:author="JTT" w:date="2015-02-17T07:45:00Z">
        <w:r>
          <w:rPr>
            <w:rFonts w:ascii="Times New Roman" w:hAnsi="Times New Roman" w:cs="Times New Roman"/>
            <w:sz w:val="24"/>
            <w:szCs w:val="24"/>
          </w:rPr>
          <w:t>Variation in average growth rates between males and females</w:t>
        </w:r>
      </w:ins>
    </w:p>
    <w:p w14:paraId="0DCC0A09" w14:textId="5941614F" w:rsidR="00091C30" w:rsidRDefault="00BA3791">
      <w:pPr>
        <w:tabs>
          <w:tab w:val="left" w:pos="360"/>
          <w:tab w:val="left" w:pos="720"/>
          <w:tab w:val="left" w:pos="8640"/>
        </w:tabs>
        <w:spacing w:after="0" w:line="480" w:lineRule="auto"/>
        <w:rPr>
          <w:rFonts w:ascii="Times New Roman" w:hAnsi="Times New Roman" w:cs="Times New Roman"/>
          <w:sz w:val="24"/>
          <w:szCs w:val="24"/>
        </w:rPr>
      </w:pPr>
      <w:ins w:id="68" w:author="JTT" w:date="2015-02-17T07:46:00Z">
        <w:r>
          <w:rPr>
            <w:rFonts w:ascii="Times New Roman" w:hAnsi="Times New Roman" w:cs="Times New Roman"/>
            <w:sz w:val="24"/>
            <w:szCs w:val="24"/>
          </w:rPr>
          <w:t xml:space="preserve">Estimation of growth rates amog individuals and over time therefore requires partitioning variation among multiple </w:t>
        </w:r>
      </w:ins>
      <w:ins w:id="69" w:author="JTT" w:date="2015-02-17T07:56:00Z">
        <w:r w:rsidR="00801A43">
          <w:rPr>
            <w:rFonts w:ascii="Times New Roman" w:hAnsi="Times New Roman" w:cs="Times New Roman"/>
            <w:sz w:val="24"/>
            <w:szCs w:val="24"/>
          </w:rPr>
          <w:t xml:space="preserve">potential </w:t>
        </w:r>
      </w:ins>
      <w:ins w:id="70" w:author="JTT" w:date="2015-02-17T07:46:00Z">
        <w:r>
          <w:rPr>
            <w:rFonts w:ascii="Times New Roman" w:hAnsi="Times New Roman" w:cs="Times New Roman"/>
            <w:sz w:val="24"/>
            <w:szCs w:val="24"/>
          </w:rPr>
          <w:t>types</w:t>
        </w:r>
      </w:ins>
      <w:ins w:id="71" w:author="JTT" w:date="2015-02-17T07:56:00Z">
        <w:r w:rsidR="00F81B68">
          <w:rPr>
            <w:rFonts w:ascii="Times New Roman" w:hAnsi="Times New Roman" w:cs="Times New Roman"/>
            <w:sz w:val="24"/>
            <w:szCs w:val="24"/>
          </w:rPr>
          <w:t xml:space="preserve">, and </w:t>
        </w:r>
      </w:ins>
      <w:del w:id="72" w:author="JTT" w:date="2015-02-17T07:56:00Z">
        <w:r w:rsidR="00091C30" w:rsidDel="00F81B68">
          <w:rPr>
            <w:rFonts w:ascii="Times New Roman" w:hAnsi="Times New Roman" w:cs="Times New Roman"/>
            <w:sz w:val="24"/>
            <w:szCs w:val="24"/>
          </w:rPr>
          <w:delText>M</w:delText>
        </w:r>
      </w:del>
      <w:ins w:id="73" w:author="JTT" w:date="2015-02-17T07:56:00Z">
        <w:r w:rsidR="00F81B68">
          <w:rPr>
            <w:rFonts w:ascii="Times New Roman" w:hAnsi="Times New Roman" w:cs="Times New Roman"/>
            <w:sz w:val="24"/>
            <w:szCs w:val="24"/>
          </w:rPr>
          <w:t>m</w:t>
        </w:r>
      </w:ins>
      <w:r w:rsidR="00091C30">
        <w:rPr>
          <w:rFonts w:ascii="Times New Roman" w:hAnsi="Times New Roman" w:cs="Times New Roman"/>
          <w:sz w:val="24"/>
          <w:szCs w:val="24"/>
        </w:rPr>
        <w:t xml:space="preserve">ixed-effects models are generally </w:t>
      </w:r>
      <w:del w:id="74" w:author="JTT" w:date="2015-02-17T07:56:00Z">
        <w:r w:rsidR="00091C30" w:rsidDel="00F81B68">
          <w:rPr>
            <w:rFonts w:ascii="Times New Roman" w:hAnsi="Times New Roman" w:cs="Times New Roman"/>
            <w:sz w:val="24"/>
            <w:szCs w:val="24"/>
          </w:rPr>
          <w:delText xml:space="preserve">used to decompose variance in a data set into multiple sources of variability </w:delText>
        </w:r>
      </w:del>
      <w:ins w:id="75" w:author="JTT" w:date="2015-02-17T07:56:00Z">
        <w:r w:rsidR="00F81B68">
          <w:rPr>
            <w:rFonts w:ascii="Times New Roman" w:hAnsi="Times New Roman" w:cs="Times New Roman"/>
            <w:sz w:val="24"/>
            <w:szCs w:val="24"/>
          </w:rPr>
          <w:t xml:space="preserve">advocated for this task </w:t>
        </w:r>
      </w:ins>
      <w:r w:rsidR="00091C30">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091C30">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091C30">
        <w:rPr>
          <w:rFonts w:ascii="Times New Roman" w:hAnsi="Times New Roman" w:cs="Times New Roman"/>
          <w:sz w:val="24"/>
          <w:szCs w:val="24"/>
        </w:rPr>
        <w:fldChar w:fldCharType="end"/>
      </w:r>
      <w:r w:rsidR="00091C30">
        <w:rPr>
          <w:rFonts w:ascii="Times New Roman" w:hAnsi="Times New Roman" w:cs="Times New Roman"/>
          <w:sz w:val="24"/>
          <w:szCs w:val="24"/>
        </w:rPr>
        <w:t xml:space="preserve">.  Mixed-effects models </w:t>
      </w:r>
      <w:del w:id="76" w:author="JTT" w:date="2015-02-17T07:56:00Z">
        <w:r w:rsidR="00091C30" w:rsidDel="00F81B68">
          <w:rPr>
            <w:rFonts w:ascii="Times New Roman" w:hAnsi="Times New Roman" w:cs="Times New Roman"/>
            <w:sz w:val="24"/>
            <w:szCs w:val="24"/>
          </w:rPr>
          <w:delText xml:space="preserve">accomplish this </w:delText>
        </w:r>
      </w:del>
      <w:ins w:id="77" w:author="JTT" w:date="2015-02-17T07:56:00Z">
        <w:r w:rsidR="00F81B68">
          <w:rPr>
            <w:rFonts w:ascii="Times New Roman" w:hAnsi="Times New Roman" w:cs="Times New Roman"/>
            <w:sz w:val="24"/>
            <w:szCs w:val="24"/>
          </w:rPr>
          <w:t xml:space="preserve">partition variation among multiple sources </w:t>
        </w:r>
      </w:ins>
      <w:r w:rsidR="00091C30">
        <w:rPr>
          <w:rFonts w:ascii="Times New Roman" w:hAnsi="Times New Roman" w:cs="Times New Roman"/>
          <w:sz w:val="24"/>
          <w:szCs w:val="24"/>
        </w:rPr>
        <w:t>by estimating true siz</w:t>
      </w:r>
      <w:r w:rsidR="00BC432C">
        <w:rPr>
          <w:rFonts w:ascii="Times New Roman" w:hAnsi="Times New Roman" w:cs="Times New Roman"/>
          <w:sz w:val="24"/>
          <w:szCs w:val="24"/>
        </w:rPr>
        <w:t>e at age as a latent variable</w:t>
      </w:r>
      <w:r w:rsidR="00091C30">
        <w:rPr>
          <w:rFonts w:ascii="Times New Roman" w:hAnsi="Times New Roman" w:cs="Times New Roman"/>
          <w:sz w:val="24"/>
          <w:szCs w:val="24"/>
        </w:rPr>
        <w:t xml:space="preserve">, which is integrated across during estimation of growth parameters.  </w:t>
      </w:r>
      <w:ins w:id="78" w:author="JTT" w:date="2015-02-17T07:57:00Z">
        <w:r w:rsidR="0059107B">
          <w:rPr>
            <w:rFonts w:ascii="Times New Roman" w:hAnsi="Times New Roman" w:cs="Times New Roman"/>
            <w:sz w:val="24"/>
            <w:szCs w:val="24"/>
          </w:rPr>
          <w:t xml:space="preserve">True growth rates can therefore vary among individuals, and the magnitude of this variation can be explained by multiple putative sources.  </w:t>
        </w:r>
      </w:ins>
      <w:r w:rsidR="00091C30">
        <w:rPr>
          <w:rFonts w:ascii="Times New Roman" w:hAnsi="Times New Roman" w:cs="Times New Roman"/>
          <w:sz w:val="24"/>
          <w:szCs w:val="24"/>
        </w:rPr>
        <w:lastRenderedPageBreak/>
        <w:t xml:space="preserve">Hierarchical models are increasingly advocated as a strategy to partition variability into multiple sources, and hence to interpret which source of variance is worth further study </w:t>
      </w:r>
      <w:r w:rsidR="00091C30">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{"citationID":"21c5sbv256","properties":{"formattedCitation":"(Gelman, 2005; Larsen et al., 2001)","plainCitation":"(Gelman, 2005; Larsen et al., 2001)"},"citationItems":[{"id":2995,"uris":["http://zotero.org/users/251206/items/UNW6RT3T"],"uri":["http://zotero.org/users/251206/items/UNW6RT3T"],"itemData":{"id":2995,"type":"article-journal","title":"Designs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sidR="00091C30">
        <w:rPr>
          <w:rFonts w:ascii="Times New Roman" w:hAnsi="Times New Roman" w:cs="Times New Roman"/>
          <w:sz w:val="24"/>
          <w:szCs w:val="24"/>
        </w:rPr>
        <w:fldChar w:fldCharType="separate"/>
      </w:r>
      <w:r w:rsidR="002F1BE7" w:rsidRPr="002F1BE7">
        <w:rPr>
          <w:rFonts w:ascii="Times New Roman" w:hAnsi="Times New Roman" w:cs="Times New Roman"/>
          <w:sz w:val="24"/>
        </w:rPr>
        <w:t>(Gelman, 2005; Larsen et al., 2001)</w:t>
      </w:r>
      <w:r w:rsidR="00091C30">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090A7FDC" w:rsidR="004C2243" w:rsidDel="0059107B" w:rsidRDefault="00BB132F">
      <w:pPr>
        <w:tabs>
          <w:tab w:val="left" w:pos="360"/>
          <w:tab w:val="left" w:pos="720"/>
          <w:tab w:val="left" w:pos="8640"/>
        </w:tabs>
        <w:spacing w:after="0" w:line="480" w:lineRule="auto"/>
        <w:rPr>
          <w:del w:id="79" w:author="JTT" w:date="2015-02-17T07:58:00Z"/>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r w:rsidR="00EB28FA">
        <w:rPr>
          <w:rFonts w:ascii="Times New Roman" w:hAnsi="Times New Roman" w:cs="Times New Roman"/>
          <w:sz w:val="24"/>
          <w:szCs w:val="24"/>
        </w:rPr>
        <w:t xml:space="preserve"> (e.g., otoliths)</w:t>
      </w:r>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2C5DAA7F" w14:textId="77777777" w:rsidR="0059107B" w:rsidRDefault="004C2243">
      <w:pPr>
        <w:tabs>
          <w:tab w:val="left" w:pos="360"/>
          <w:tab w:val="left" w:pos="720"/>
          <w:tab w:val="left" w:pos="8640"/>
        </w:tabs>
        <w:spacing w:after="0" w:line="480" w:lineRule="auto"/>
        <w:rPr>
          <w:ins w:id="80" w:author="JTT" w:date="2015-02-17T07:58:00Z"/>
          <w:rFonts w:ascii="Times New Roman" w:hAnsi="Times New Roman" w:cs="Times New Roman"/>
          <w:sz w:val="24"/>
          <w:szCs w:val="24"/>
        </w:rPr>
      </w:pPr>
      <w:del w:id="81" w:author="JTT" w:date="2015-02-17T07:58:00Z">
        <w:r w:rsidDel="0059107B">
          <w:rPr>
            <w:rFonts w:ascii="Times New Roman" w:hAnsi="Times New Roman" w:cs="Times New Roman"/>
            <w:sz w:val="24"/>
            <w:szCs w:val="24"/>
          </w:rPr>
          <w:tab/>
        </w:r>
      </w:del>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r w:rsidR="00EB28FA">
        <w:rPr>
          <w:rFonts w:ascii="Times New Roman" w:hAnsi="Times New Roman" w:cs="Times New Roman"/>
          <w:sz w:val="24"/>
          <w:szCs w:val="24"/>
        </w:rPr>
        <w:t xml:space="preserve">transient growth </w:t>
      </w:r>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{"citationID":"20bckl6r4d","properties":{"formattedCitation":"(Francis, 1988; Sainsbury, 1980)","plainCitation":"(Francis, 1988; 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 Sainsbury, 1980)</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r w:rsidR="00EB28FA">
        <w:rPr>
          <w:rFonts w:ascii="Times New Roman" w:hAnsi="Times New Roman" w:cs="Times New Roman"/>
          <w:sz w:val="24"/>
          <w:szCs w:val="24"/>
        </w:rPr>
        <w:t xml:space="preserve">transient </w:t>
      </w:r>
      <w:r w:rsidR="00D018E5">
        <w:rPr>
          <w:rFonts w:ascii="Times New Roman" w:hAnsi="Times New Roman" w:cs="Times New Roman"/>
          <w:sz w:val="24"/>
          <w:szCs w:val="24"/>
        </w:rPr>
        <w:t xml:space="preserve">variation in growth rates in the analysis of data from a growth experiment for steelhead trout.  </w:t>
      </w:r>
    </w:p>
    <w:p w14:paraId="7564F2C0" w14:textId="5554821E" w:rsidR="00307F62" w:rsidRDefault="0059107B">
      <w:pPr>
        <w:tabs>
          <w:tab w:val="left" w:pos="360"/>
          <w:tab w:val="left" w:pos="720"/>
          <w:tab w:val="left" w:pos="8640"/>
        </w:tabs>
        <w:spacing w:after="0" w:line="480" w:lineRule="auto"/>
        <w:rPr>
          <w:rFonts w:ascii="Times New Roman" w:hAnsi="Times New Roman" w:cs="Times New Roman"/>
          <w:sz w:val="24"/>
          <w:szCs w:val="24"/>
        </w:rPr>
      </w:pPr>
      <w:ins w:id="82" w:author="JTT" w:date="2015-02-17T07:58:00Z">
        <w:r>
          <w:rPr>
            <w:rFonts w:ascii="Times New Roman" w:hAnsi="Times New Roman" w:cs="Times New Roman"/>
            <w:sz w:val="24"/>
            <w:szCs w:val="24"/>
          </w:rPr>
          <w:tab/>
        </w:r>
      </w:ins>
      <w:r w:rsidR="00D018E5">
        <w:rPr>
          <w:rFonts w:ascii="Times New Roman" w:hAnsi="Times New Roman" w:cs="Times New Roman"/>
          <w:sz w:val="24"/>
          <w:szCs w:val="24"/>
        </w:rPr>
        <w:t xml:space="preserve">In this study, we </w:t>
      </w:r>
      <w:del w:id="83" w:author="JTT" w:date="2015-02-17T07:58:00Z">
        <w:r w:rsidR="00D018E5" w:rsidDel="0059107B">
          <w:rPr>
            <w:rFonts w:ascii="Times New Roman" w:hAnsi="Times New Roman" w:cs="Times New Roman"/>
            <w:sz w:val="24"/>
            <w:szCs w:val="24"/>
          </w:rPr>
          <w:delText xml:space="preserve">additionally </w:delText>
        </w:r>
      </w:del>
      <w:ins w:id="84" w:author="JTT" w:date="2015-02-17T07:58:00Z">
        <w:r>
          <w:rPr>
            <w:rFonts w:ascii="Times New Roman" w:hAnsi="Times New Roman" w:cs="Times New Roman"/>
            <w:sz w:val="24"/>
            <w:szCs w:val="24"/>
          </w:rPr>
          <w:t xml:space="preserve">present a model for partititiong variation in growth into persistent, transient, and sex-specific factors, </w:t>
        </w:r>
      </w:ins>
      <w:ins w:id="85" w:author="JTT" w:date="2015-02-17T07:59:00Z">
        <w:r>
          <w:rPr>
            <w:rFonts w:ascii="Times New Roman" w:hAnsi="Times New Roman" w:cs="Times New Roman"/>
            <w:sz w:val="24"/>
            <w:szCs w:val="24"/>
          </w:rPr>
          <w:t xml:space="preserve">and parameters are </w:t>
        </w:r>
      </w:ins>
      <w:ins w:id="86" w:author="JTT" w:date="2015-02-17T07:58:00Z">
        <w:r>
          <w:rPr>
            <w:rFonts w:ascii="Times New Roman" w:hAnsi="Times New Roman" w:cs="Times New Roman"/>
            <w:sz w:val="24"/>
            <w:szCs w:val="24"/>
          </w:rPr>
          <w:t xml:space="preserve">then </w:t>
        </w:r>
      </w:ins>
      <w:del w:id="87" w:author="JTT" w:date="2015-02-17T07:59:00Z">
        <w:r w:rsidR="00D018E5" w:rsidDel="0059107B">
          <w:rPr>
            <w:rFonts w:ascii="Times New Roman" w:hAnsi="Times New Roman" w:cs="Times New Roman"/>
            <w:sz w:val="24"/>
            <w:szCs w:val="24"/>
          </w:rPr>
          <w:delText xml:space="preserve">incorporate sex-specific differences in growth rates, and implement the model </w:delText>
        </w:r>
      </w:del>
      <w:ins w:id="88" w:author="JTT" w:date="2015-02-17T07:59:00Z">
        <w:r>
          <w:rPr>
            <w:rFonts w:ascii="Times New Roman" w:hAnsi="Times New Roman" w:cs="Times New Roman"/>
            <w:sz w:val="24"/>
            <w:szCs w:val="24"/>
          </w:rPr>
          <w:t xml:space="preserve">estimated </w:t>
        </w:r>
      </w:ins>
      <w:r w:rsidR="00D018E5">
        <w:rPr>
          <w:rFonts w:ascii="Times New Roman" w:hAnsi="Times New Roman" w:cs="Times New Roman"/>
          <w:sz w:val="24"/>
          <w:szCs w:val="24"/>
        </w:rPr>
        <w:t xml:space="preserve">using maximum marginal likelihood </w:t>
      </w:r>
      <w:del w:id="89" w:author="JTT" w:date="2015-02-17T07:59:00Z">
        <w:r w:rsidR="00D018E5" w:rsidDel="0059107B">
          <w:rPr>
            <w:rFonts w:ascii="Times New Roman" w:hAnsi="Times New Roman" w:cs="Times New Roman"/>
            <w:sz w:val="24"/>
            <w:szCs w:val="24"/>
          </w:rPr>
          <w:delText>estimation</w:delText>
        </w:r>
      </w:del>
      <w:ins w:id="90" w:author="JTT" w:date="2015-02-17T07:59:00Z">
        <w:r>
          <w:rPr>
            <w:rFonts w:ascii="Times New Roman" w:hAnsi="Times New Roman" w:cs="Times New Roman"/>
            <w:sz w:val="24"/>
            <w:szCs w:val="24"/>
          </w:rPr>
          <w:t>methods</w:t>
        </w:r>
      </w:ins>
      <w:r w:rsidR="00D018E5">
        <w:rPr>
          <w:rFonts w:ascii="Times New Roman" w:hAnsi="Times New Roman" w:cs="Times New Roman"/>
          <w:sz w:val="24"/>
          <w:szCs w:val="24"/>
        </w:rPr>
        <w:t xml:space="preserve">.  The code is distributed as a publicly available package </w:t>
      </w:r>
      <w:r w:rsidR="008A434A" w:rsidRPr="008A434A">
        <w:rPr>
          <w:rFonts w:ascii="Times New Roman" w:hAnsi="Times New Roman" w:cs="Times New Roman"/>
          <w:i/>
          <w:sz w:val="24"/>
          <w:szCs w:val="24"/>
        </w:rPr>
        <w:t>TagGrowth</w:t>
      </w:r>
      <w:r w:rsidR="008A434A">
        <w:rPr>
          <w:rFonts w:ascii="Times New Roman" w:hAnsi="Times New Roman" w:cs="Times New Roman"/>
          <w:sz w:val="24"/>
          <w:szCs w:val="24"/>
        </w:rPr>
        <w:t xml:space="preserve"> </w:t>
      </w:r>
      <w:r w:rsidR="00D018E5">
        <w:rPr>
          <w:rFonts w:ascii="Times New Roman" w:hAnsi="Times New Roman" w:cs="Times New Roman"/>
          <w:sz w:val="24"/>
          <w:szCs w:val="24"/>
        </w:rPr>
        <w:t>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w:t>
      </w:r>
      <w:del w:id="91" w:author="JTT" w:date="2015-02-17T07:59:00Z">
        <w:r w:rsidR="00924BF6" w:rsidDel="0059107B">
          <w:rPr>
            <w:rFonts w:ascii="Times New Roman" w:hAnsi="Times New Roman" w:cs="Times New Roman"/>
            <w:sz w:val="24"/>
            <w:szCs w:val="24"/>
          </w:rPr>
          <w:delText>successfully fit models that</w:delText>
        </w:r>
      </w:del>
      <w:ins w:id="92" w:author="JTT" w:date="2015-02-17T07:59:00Z">
        <w:r>
          <w:rPr>
            <w:rFonts w:ascii="Times New Roman" w:hAnsi="Times New Roman" w:cs="Times New Roman"/>
            <w:sz w:val="24"/>
            <w:szCs w:val="24"/>
          </w:rPr>
          <w:t xml:space="preserve">accurately estimate parameters for a model that includes </w:t>
        </w:r>
      </w:ins>
      <w:del w:id="93" w:author="JTT" w:date="2015-02-17T08:00:00Z">
        <w:r w:rsidR="00924BF6" w:rsidDel="0059107B">
          <w:rPr>
            <w:rFonts w:ascii="Times New Roman" w:hAnsi="Times New Roman" w:cs="Times New Roman"/>
            <w:sz w:val="24"/>
            <w:szCs w:val="24"/>
          </w:rPr>
          <w:delText xml:space="preserve"> account for </w:delText>
        </w:r>
      </w:del>
      <w:r w:rsidR="00924BF6">
        <w:rPr>
          <w:rFonts w:ascii="Times New Roman" w:hAnsi="Times New Roman" w:cs="Times New Roman"/>
          <w:sz w:val="24"/>
          <w:szCs w:val="24"/>
        </w:rPr>
        <w:t xml:space="preserve">multiple sources </w:t>
      </w:r>
      <w:del w:id="94" w:author="JTT" w:date="2015-02-17T08:00:00Z">
        <w:r w:rsidR="00924BF6" w:rsidDel="0059107B">
          <w:rPr>
            <w:rFonts w:ascii="Times New Roman" w:hAnsi="Times New Roman" w:cs="Times New Roman"/>
            <w:sz w:val="24"/>
            <w:szCs w:val="24"/>
          </w:rPr>
          <w:delText xml:space="preserve">or </w:delText>
        </w:r>
      </w:del>
      <w:ins w:id="95" w:author="JTT" w:date="2015-02-17T08:00:00Z">
        <w:r>
          <w:rPr>
            <w:rFonts w:ascii="Times New Roman" w:hAnsi="Times New Roman" w:cs="Times New Roman"/>
            <w:sz w:val="24"/>
            <w:szCs w:val="24"/>
          </w:rPr>
          <w:t xml:space="preserve">of individual </w:t>
        </w:r>
      </w:ins>
      <w:r w:rsidR="00924BF6">
        <w:rPr>
          <w:rFonts w:ascii="Times New Roman" w:hAnsi="Times New Roman" w:cs="Times New Roman"/>
          <w:sz w:val="24"/>
          <w:szCs w:val="24"/>
        </w:rPr>
        <w:t>variation in growth</w:t>
      </w:r>
      <w:ins w:id="96" w:author="JTT" w:date="2015-02-17T08:00:00Z">
        <w:r>
          <w:rPr>
            <w:rFonts w:ascii="Times New Roman" w:hAnsi="Times New Roman" w:cs="Times New Roman"/>
            <w:sz w:val="24"/>
            <w:szCs w:val="24"/>
          </w:rPr>
          <w:t>, and that estimates are reasonably precise given a feasible number of individual recaptures (250 or more)</w:t>
        </w:r>
      </w:ins>
      <w:r w:rsidR="00924BF6">
        <w:rPr>
          <w:rFonts w:ascii="Times New Roman" w:hAnsi="Times New Roman" w:cs="Times New Roman"/>
          <w:sz w:val="24"/>
          <w:szCs w:val="24"/>
        </w:rPr>
        <w:t xml:space="preserve">.  </w:t>
      </w:r>
      <w:del w:id="97" w:author="JTT" w:date="2015-02-17T08:00:00Z">
        <w:r w:rsidR="00924BF6" w:rsidDel="0059107B">
          <w:rPr>
            <w:rFonts w:ascii="Times New Roman" w:hAnsi="Times New Roman" w:cs="Times New Roman"/>
            <w:sz w:val="24"/>
            <w:szCs w:val="24"/>
          </w:rPr>
          <w:delText xml:space="preserve">These </w:delText>
        </w:r>
      </w:del>
      <w:ins w:id="98" w:author="JTT" w:date="2015-02-17T08:00:00Z">
        <w:r>
          <w:rPr>
            <w:rFonts w:ascii="Times New Roman" w:hAnsi="Times New Roman" w:cs="Times New Roman"/>
            <w:sz w:val="24"/>
            <w:szCs w:val="24"/>
          </w:rPr>
          <w:t xml:space="preserve">Our case study application </w:t>
        </w:r>
      </w:ins>
      <w:del w:id="99" w:author="JTT" w:date="2015-02-17T08:00:00Z">
        <w:r w:rsidR="00924BF6" w:rsidDel="0059107B">
          <w:rPr>
            <w:rFonts w:ascii="Times New Roman" w:hAnsi="Times New Roman" w:cs="Times New Roman"/>
            <w:sz w:val="24"/>
            <w:szCs w:val="24"/>
          </w:rPr>
          <w:lastRenderedPageBreak/>
          <w:delText xml:space="preserve">models </w:delText>
        </w:r>
      </w:del>
      <w:r w:rsidR="00924BF6">
        <w:rPr>
          <w:rFonts w:ascii="Times New Roman" w:hAnsi="Times New Roman" w:cs="Times New Roman"/>
          <w:sz w:val="24"/>
          <w:szCs w:val="24"/>
        </w:rPr>
        <w:t>suggest</w:t>
      </w:r>
      <w:ins w:id="100" w:author="JTT" w:date="2015-02-17T08:01:00Z">
        <w:r>
          <w:rPr>
            <w:rFonts w:ascii="Times New Roman" w:hAnsi="Times New Roman" w:cs="Times New Roman"/>
            <w:sz w:val="24"/>
            <w:szCs w:val="24"/>
          </w:rPr>
          <w:t>s</w:t>
        </w:r>
      </w:ins>
      <w:r w:rsidR="00924BF6">
        <w:rPr>
          <w:rFonts w:ascii="Times New Roman" w:hAnsi="Times New Roman" w:cs="Times New Roman"/>
          <w:sz w:val="24"/>
          <w:szCs w:val="24"/>
        </w:rPr>
        <w:t xml:space="preserve"> that </w:t>
      </w:r>
      <w:ins w:id="101" w:author="Darcy Webber" w:date="2015-02-17T14:29:00Z">
        <w:r w:rsidR="008A434A">
          <w:rPr>
            <w:rFonts w:ascii="Times New Roman" w:hAnsi="Times New Roman" w:cs="Times New Roman"/>
            <w:sz w:val="24"/>
            <w:szCs w:val="24"/>
          </w:rPr>
          <w:t xml:space="preserve">transient </w:t>
        </w:r>
      </w:ins>
      <w:r w:rsidR="00924BF6">
        <w:rPr>
          <w:rFonts w:ascii="Times New Roman" w:hAnsi="Times New Roman" w:cs="Times New Roman"/>
          <w:sz w:val="24"/>
          <w:szCs w:val="24"/>
        </w:rPr>
        <w:t>variation</w:t>
      </w:r>
      <w:ins w:id="102" w:author="Darcy Webber" w:date="2015-02-17T14:29:00Z">
        <w:r w:rsidR="008A434A">
          <w:rPr>
            <w:rFonts w:ascii="Times New Roman" w:hAnsi="Times New Roman" w:cs="Times New Roman"/>
            <w:sz w:val="24"/>
            <w:szCs w:val="24"/>
          </w:rPr>
          <w:t xml:space="preserve"> over time</w:t>
        </w:r>
      </w:ins>
      <w:r w:rsidR="00924BF6">
        <w:rPr>
          <w:rFonts w:ascii="Times New Roman" w:hAnsi="Times New Roman" w:cs="Times New Roman"/>
          <w:sz w:val="24"/>
          <w:szCs w:val="24"/>
        </w:rPr>
        <w:t xml:space="preserve"> </w:t>
      </w:r>
      <w:del w:id="103" w:author="Darcy Webber" w:date="2015-02-17T14:29:00Z">
        <w:r w:rsidR="00924BF6" w:rsidDel="008A434A">
          <w:rPr>
            <w:rFonts w:ascii="Times New Roman" w:hAnsi="Times New Roman" w:cs="Times New Roman"/>
            <w:sz w:val="24"/>
            <w:szCs w:val="24"/>
          </w:rPr>
          <w:delText xml:space="preserve">among individuals </w:delText>
        </w:r>
      </w:del>
      <w:r w:rsidR="00924BF6">
        <w:rPr>
          <w:rFonts w:ascii="Times New Roman" w:hAnsi="Times New Roman" w:cs="Times New Roman"/>
          <w:sz w:val="24"/>
          <w:szCs w:val="24"/>
        </w:rPr>
        <w:t xml:space="preserve">accounts for up to half of the total variability in </w:t>
      </w:r>
      <w:del w:id="104" w:author="JTT" w:date="2015-02-17T08:01:00Z">
        <w:r w:rsidR="008209A2" w:rsidDel="0059107B">
          <w:rPr>
            <w:rFonts w:ascii="Times New Roman" w:hAnsi="Times New Roman" w:cs="Times New Roman"/>
            <w:sz w:val="24"/>
            <w:szCs w:val="24"/>
          </w:rPr>
          <w:delText>this species</w:delText>
        </w:r>
      </w:del>
      <w:ins w:id="105" w:author="JTT" w:date="2015-02-17T08:01:00Z">
        <w:r>
          <w:rPr>
            <w:rFonts w:ascii="Times New Roman" w:hAnsi="Times New Roman" w:cs="Times New Roman"/>
            <w:sz w:val="24"/>
            <w:szCs w:val="24"/>
          </w:rPr>
          <w:t>Antarctic toothfish in the Ross Sea</w:t>
        </w:r>
      </w:ins>
      <w:r w:rsidR="00924BF6">
        <w:rPr>
          <w:rFonts w:ascii="Times New Roman" w:hAnsi="Times New Roman" w:cs="Times New Roman"/>
          <w:sz w:val="24"/>
          <w:szCs w:val="24"/>
        </w:rPr>
        <w:t>.</w:t>
      </w:r>
      <w:r w:rsidR="00484C5B">
        <w:rPr>
          <w:rFonts w:ascii="Times New Roman" w:hAnsi="Times New Roman" w:cs="Times New Roman"/>
          <w:sz w:val="24"/>
          <w:szCs w:val="24"/>
        </w:rPr>
        <w:t xml:space="preserve">  </w:t>
      </w:r>
      <w:del w:id="106" w:author="JTT" w:date="2015-02-17T08:01:00Z">
        <w:r w:rsidR="00484C5B" w:rsidDel="0059107B">
          <w:rPr>
            <w:rFonts w:ascii="Times New Roman" w:hAnsi="Times New Roman" w:cs="Times New Roman"/>
            <w:sz w:val="24"/>
            <w:szCs w:val="24"/>
          </w:rPr>
          <w:delText>A simulation study suggests that the parameters estimated in these models are unbiased.</w:delText>
        </w:r>
      </w:del>
    </w:p>
    <w:p w14:paraId="3CC1B4AC" w14:textId="5A843AFA" w:rsidR="00611502" w:rsidRDefault="00611502" w:rsidP="00B04686">
      <w:pPr>
        <w:spacing w:line="480" w:lineRule="auto"/>
        <w:rPr>
          <w:rFonts w:ascii="Times New Roman" w:hAnsi="Times New Roman" w:cs="Times New Roman"/>
          <w:b/>
          <w:sz w:val="24"/>
          <w:szCs w:val="24"/>
        </w:rPr>
      </w:pP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0AF5859C"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ins w:id="107" w:author="Darcy Webber" w:date="2015-02-17T14:33:00Z">
        <w:r w:rsidR="009C0EDA">
          <w:rPr>
            <w:rFonts w:ascii="Times New Roman" w:hAnsi="Times New Roman" w:cs="Times New Roman"/>
            <w:sz w:val="24"/>
            <w:szCs w:val="24"/>
          </w:rPr>
          <w:t xml:space="preserve">Persistent </w:t>
        </w:r>
      </w:ins>
      <w:del w:id="108" w:author="Darcy Webber" w:date="2015-02-17T14:33:00Z">
        <w:r w:rsidR="0024242D" w:rsidRPr="009C37AB" w:rsidDel="009C0EDA">
          <w:rPr>
            <w:rFonts w:ascii="Times New Roman" w:hAnsi="Times New Roman" w:cs="Times New Roman"/>
            <w:sz w:val="24"/>
            <w:szCs w:val="24"/>
          </w:rPr>
          <w:delText>V</w:delText>
        </w:r>
      </w:del>
      <w:ins w:id="109" w:author="Darcy Webber" w:date="2015-02-17T14:33:00Z">
        <w:r w:rsidR="009C0EDA">
          <w:rPr>
            <w:rFonts w:ascii="Times New Roman" w:hAnsi="Times New Roman" w:cs="Times New Roman"/>
            <w:sz w:val="24"/>
            <w:szCs w:val="24"/>
          </w:rPr>
          <w:t>v</w:t>
        </w:r>
      </w:ins>
      <w:r w:rsidR="0024242D" w:rsidRPr="009C37AB">
        <w:rPr>
          <w:rFonts w:ascii="Times New Roman" w:hAnsi="Times New Roman" w:cs="Times New Roman"/>
          <w:sz w:val="24"/>
          <w:szCs w:val="24"/>
        </w:rPr>
        <w:t xml:space="preserve">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w:t>
      </w:r>
      <w:ins w:id="110" w:author="JTT" w:date="2015-02-17T08:02:00Z">
        <w:r w:rsidR="005C011F">
          <w:rPr>
            <w:rFonts w:ascii="Times New Roman" w:hAnsi="Times New Roman" w:cs="Times New Roman"/>
            <w:sz w:val="24"/>
            <w:szCs w:val="24"/>
          </w:rPr>
          <w:t xml:space="preserve">average </w:t>
        </w:r>
      </w:ins>
      <w:r w:rsidR="0024242D">
        <w:rPr>
          <w:rFonts w:ascii="Times New Roman" w:hAnsi="Times New Roman" w:cs="Times New Roman"/>
          <w:sz w:val="24"/>
          <w:szCs w:val="24"/>
        </w:rPr>
        <w:t xml:space="preserve">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w:t>
      </w:r>
      <w:ins w:id="111" w:author="JTT" w:date="2015-02-17T08:02:00Z">
        <w:r w:rsidR="005C011F">
          <w:rPr>
            <w:rFonts w:ascii="Times New Roman" w:hAnsi="Times New Roman" w:cs="Times New Roman"/>
            <w:sz w:val="24"/>
            <w:szCs w:val="24"/>
          </w:rPr>
          <w:t xml:space="preserve"> (where subscript </w:t>
        </w:r>
        <w:r w:rsidR="005C011F">
          <w:rPr>
            <w:rFonts w:ascii="Times New Roman" w:hAnsi="Times New Roman" w:cs="Times New Roman"/>
            <w:i/>
            <w:sz w:val="24"/>
            <w:szCs w:val="24"/>
          </w:rPr>
          <w:t>i</w:t>
        </w:r>
        <w:r w:rsidR="005C011F">
          <w:rPr>
            <w:rFonts w:ascii="Times New Roman" w:hAnsi="Times New Roman" w:cs="Times New Roman"/>
            <w:sz w:val="24"/>
            <w:szCs w:val="24"/>
          </w:rPr>
          <w:t xml:space="preserve"> signifies the upkeep rate for the </w:t>
        </w:r>
        <w:r w:rsidR="005C011F">
          <w:rPr>
            <w:rFonts w:ascii="Times New Roman" w:hAnsi="Times New Roman" w:cs="Times New Roman"/>
            <w:i/>
            <w:sz w:val="24"/>
            <w:szCs w:val="24"/>
          </w:rPr>
          <w:t>i</w:t>
        </w:r>
        <w:r w:rsidR="005C011F">
          <w:rPr>
            <w:rFonts w:ascii="Times New Roman" w:hAnsi="Times New Roman" w:cs="Times New Roman"/>
            <w:i/>
            <w:sz w:val="24"/>
            <w:szCs w:val="24"/>
          </w:rPr>
          <w:softHyphen/>
          <w:t>-</w:t>
        </w:r>
        <w:r w:rsidR="005C011F">
          <w:rPr>
            <w:rFonts w:ascii="Times New Roman" w:hAnsi="Times New Roman" w:cs="Times New Roman"/>
            <w:sz w:val="24"/>
            <w:szCs w:val="24"/>
          </w:rPr>
          <w:t>th individual)</w:t>
        </w:r>
      </w:ins>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34058D">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770F016"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del w:id="112" w:author="JTT" w:date="2015-02-17T08:03:00Z">
        <w:r w:rsidR="0024242D" w:rsidDel="005C011F">
          <w:rPr>
            <w:rFonts w:ascii="Times New Roman" w:hAnsi="Times New Roman" w:cs="Times New Roman"/>
            <w:sz w:val="24"/>
            <w:szCs w:val="24"/>
          </w:rPr>
          <w:delText xml:space="preserve"> </w:delText>
        </w:r>
      </w:del>
      <w:r w:rsidR="0024242D">
        <w:rPr>
          <w:rFonts w:ascii="Times New Roman" w:hAnsi="Times New Roman" w:cs="Times New Roman"/>
          <w:sz w:val="24"/>
          <w:szCs w:val="24"/>
        </w:rPr>
        <w:t xml:space="preserve">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r w:rsidR="00A801AD">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A801AD">
        <w:rPr>
          <w:rFonts w:ascii="Times New Roman" w:hAnsi="Times New Roman" w:cs="Times New Roman"/>
          <w:sz w:val="24"/>
          <w:szCs w:val="24"/>
        </w:rPr>
        <w:t>)</w:t>
      </w:r>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34058D">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r w:rsidR="00EB28FA">
        <w:rPr>
          <w:rFonts w:ascii="Times New Roman" w:hAnsi="Times New Roman" w:cs="Times New Roman"/>
          <w:sz w:val="24"/>
          <w:szCs w:val="24"/>
        </w:rPr>
        <w:t xml:space="preserve">“transient” </w:t>
      </w:r>
      <w:r w:rsidR="0024242D">
        <w:rPr>
          <w:rFonts w:ascii="Times New Roman" w:hAnsi="Times New Roman" w:cs="Times New Roman"/>
          <w:sz w:val="24"/>
          <w:szCs w:val="24"/>
        </w:rPr>
        <w:t>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34058D">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37B55E6A" w:rsidR="0010212C" w:rsidRDefault="003B1F46" w:rsidP="005C011F">
      <w:pPr>
        <w:spacing w:line="480" w:lineRule="auto"/>
        <w:rPr>
          <w:rFonts w:ascii="Times New Roman" w:hAnsi="Times New Roman" w:cs="Times New Roman"/>
          <w:sz w:val="24"/>
          <w:szCs w:val="24"/>
        </w:rPr>
        <w:pPrChange w:id="113" w:author="JTT" w:date="2015-02-17T08:03:00Z">
          <w:pPr>
            <w:spacing w:line="480" w:lineRule="auto"/>
            <w:ind w:firstLine="720"/>
          </w:pPr>
        </w:pPrChange>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r w:rsidR="00603447">
        <w:rPr>
          <w:rFonts w:ascii="Times New Roman" w:hAnsi="Times New Roman" w:cs="Times New Roman"/>
          <w:sz w:val="24"/>
          <w:szCs w:val="24"/>
        </w:rPr>
        <w:t xml:space="preserve">between two times (e.g., tagging and subsequent recapture) </w:t>
      </w:r>
      <w:r w:rsidR="00C05994">
        <w:rPr>
          <w:rFonts w:ascii="Times New Roman" w:hAnsi="Times New Roman" w:cs="Times New Roman"/>
          <w:sz w:val="24"/>
          <w:szCs w:val="24"/>
        </w:rPr>
        <w:t xml:space="preserve">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and</w:t>
      </w:r>
      <w:r w:rsidR="003C64A7">
        <w:rPr>
          <w:rFonts w:ascii="Times New Roman" w:hAnsi="Times New Roman" w:cs="Times New Roman"/>
          <w:sz w:val="24"/>
          <w:szCs w:val="24"/>
        </w:rPr>
        <w:t xml:space="preserve"> </w:t>
      </w:r>
      <w:r w:rsidR="003C64A7" w:rsidRPr="00201D26">
        <w:rPr>
          <w:rFonts w:ascii="Times New Roman" w:hAnsi="Times New Roman" w:cs="Times New Roman"/>
          <w:i/>
          <w:sz w:val="24"/>
          <w:szCs w:val="24"/>
        </w:rPr>
        <w:t>σ</w:t>
      </w:r>
      <w:r w:rsidR="003C64A7">
        <w:rPr>
          <w:rFonts w:ascii="Times New Roman" w:hAnsi="Times New Roman" w:cs="Times New Roman"/>
          <w:i/>
          <w:sz w:val="24"/>
          <w:szCs w:val="24"/>
          <w:vertAlign w:val="subscript"/>
        </w:rPr>
        <w:t>z</w:t>
      </w:r>
      <w:r w:rsidR="00A943BD">
        <w:rPr>
          <w:rFonts w:ascii="Times New Roman" w:hAnsi="Times New Roman" w:cs="Times New Roman"/>
          <w:sz w:val="24"/>
          <w:szCs w:val="24"/>
        </w:rPr>
        <w:t xml:space="preserve"> </w:t>
      </w:r>
      <w:r w:rsidR="006A20AD">
        <w:rPr>
          <w:rFonts w:ascii="Times New Roman" w:hAnsi="Times New Roman" w:cs="Times New Roman"/>
          <w:sz w:val="24"/>
          <w:szCs w:val="24"/>
        </w:rPr>
        <w:t xml:space="preserve">is the </w:t>
      </w:r>
      <w:r w:rsidR="00603447">
        <w:rPr>
          <w:rFonts w:ascii="Times New Roman" w:hAnsi="Times New Roman" w:cs="Times New Roman"/>
          <w:sz w:val="24"/>
          <w:szCs w:val="24"/>
        </w:rPr>
        <w:t xml:space="preserve">magnitude of transient growth variation </w:t>
      </w:r>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ins w:id="114" w:author="JTT" w:date="2015-02-17T08:04:00Z">
        <w:r w:rsidR="005C011F">
          <w:rPr>
            <w:rFonts w:ascii="Times New Roman" w:hAnsi="Times New Roman" w:cs="Times New Roman"/>
            <w:sz w:val="24"/>
            <w:szCs w:val="24"/>
          </w:rPr>
          <w:t>, derived from Shelton et al. 2013</w:t>
        </w:r>
      </w:ins>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401AC2">
        <w:rPr>
          <w:rFonts w:ascii="Times New Roman" w:hAnsi="Times New Roman" w:cs="Times New Roman"/>
          <w:sz w:val="24"/>
          <w:szCs w:val="24"/>
        </w:rPr>
        <w:t xml:space="preserve">In this study, we use a time interval of one week (7 days).  We confirm that results are similar for other small time intervals (i.e., days or months), but found that an annual time interval resulted in parameter estimates yielding biased high growth schedules.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r w:rsidR="00603447">
        <w:rPr>
          <w:rFonts w:ascii="Times New Roman" w:hAnsi="Times New Roman" w:cs="Times New Roman"/>
          <w:sz w:val="24"/>
          <w:szCs w:val="24"/>
        </w:rPr>
        <w:t>estimate length</w:t>
      </w:r>
      <w:r w:rsidR="00DF3C5E">
        <w:rPr>
          <w:rFonts w:ascii="Times New Roman" w:hAnsi="Times New Roman" w:cs="Times New Roman"/>
          <w:sz w:val="24"/>
          <w:szCs w:val="24"/>
        </w:rPr>
        <w:t xml:space="preserve">-at-birth for each sex.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34058D">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4E0B1DE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sidR="002C694D">
        <w:rPr>
          <w:rFonts w:ascii="Times New Roman" w:hAnsi="Times New Roman" w:cs="Times New Roman"/>
          <w:sz w:val="24"/>
          <w:szCs w:val="24"/>
        </w:rPr>
        <w:t xml:space="preserve"> of observed growth.</w:t>
      </w:r>
    </w:p>
    <w:p w14:paraId="71CFDAD5" w14:textId="77777777" w:rsidR="002C694D" w:rsidRDefault="002C694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3F350CE3"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r w:rsidR="00603447">
        <w:rPr>
          <w:rFonts w:ascii="Times New Roman" w:hAnsi="Times New Roman" w:cs="Times New Roman"/>
          <w:sz w:val="24"/>
          <w:szCs w:val="24"/>
        </w:rPr>
        <w:t xml:space="preserve">integrating </w:t>
      </w:r>
      <w:r w:rsidR="00C03356">
        <w:rPr>
          <w:rFonts w:ascii="Times New Roman" w:hAnsi="Times New Roman" w:cs="Times New Roman"/>
          <w:sz w:val="24"/>
          <w:szCs w:val="24"/>
        </w:rPr>
        <w:t xml:space="preserve">across the probability of all random variables representing </w:t>
      </w:r>
      <w:ins w:id="115" w:author="JTT" w:date="2015-02-17T08:04:00Z">
        <w:r w:rsidR="005C011F">
          <w:rPr>
            <w:rFonts w:ascii="Times New Roman" w:hAnsi="Times New Roman" w:cs="Times New Roman"/>
            <w:sz w:val="24"/>
            <w:szCs w:val="24"/>
          </w:rPr>
          <w:t xml:space="preserve">persistent and transient </w:t>
        </w:r>
      </w:ins>
      <w:r w:rsidR="00C03356">
        <w:rPr>
          <w:rFonts w:ascii="Times New Roman" w:hAnsi="Times New Roman" w:cs="Times New Roman"/>
          <w:sz w:val="24"/>
          <w:szCs w:val="24"/>
        </w:rPr>
        <w:t xml:space="preserve">variation among individuals </w:t>
      </w:r>
      <w:del w:id="116" w:author="JTT" w:date="2015-02-17T08:04:00Z">
        <w:r w:rsidR="00C03356" w:rsidDel="005C011F">
          <w:rPr>
            <w:rFonts w:ascii="Times New Roman" w:hAnsi="Times New Roman" w:cs="Times New Roman"/>
            <w:sz w:val="24"/>
            <w:szCs w:val="24"/>
          </w:rPr>
          <w:delText xml:space="preserve">and over time </w:delText>
        </w:r>
      </w:del>
      <w:r w:rsidR="00C03356">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r w:rsidR="00603447">
        <w:rPr>
          <w:rFonts w:ascii="Times New Roman" w:hAnsi="Times New Roman" w:cs="Times New Roman"/>
          <w:sz w:val="24"/>
          <w:szCs w:val="24"/>
        </w:rPr>
        <w:t xml:space="preserve"> for our data set</w:t>
      </w:r>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TMB;</w:t>
      </w:r>
      <w:r w:rsidR="005756B6">
        <w:rPr>
          <w:rFonts w:ascii="Times New Roman" w:hAnsi="Times New Roman" w:cs="Times New Roman"/>
          <w:sz w:val="24"/>
          <w:szCs w:val="24"/>
        </w:rPr>
        <w:t xml:space="preserve">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{"citationID":"4dkdeuu6c","properties":{"formattedCitation":"(Kristensen, 2014; Kristensen et al., In press)","plainCitation":"(Kristensen, 2014; Kristensen et al., In press)"},"citationItems":[{"id":23,"uris":["http://zotero.org/users/local/UQR2zlZa/items/ANIBZQ6N"],"uri":["http://zotero.org/users/local/UQR2zlZa/items/ANIBZQ6N"],"itemData":{"id":23,"type":"book","title":"General random effect model builder tool inspired by ADMB","URL":"https://github.com/kaskr/adcomp","author":[{"family":"Kristensen","given":"Kasper"}],"issued":{"date-parts":[["2014"]]}}},{"id":19,"uris":["http://zotero.org/users/local/UQR2zlZa/items/RIDX5EQJ"],"uri":["http://zotero.org/users/local/UQR2zlZa/items/RIDX5EQJ"],"itemData":{"id":19,"type":"article-journal","title":"Template Model Builder TMB","container-title":"Journal of Statistical Software","author":[{"family":"Kristensen","given":"Kasper"},{"family":"Nielsen","given":"A."},{"family":"Berg","given":"C.W."},{"family":"Skaug","given":"Hans J."}],"issued":{"literal":"In press"}}}],"schema":"https://github.com/citation-style-language/schema/raw/master/csl-citation.json"} </w:instrText>
      </w:r>
      <w:r w:rsidR="005756B6">
        <w:rPr>
          <w:rFonts w:ascii="Times New Roman" w:hAnsi="Times New Roman" w:cs="Times New Roman"/>
          <w:sz w:val="24"/>
          <w:szCs w:val="24"/>
        </w:rPr>
        <w:fldChar w:fldCharType="separate"/>
      </w:r>
      <w:r w:rsidR="005756B6" w:rsidRPr="005756B6">
        <w:rPr>
          <w:rFonts w:ascii="Times New Roman" w:hAnsi="Times New Roman" w:cs="Times New Roman"/>
          <w:sz w:val="24"/>
        </w:rPr>
        <w:t>Kristensen, 2014; Kristensen et al., In press</w:t>
      </w:r>
      <w:r w:rsidR="005756B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1"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00587D96" w:rsidRPr="00587D96">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2" w:history="1">
        <w:r w:rsidR="00C670D8" w:rsidRPr="005158D2">
          <w:rPr>
            <w:rStyle w:val="Hyperlink"/>
            <w:rFonts w:ascii="Times New Roman" w:hAnsi="Times New Roman" w:cs="Times New Roman"/>
            <w:sz w:val="24"/>
            <w:szCs w:val="24"/>
          </w:rPr>
          <w:t>https://github.com/quantifish/TagGrowth</w:t>
        </w:r>
      </w:hyperlink>
      <w:r w:rsidR="00BF6E2C">
        <w:rPr>
          <w:rFonts w:ascii="Times New Roman" w:hAnsi="Times New Roman" w:cs="Times New Roman"/>
          <w:sz w:val="24"/>
          <w:szCs w:val="24"/>
        </w:rPr>
        <w:t>;</w:t>
      </w:r>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4379FF37"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w:r w:rsidR="003C34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3C348C">
        <w:rPr>
          <w:rFonts w:ascii="Times New Roman" w:hAnsi="Times New Roman" w:cs="Times New Roman"/>
          <w:sz w:val="24"/>
          <w:szCs w:val="24"/>
        </w:rPr>
        <w:t>)</w:t>
      </w:r>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34058D">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F432BC3"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w:t>
      </w:r>
      <w:r w:rsidR="00D344E7">
        <w:rPr>
          <w:rFonts w:ascii="Times New Roman" w:hAnsi="Times New Roman" w:cs="Times New Roman"/>
          <w:sz w:val="24"/>
          <w:szCs w:val="24"/>
        </w:rPr>
        <w:fldChar w:fldCharType="begin"/>
      </w:r>
      <w:ins w:id="117" w:author="JTT" w:date="2015-02-17T07:28:00Z">
        <w:r w:rsidR="0034058D">
          <w:rPr>
            <w:rFonts w:ascii="Times New Roman" w:hAnsi="Times New Roman" w:cs="Times New Roman"/>
            <w:sz w:val="24"/>
            <w:szCs w:val="24"/>
          </w:rPr>
          <w:instrText xml:space="preserve"> ADDIN ZOTERO_ITEM CSL_CITATION {"citationID":"ls56cvokq","properties":{"formattedCitation":"(Shelton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ins>
      <w:del w:id="118" w:author="JTT" w:date="2015-02-17T07:28:00Z">
        <w:r w:rsidR="00D344E7" w:rsidDel="0034058D">
          <w:rPr>
            <w:rFonts w:ascii="Times New Roman" w:hAnsi="Times New Roman" w:cs="Times New Roman"/>
            <w:sz w:val="24"/>
            <w:szCs w:val="24"/>
          </w:rPr>
          <w:delInstrText xml:space="preserve"> ADDIN ZOTERO_ITEM CSL_CITATION {"citationID":"ls56cvokq","properties":{"formattedCitation":"(Shelton et al., 2013)","plainCitation":"(Shelton et al., 2013)"},"citationItems":[{"id":"1kvtVTBZ/T0KTvycI","uris":["http://zotero.org/users/251206/items/EFDWH7VZ"],"uri":["http://zotero.org/users/251206/items/EFDWH7VZ"],"itemData":{"id":"1kvtVTBZ/T0KTvycI","type":"article-journal","title":"Separating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delInstrText>
        </w:r>
      </w:del>
      <w:r w:rsidR="00D344E7">
        <w:rPr>
          <w:rFonts w:ascii="Times New Roman" w:hAnsi="Times New Roman" w:cs="Times New Roman"/>
          <w:sz w:val="24"/>
          <w:szCs w:val="24"/>
        </w:rPr>
        <w:fldChar w:fldCharType="separate"/>
      </w:r>
      <w:r w:rsidR="00D344E7">
        <w:rPr>
          <w:rFonts w:ascii="Times New Roman" w:hAnsi="Times New Roman" w:cs="Times New Roman"/>
          <w:sz w:val="24"/>
        </w:rPr>
        <w:t>Shelton et al.</w:t>
      </w:r>
      <w:r w:rsidR="00D344E7" w:rsidRPr="00D344E7">
        <w:rPr>
          <w:rFonts w:ascii="Times New Roman" w:hAnsi="Times New Roman" w:cs="Times New Roman"/>
          <w:sz w:val="24"/>
        </w:rPr>
        <w:t xml:space="preserve"> </w:t>
      </w:r>
      <w:r w:rsidR="00D344E7">
        <w:rPr>
          <w:rFonts w:ascii="Times New Roman" w:hAnsi="Times New Roman" w:cs="Times New Roman"/>
          <w:sz w:val="24"/>
        </w:rPr>
        <w:t>(</w:t>
      </w:r>
      <w:r w:rsidR="00D344E7" w:rsidRPr="00D344E7">
        <w:rPr>
          <w:rFonts w:ascii="Times New Roman" w:hAnsi="Times New Roman" w:cs="Times New Roman"/>
          <w:sz w:val="24"/>
        </w:rPr>
        <w:t>2013)</w:t>
      </w:r>
      <w:r w:rsidR="00D344E7">
        <w:rPr>
          <w:rFonts w:ascii="Times New Roman" w:hAnsi="Times New Roman" w:cs="Times New Roman"/>
          <w:sz w:val="24"/>
          <w:szCs w:val="24"/>
        </w:rPr>
        <w:fldChar w:fldCharType="end"/>
      </w:r>
      <w:r w:rsidR="00AA1E34" w:rsidRPr="009C37AB">
        <w:rPr>
          <w:rFonts w:ascii="Times New Roman" w:hAnsi="Times New Roman" w:cs="Times New Roman"/>
          <w:sz w:val="24"/>
          <w:szCs w:val="24"/>
        </w:rPr>
        <w:t xml:space="preserve">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844A3B">
        <w:rPr>
          <w:rFonts w:ascii="Times New Roman" w:hAnsi="Times New Roman" w:cs="Times New Roman"/>
          <w:sz w:val="24"/>
          <w:szCs w:val="24"/>
        </w:rPr>
        <w:t>(</w:t>
      </w:r>
      <w:r w:rsidR="00160678" w:rsidRPr="009C37AB">
        <w:rPr>
          <w:rFonts w:ascii="Times New Roman" w:hAnsi="Times New Roman" w:cs="Times New Roman"/>
          <w:i/>
          <w:sz w:val="24"/>
          <w:szCs w:val="24"/>
        </w:rPr>
        <w:t>γ</w:t>
      </w:r>
      <w:r w:rsidR="00844A3B">
        <w:rPr>
          <w:rFonts w:ascii="Times New Roman" w:hAnsi="Times New Roman" w:cs="Times New Roman"/>
          <w:sz w:val="24"/>
          <w:szCs w:val="24"/>
        </w:rPr>
        <w:t xml:space="preserve">) </w:t>
      </w:r>
      <w:r w:rsidR="00AA1E34">
        <w:rPr>
          <w:rFonts w:ascii="Times New Roman" w:hAnsi="Times New Roman" w:cs="Times New Roman"/>
          <w:sz w:val="24"/>
          <w:szCs w:val="24"/>
        </w:rPr>
        <w:t>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F1879" w:rsidRPr="00883C74">
        <w:rPr>
          <w:i/>
          <w:sz w:val="24"/>
          <w:szCs w:val="24"/>
        </w:rPr>
        <w:t xml:space="preserve">Table </w:t>
      </w:r>
      <w:r w:rsidR="00FF1879">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3703364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754FB9">
        <w:rPr>
          <w:rFonts w:ascii="Times New Roman" w:hAnsi="Times New Roman" w:cs="Times New Roman"/>
          <w:sz w:val="24"/>
          <w:szCs w:val="24"/>
        </w:rPr>
        <w:t>.  Currently toothfish are required to be double tagged at a rate of 1 fish per tonne landed</w:t>
      </w:r>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7FAA5B25"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281D5B">
        <w:rPr>
          <w:rFonts w:ascii="Times New Roman" w:hAnsi="Times New Roman" w:cs="Times New Roman"/>
          <w:sz w:val="24"/>
          <w:szCs w:val="24"/>
        </w:rPr>
        <w:t xml:space="preserve">. </w:t>
      </w:r>
      <w:r w:rsidR="00603447">
        <w:rPr>
          <w:rFonts w:ascii="Times New Roman" w:hAnsi="Times New Roman" w:cs="Times New Roman"/>
          <w:sz w:val="24"/>
          <w:szCs w:val="24"/>
        </w:rPr>
        <w:t xml:space="preserve"> </w:t>
      </w:r>
      <w:r w:rsidR="00281D5B">
        <w:rPr>
          <w:rFonts w:ascii="Times New Roman" w:hAnsi="Times New Roman" w:cs="Times New Roman"/>
          <w:sz w:val="24"/>
          <w:szCs w:val="24"/>
        </w:rPr>
        <w:t>A</w:t>
      </w:r>
      <w:r w:rsidR="00603447">
        <w:rPr>
          <w:rFonts w:ascii="Times New Roman" w:hAnsi="Times New Roman" w:cs="Times New Roman"/>
          <w:sz w:val="24"/>
          <w:szCs w:val="24"/>
        </w:rPr>
        <w:t xml:space="preserve">ll individuals were originally tagged between </w:t>
      </w:r>
      <w:r w:rsidR="00D73B3D">
        <w:rPr>
          <w:rFonts w:ascii="Times New Roman" w:hAnsi="Times New Roman" w:cs="Times New Roman"/>
          <w:sz w:val="24"/>
          <w:szCs w:val="24"/>
        </w:rPr>
        <w:t>2001</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2008</w:t>
      </w:r>
      <w:r w:rsidR="00603447">
        <w:rPr>
          <w:rFonts w:ascii="Times New Roman" w:hAnsi="Times New Roman" w:cs="Times New Roman"/>
          <w:sz w:val="24"/>
          <w:szCs w:val="24"/>
        </w:rPr>
        <w:t xml:space="preserve">, and were subsequently recaptured between </w:t>
      </w:r>
      <w:r w:rsidR="00D73B3D">
        <w:rPr>
          <w:rFonts w:ascii="Times New Roman" w:hAnsi="Times New Roman" w:cs="Times New Roman"/>
          <w:sz w:val="24"/>
          <w:szCs w:val="24"/>
        </w:rPr>
        <w:t>2002</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2013</w:t>
      </w:r>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w:t>
      </w:r>
      <w:r w:rsidR="00FE6275">
        <w:rPr>
          <w:rFonts w:ascii="Times New Roman" w:hAnsi="Times New Roman" w:cs="Times New Roman"/>
          <w:sz w:val="24"/>
          <w:szCs w:val="24"/>
        </w:rPr>
        <w:lastRenderedPageBreak/>
        <w:t xml:space="preserve">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r w:rsidR="00603447">
        <w:rPr>
          <w:rFonts w:ascii="Times New Roman" w:hAnsi="Times New Roman" w:cs="Times New Roman"/>
          <w:sz w:val="24"/>
          <w:szCs w:val="24"/>
        </w:rPr>
        <w:t xml:space="preserve">persistent differences in </w:t>
      </w:r>
      <w:r w:rsidR="00BB5C24">
        <w:rPr>
          <w:rFonts w:ascii="Times New Roman" w:hAnsi="Times New Roman" w:cs="Times New Roman"/>
          <w:sz w:val="24"/>
          <w:szCs w:val="24"/>
        </w:rPr>
        <w:t xml:space="preserve">upkeep costs </w:t>
      </w:r>
      <w:r w:rsidR="00281D5B">
        <w:rPr>
          <w:rFonts w:ascii="Times New Roman" w:hAnsi="Times New Roman" w:cs="Times New Roman"/>
          <w:sz w:val="24"/>
          <w:szCs w:val="24"/>
        </w:rPr>
        <w:t>(</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281D5B">
        <w:rPr>
          <w:rFonts w:ascii="Times New Roman" w:hAnsi="Times New Roman" w:cs="Times New Roman"/>
          <w:sz w:val="24"/>
          <w:szCs w:val="24"/>
        </w:rPr>
        <w:t xml:space="preserve"> only) </w:t>
      </w:r>
      <w:r w:rsidR="00603447">
        <w:rPr>
          <w:rFonts w:ascii="Times New Roman" w:hAnsi="Times New Roman" w:cs="Times New Roman"/>
          <w:sz w:val="24"/>
          <w:szCs w:val="24"/>
        </w:rPr>
        <w:t>for each sex</w:t>
      </w:r>
      <w:r w:rsidR="00BB5C24">
        <w:rPr>
          <w:rFonts w:ascii="Times New Roman" w:hAnsi="Times New Roman" w:cs="Times New Roman"/>
          <w:sz w:val="24"/>
          <w:szCs w:val="24"/>
        </w:rPr>
        <w:t xml:space="preserve">, </w:t>
      </w:r>
      <w:r w:rsidR="00603447">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r w:rsidR="00603447">
        <w:rPr>
          <w:rFonts w:ascii="Times New Roman" w:hAnsi="Times New Roman" w:cs="Times New Roman"/>
          <w:sz w:val="24"/>
          <w:szCs w:val="24"/>
        </w:rPr>
        <w:t>)</w:t>
      </w:r>
      <w:r w:rsidR="00BB5C24">
        <w:rPr>
          <w:rFonts w:ascii="Times New Roman" w:hAnsi="Times New Roman" w:cs="Times New Roman"/>
          <w:sz w:val="24"/>
          <w:szCs w:val="24"/>
        </w:rPr>
        <w:t xml:space="preserve">, and random-effects </w:t>
      </w:r>
      <w:r w:rsidR="00603447">
        <w:rPr>
          <w:rFonts w:ascii="Times New Roman" w:hAnsi="Times New Roman" w:cs="Times New Roman"/>
          <w:sz w:val="24"/>
          <w:szCs w:val="24"/>
        </w:rPr>
        <w:t>representing both persistent and transient variation in growth (</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603447">
        <w:rPr>
          <w:rFonts w:ascii="Times New Roman" w:hAnsi="Times New Roman" w:cs="Times New Roman"/>
          <w:sz w:val="24"/>
          <w:szCs w:val="24"/>
        </w:rPr>
        <w:t>)</w:t>
      </w:r>
      <w:r w:rsidR="00735766">
        <w:rPr>
          <w:rFonts w:ascii="Times New Roman" w:hAnsi="Times New Roman" w:cs="Times New Roman"/>
          <w:sz w:val="24"/>
          <w:szCs w:val="24"/>
        </w:rPr>
        <w:t>.</w:t>
      </w:r>
    </w:p>
    <w:p w14:paraId="395A83E0" w14:textId="5669DDD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03447">
        <w:rPr>
          <w:rFonts w:ascii="Times New Roman" w:hAnsi="Times New Roman" w:cs="Times New Roman"/>
          <w:sz w:val="24"/>
          <w:szCs w:val="24"/>
        </w:rPr>
        <w:t>Length at birth</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average upkeep costs (</w:t>
      </w:r>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r w:rsidR="00603447">
        <w:rPr>
          <w:rFonts w:ascii="Times New Roman" w:hAnsi="Times New Roman" w:cs="Times New Roman"/>
          <w:sz w:val="24"/>
          <w:szCs w:val="24"/>
        </w:rPr>
        <w:t>)</w:t>
      </w:r>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r w:rsidR="00603447">
        <w:rPr>
          <w:rFonts w:ascii="Times New Roman" w:hAnsi="Times New Roman" w:cs="Times New Roman"/>
          <w:sz w:val="24"/>
          <w:szCs w:val="24"/>
        </w:rPr>
        <w:t>the magnitude of persistent variation in growth (</w:t>
      </w:r>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and </w:t>
      </w:r>
      <w:r w:rsidR="00603447">
        <w:rPr>
          <w:rFonts w:ascii="Times New Roman" w:hAnsi="Times New Roman" w:cs="Times New Roman"/>
          <w:sz w:val="24"/>
          <w:szCs w:val="24"/>
        </w:rPr>
        <w:t>average energy acquisition rates (</w:t>
      </w:r>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w:t>
      </w:r>
      <w:r w:rsidR="00093192">
        <w:rPr>
          <w:rFonts w:ascii="Times New Roman" w:hAnsi="Times New Roman" w:cs="Times New Roman"/>
          <w:sz w:val="24"/>
          <w:szCs w:val="24"/>
        </w:rPr>
        <w:t>were all assumed to be sex-specific i</w:t>
      </w:r>
      <w:r w:rsidR="00721C1F">
        <w:rPr>
          <w:rFonts w:ascii="Times New Roman" w:hAnsi="Times New Roman" w:cs="Times New Roman"/>
          <w:sz w:val="24"/>
          <w:szCs w:val="24"/>
        </w:rPr>
        <w:t>n the application of this model.</w:t>
      </w:r>
      <w:r w:rsidR="00093192">
        <w:rPr>
          <w:rFonts w:ascii="Times New Roman" w:hAnsi="Times New Roman" w:cs="Times New Roman"/>
          <w:sz w:val="24"/>
          <w:szCs w:val="24"/>
        </w:rPr>
        <w:t xml:space="preserve"> </w:t>
      </w:r>
      <w:r w:rsidR="00721C1F">
        <w:rPr>
          <w:rFonts w:ascii="Times New Roman" w:hAnsi="Times New Roman" w:cs="Times New Roman"/>
          <w:sz w:val="24"/>
          <w:szCs w:val="24"/>
        </w:rPr>
        <w:t xml:space="preserve"> T</w:t>
      </w:r>
      <w:r w:rsidR="00603447">
        <w:rPr>
          <w:rFonts w:ascii="Times New Roman" w:hAnsi="Times New Roman" w:cs="Times New Roman"/>
          <w:sz w:val="24"/>
          <w:szCs w:val="24"/>
        </w:rPr>
        <w:t xml:space="preserve">he </w:t>
      </w:r>
      <w:r w:rsidR="00B57608">
        <w:rPr>
          <w:rFonts w:ascii="Times New Roman" w:hAnsi="Times New Roman" w:cs="Times New Roman"/>
          <w:sz w:val="24"/>
          <w:szCs w:val="24"/>
        </w:rPr>
        <w:t>magnitude of transient variation in growth (</w:t>
      </w:r>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r w:rsidR="00B57608">
        <w:rPr>
          <w:rFonts w:ascii="Times New Roman" w:hAnsi="Times New Roman" w:cs="Times New Roman"/>
          <w:sz w:val="24"/>
          <w:szCs w:val="24"/>
        </w:rPr>
        <w:t>)</w:t>
      </w:r>
      <w:r w:rsidR="00093192">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B57608">
        <w:rPr>
          <w:rFonts w:ascii="Times New Roman" w:hAnsi="Times New Roman" w:cs="Times New Roman"/>
          <w:sz w:val="24"/>
          <w:szCs w:val="24"/>
        </w:rPr>
        <w:t>were assumed to be constant for males and females</w:t>
      </w:r>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674BB7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r w:rsidR="00B57608">
        <w:rPr>
          <w:rFonts w:ascii="Times New Roman" w:hAnsi="Times New Roman" w:cs="Times New Roman"/>
          <w:sz w:val="24"/>
          <w:szCs w:val="24"/>
        </w:rPr>
        <w:t xml:space="preserve">persistent individual variation in </w:t>
      </w:r>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C16837">
        <w:rPr>
          <w:rFonts w:ascii="Times New Roman" w:hAnsi="Times New Roman" w:cs="Times New Roman"/>
          <w:sz w:val="24"/>
          <w:szCs w:val="24"/>
        </w:rPr>
        <w:t xml:space="preserve"> for each sex</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 xml:space="preserve">transient </w:t>
      </w:r>
      <w:del w:id="119" w:author="Darcy Webber" w:date="2015-02-17T14:41:00Z">
        <w:r w:rsidR="00B57608" w:rsidDel="00747759">
          <w:rPr>
            <w:rFonts w:ascii="Times New Roman" w:hAnsi="Times New Roman" w:cs="Times New Roman"/>
            <w:sz w:val="24"/>
            <w:szCs w:val="24"/>
          </w:rPr>
          <w:delText xml:space="preserve">individual </w:delText>
        </w:r>
      </w:del>
      <w:r w:rsidR="00B57608">
        <w:rPr>
          <w:rFonts w:ascii="Times New Roman" w:hAnsi="Times New Roman" w:cs="Times New Roman"/>
          <w:sz w:val="24"/>
          <w:szCs w:val="24"/>
        </w:rPr>
        <w:t>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460E50">
        <w:rPr>
          <w:rFonts w:ascii="Times New Roman" w:hAnsi="Times New Roman" w:cs="Times New Roman"/>
          <w:sz w:val="24"/>
          <w:szCs w:val="24"/>
        </w:rPr>
        <w:t xml:space="preserve">, and </w:t>
      </w:r>
      <w:r w:rsidR="00B57608">
        <w:rPr>
          <w:rFonts w:ascii="Times New Roman" w:hAnsi="Times New Roman" w:cs="Times New Roman"/>
          <w:sz w:val="24"/>
          <w:szCs w:val="24"/>
        </w:rPr>
        <w:t xml:space="preserve">both persistent and transient variation in growth (both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57608">
        <w:rPr>
          <w:rFonts w:ascii="Times New Roman" w:hAnsi="Times New Roman" w:cs="Times New Roman"/>
          <w:sz w:val="24"/>
          <w:szCs w:val="24"/>
        </w:rPr>
        <w:t>)</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r w:rsidR="00B57608">
        <w:rPr>
          <w:rFonts w:ascii="Times New Roman" w:hAnsi="Times New Roman" w:cs="Times New Roman"/>
          <w:sz w:val="24"/>
          <w:szCs w:val="24"/>
        </w:rPr>
        <w:t xml:space="preserve">were </w:t>
      </w:r>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r w:rsidR="00B57608">
        <w:rPr>
          <w:rFonts w:ascii="Times New Roman" w:hAnsi="Times New Roman" w:cs="Times New Roman"/>
          <w:sz w:val="24"/>
          <w:szCs w:val="24"/>
        </w:rPr>
        <w:t xml:space="preserve">recaptured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61332FC2"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57608">
        <w:rPr>
          <w:rFonts w:ascii="Times New Roman" w:hAnsi="Times New Roman" w:cs="Times New Roman"/>
          <w:sz w:val="24"/>
          <w:szCs w:val="24"/>
        </w:rPr>
        <w:t>Average age at length zero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average upkeep costs (</w:t>
      </w:r>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and asymptotic maximum length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were taken from</w:t>
      </w:r>
      <w:r w:rsidR="00AE374A">
        <w:rPr>
          <w:rFonts w:ascii="Times New Roman" w:hAnsi="Times New Roman" w:cs="Times New Roman"/>
          <w:sz w:val="24"/>
          <w:szCs w:val="24"/>
        </w:rPr>
        <w:t xml:space="preserve"> </w:t>
      </w:r>
      <w:r w:rsidR="00AE374A">
        <w:rPr>
          <w:rFonts w:ascii="Times New Roman" w:hAnsi="Times New Roman" w:cs="Times New Roman"/>
          <w:sz w:val="24"/>
          <w:szCs w:val="24"/>
        </w:rPr>
        <w:fldChar w:fldCharType="begin"/>
      </w:r>
      <w:r w:rsidR="00AE374A">
        <w:rPr>
          <w:rFonts w:ascii="Times New Roman" w:hAnsi="Times New Roman" w:cs="Times New Roman"/>
          <w:sz w:val="24"/>
          <w:szCs w:val="24"/>
        </w:rPr>
        <w:instrText xml:space="preserve"> ADDIN ZOTERO_ITEM CSL_CITATION {"citationID":"2qb0hjv9qb","properties":{"formattedCitation":"(Dunn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AE374A">
        <w:rPr>
          <w:rFonts w:ascii="Times New Roman" w:hAnsi="Times New Roman" w:cs="Times New Roman"/>
          <w:sz w:val="24"/>
          <w:szCs w:val="24"/>
        </w:rPr>
        <w:fldChar w:fldCharType="separate"/>
      </w:r>
      <w:r w:rsidR="00AE374A">
        <w:rPr>
          <w:rFonts w:ascii="Times New Roman" w:hAnsi="Times New Roman" w:cs="Times New Roman"/>
          <w:sz w:val="24"/>
        </w:rPr>
        <w:t>Dunn et al.</w:t>
      </w:r>
      <w:r w:rsidR="00AE374A" w:rsidRPr="00AE374A">
        <w:rPr>
          <w:rFonts w:ascii="Times New Roman" w:hAnsi="Times New Roman" w:cs="Times New Roman"/>
          <w:sz w:val="24"/>
        </w:rPr>
        <w:t xml:space="preserve"> </w:t>
      </w:r>
      <w:r w:rsidR="00AE374A">
        <w:rPr>
          <w:rFonts w:ascii="Times New Roman" w:hAnsi="Times New Roman" w:cs="Times New Roman"/>
          <w:sz w:val="24"/>
        </w:rPr>
        <w:t>(</w:t>
      </w:r>
      <w:r w:rsidR="00AE374A" w:rsidRPr="00AE374A">
        <w:rPr>
          <w:rFonts w:ascii="Times New Roman" w:hAnsi="Times New Roman" w:cs="Times New Roman"/>
          <w:sz w:val="24"/>
        </w:rPr>
        <w:t>2006)</w:t>
      </w:r>
      <w:r w:rsidR="00AE374A">
        <w:rPr>
          <w:rFonts w:ascii="Times New Roman" w:hAnsi="Times New Roman" w:cs="Times New Roman"/>
          <w:sz w:val="24"/>
          <w:szCs w:val="24"/>
        </w:rPr>
        <w:fldChar w:fldCharType="end"/>
      </w:r>
      <w:r w:rsidR="000855AF">
        <w:rPr>
          <w:rFonts w:ascii="Times New Roman" w:hAnsi="Times New Roman" w:cs="Times New Roman"/>
          <w:sz w:val="24"/>
          <w:szCs w:val="24"/>
        </w:rPr>
        <w:t xml:space="preserve"> and used to derive the values </w:t>
      </w:r>
      <w:r w:rsidR="0073635D">
        <w:rPr>
          <w:rFonts w:ascii="Times New Roman" w:hAnsi="Times New Roman" w:cs="Times New Roman"/>
          <w:sz w:val="24"/>
          <w:szCs w:val="24"/>
        </w:rPr>
        <w:t xml:space="preserve">of </w:t>
      </w:r>
      <w:r w:rsidR="00B35058">
        <w:rPr>
          <w:rFonts w:ascii="Times New Roman" w:hAnsi="Times New Roman" w:cs="Times New Roman"/>
          <w:sz w:val="24"/>
          <w:szCs w:val="24"/>
        </w:rPr>
        <w:t>t</w:t>
      </w:r>
      <w:r w:rsidR="008A67B1">
        <w:rPr>
          <w:rFonts w:ascii="Times New Roman" w:hAnsi="Times New Roman" w:cs="Times New Roman"/>
          <w:sz w:val="24"/>
          <w:szCs w:val="24"/>
        </w:rPr>
        <w:t xml:space="preserve">he </w:t>
      </w:r>
      <w:r w:rsidR="00B57608">
        <w:rPr>
          <w:rFonts w:ascii="Times New Roman" w:hAnsi="Times New Roman" w:cs="Times New Roman"/>
          <w:sz w:val="24"/>
          <w:szCs w:val="24"/>
        </w:rPr>
        <w:t>length at birth</w:t>
      </w:r>
      <w:r w:rsidR="00E84EBE">
        <w:rPr>
          <w:rFonts w:ascii="Times New Roman" w:hAnsi="Times New Roman" w:cs="Times New Roman"/>
          <w:sz w:val="24"/>
          <w:szCs w:val="24"/>
        </w:rPr>
        <w:t xml:space="preserve"> </w:t>
      </w:r>
      <w:r w:rsidR="00B57608">
        <w:rPr>
          <w:rFonts w:ascii="Times New Roman" w:hAnsi="Times New Roman" w:cs="Times New Roman"/>
          <w:sz w:val="24"/>
          <w:szCs w:val="24"/>
        </w:rPr>
        <w:t>(</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Pr>
          <w:rFonts w:ascii="Times New Roman" w:hAnsi="Times New Roman" w:cs="Times New Roman"/>
          <w:sz w:val="24"/>
          <w:szCs w:val="24"/>
        </w:rPr>
        <w:t xml:space="preserve"> and </w:t>
      </w:r>
      <w:r w:rsidR="0073635D">
        <w:rPr>
          <w:rFonts w:ascii="Times New Roman" w:hAnsi="Times New Roman" w:cs="Times New Roman"/>
          <w:sz w:val="24"/>
          <w:szCs w:val="24"/>
        </w:rPr>
        <w:t>average energy acquisition rate</w:t>
      </w:r>
      <w:r w:rsidR="00B57608">
        <w:rPr>
          <w:rFonts w:ascii="Times New Roman" w:hAnsi="Times New Roman" w:cs="Times New Roman"/>
          <w:sz w:val="24"/>
          <w:szCs w:val="24"/>
        </w:rPr>
        <w:t xml:space="preserve"> (</w:t>
      </w:r>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73635D">
        <w:rPr>
          <w:rFonts w:ascii="Times New Roman" w:hAnsi="Times New Roman" w:cs="Times New Roman"/>
          <w:sz w:val="24"/>
          <w:szCs w:val="24"/>
        </w:rPr>
        <w:t xml:space="preserve"> parameters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34058D">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1150A86A" w14:textId="753299CB" w:rsidR="00E34E47" w:rsidRDefault="00093192" w:rsidP="004046D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w:t>
      </w:r>
      <w:r w:rsidR="00957261">
        <w:rPr>
          <w:rFonts w:ascii="Times New Roman" w:hAnsi="Times New Roman" w:cs="Times New Roman"/>
          <w:sz w:val="24"/>
          <w:szCs w:val="24"/>
        </w:rPr>
        <w:t>length at birth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957261">
        <w:rPr>
          <w:rFonts w:ascii="Times New Roman" w:hAnsi="Times New Roman" w:cs="Times New Roman"/>
          <w:sz w:val="24"/>
          <w:szCs w:val="24"/>
        </w:rPr>
        <w:t>),</w:t>
      </w:r>
      <w:r w:rsidR="00AC73C3">
        <w:rPr>
          <w:rFonts w:ascii="Times New Roman" w:hAnsi="Times New Roman" w:cs="Times New Roman"/>
          <w:sz w:val="24"/>
          <w:szCs w:val="24"/>
        </w:rPr>
        <w:t xml:space="preserve"> </w:t>
      </w:r>
      <w:r w:rsidR="000654FE">
        <w:rPr>
          <w:rFonts w:ascii="Times New Roman" w:hAnsi="Times New Roman" w:cs="Times New Roman"/>
          <w:sz w:val="24"/>
          <w:szCs w:val="24"/>
        </w:rPr>
        <w:t>average upkeep cost</w:t>
      </w:r>
      <w:r w:rsidR="000454E4">
        <w:rPr>
          <w:rFonts w:ascii="Times New Roman" w:hAnsi="Times New Roman" w:cs="Times New Roman"/>
          <w:sz w:val="24"/>
          <w:szCs w:val="24"/>
        </w:rPr>
        <w:t xml:space="preserve"> (</w:t>
      </w:r>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r w:rsidR="000454E4">
        <w:rPr>
          <w:rFonts w:ascii="Times New Roman" w:hAnsi="Times New Roman" w:cs="Times New Roman"/>
          <w:sz w:val="24"/>
          <w:szCs w:val="24"/>
        </w:rPr>
        <w:t>),</w:t>
      </w:r>
      <w:r w:rsidR="00AC73C3">
        <w:rPr>
          <w:rFonts w:ascii="Times New Roman" w:hAnsi="Times New Roman" w:cs="Times New Roman"/>
          <w:sz w:val="24"/>
          <w:szCs w:val="24"/>
        </w:rPr>
        <w:t xml:space="preserve"> </w:t>
      </w:r>
      <w:r w:rsidR="008E66D1">
        <w:rPr>
          <w:rFonts w:ascii="Times New Roman" w:hAnsi="Times New Roman" w:cs="Times New Roman"/>
          <w:sz w:val="24"/>
          <w:szCs w:val="24"/>
        </w:rPr>
        <w:t>magnitude of persistent variation in growth (</w:t>
      </w:r>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r w:rsidR="008E66D1">
        <w:rPr>
          <w:rFonts w:ascii="Times New Roman" w:hAnsi="Times New Roman" w:cs="Times New Roman"/>
          <w:sz w:val="24"/>
          <w:szCs w:val="24"/>
        </w:rPr>
        <w:t xml:space="preserve">) </w:t>
      </w:r>
      <w:r w:rsidR="00ED2BEC">
        <w:rPr>
          <w:rFonts w:ascii="Times New Roman" w:hAnsi="Times New Roman" w:cs="Times New Roman"/>
          <w:sz w:val="24"/>
          <w:szCs w:val="24"/>
        </w:rPr>
        <w:t xml:space="preserve">and </w:t>
      </w:r>
      <w:r w:rsidR="00B404D0">
        <w:rPr>
          <w:rFonts w:ascii="Times New Roman" w:hAnsi="Times New Roman" w:cs="Times New Roman"/>
          <w:sz w:val="24"/>
          <w:szCs w:val="24"/>
        </w:rPr>
        <w:t>average energ</w:t>
      </w:r>
      <w:r w:rsidR="000654FE">
        <w:rPr>
          <w:rFonts w:ascii="Times New Roman" w:hAnsi="Times New Roman" w:cs="Times New Roman"/>
          <w:sz w:val="24"/>
          <w:szCs w:val="24"/>
        </w:rPr>
        <w:t>y acquisition rate</w:t>
      </w:r>
      <w:r w:rsidR="00B404D0">
        <w:rPr>
          <w:rFonts w:ascii="Times New Roman" w:hAnsi="Times New Roman" w:cs="Times New Roman"/>
          <w:sz w:val="24"/>
          <w:szCs w:val="24"/>
        </w:rPr>
        <w:t xml:space="preserve"> (</w:t>
      </w:r>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sidR="00B404D0">
        <w:rPr>
          <w:rFonts w:ascii="Times New Roman" w:hAnsi="Times New Roman" w:cs="Times New Roman"/>
          <w:sz w:val="24"/>
          <w:szCs w:val="24"/>
        </w:rPr>
        <w:t xml:space="preserve">) </w:t>
      </w:r>
      <w:r w:rsidR="000654FE">
        <w:rPr>
          <w:rFonts w:ascii="Times New Roman" w:hAnsi="Times New Roman" w:cs="Times New Roman"/>
          <w:sz w:val="24"/>
          <w:szCs w:val="24"/>
        </w:rPr>
        <w:t xml:space="preserve">parameters </w:t>
      </w:r>
      <w:r w:rsidR="00AC73C3">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10514B">
        <w:rPr>
          <w:rFonts w:ascii="Times New Roman" w:hAnsi="Times New Roman" w:cs="Times New Roman"/>
          <w:sz w:val="24"/>
          <w:szCs w:val="24"/>
        </w:rPr>
        <w:t xml:space="preserve">the </w:t>
      </w:r>
      <w:r w:rsidR="000654FE">
        <w:rPr>
          <w:rFonts w:ascii="Times New Roman" w:hAnsi="Times New Roman" w:cs="Times New Roman"/>
          <w:sz w:val="24"/>
          <w:szCs w:val="24"/>
        </w:rPr>
        <w:t>magnitude of transient variation in growth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0654FE">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6B5332">
        <w:rPr>
          <w:rFonts w:ascii="Times New Roman" w:hAnsi="Times New Roman" w:cs="Times New Roman"/>
          <w:sz w:val="24"/>
          <w:szCs w:val="24"/>
        </w:rPr>
        <w:t>were not</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_Ref411934157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2</w:t>
      </w:r>
      <w:r w:rsidR="002B16C1">
        <w:rPr>
          <w:rFonts w:ascii="Times New Roman" w:hAnsi="Times New Roman" w:cs="Times New Roman"/>
          <w:sz w:val="24"/>
          <w:szCs w:val="24"/>
        </w:rPr>
        <w:fldChar w:fldCharType="end"/>
      </w:r>
      <w:r w:rsidR="0073635D">
        <w:rPr>
          <w:rFonts w:ascii="Times New Roman" w:hAnsi="Times New Roman" w:cs="Times New Roman"/>
          <w:sz w:val="24"/>
          <w:szCs w:val="24"/>
        </w:rPr>
        <w:t xml:space="preserve">, </w:t>
      </w:r>
      <w:r w:rsidR="0073635D">
        <w:rPr>
          <w:rFonts w:ascii="Times New Roman" w:hAnsi="Times New Roman" w:cs="Times New Roman"/>
          <w:sz w:val="24"/>
          <w:szCs w:val="24"/>
        </w:rPr>
        <w:fldChar w:fldCharType="begin"/>
      </w:r>
      <w:r w:rsidR="0073635D">
        <w:rPr>
          <w:rFonts w:ascii="Times New Roman" w:hAnsi="Times New Roman" w:cs="Times New Roman"/>
          <w:sz w:val="24"/>
          <w:szCs w:val="24"/>
        </w:rPr>
        <w:instrText xml:space="preserve"> REF _Ref411934690 \h </w:instrText>
      </w:r>
      <w:r w:rsidR="0073635D">
        <w:rPr>
          <w:rFonts w:ascii="Times New Roman" w:hAnsi="Times New Roman" w:cs="Times New Roman"/>
          <w:sz w:val="24"/>
          <w:szCs w:val="24"/>
        </w:rPr>
      </w:r>
      <w:r w:rsidR="0073635D">
        <w:rPr>
          <w:rFonts w:ascii="Times New Roman" w:hAnsi="Times New Roman" w:cs="Times New Roman"/>
          <w:sz w:val="24"/>
          <w:szCs w:val="24"/>
        </w:rPr>
        <w:fldChar w:fldCharType="separate"/>
      </w:r>
      <w:r w:rsidR="0073635D" w:rsidRPr="00D01717">
        <w:rPr>
          <w:i/>
          <w:color w:val="000000" w:themeColor="text1"/>
          <w:sz w:val="24"/>
          <w:szCs w:val="24"/>
        </w:rPr>
        <w:t xml:space="preserve">Table </w:t>
      </w:r>
      <w:r w:rsidR="0073635D">
        <w:rPr>
          <w:i/>
          <w:noProof/>
          <w:color w:val="000000" w:themeColor="text1"/>
          <w:sz w:val="24"/>
          <w:szCs w:val="24"/>
        </w:rPr>
        <w:t>3</w:t>
      </w:r>
      <w:r w:rsidR="0073635D">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78226B">
        <w:rPr>
          <w:rFonts w:ascii="Times New Roman" w:hAnsi="Times New Roman" w:cs="Times New Roman"/>
          <w:sz w:val="24"/>
          <w:szCs w:val="24"/>
        </w:rPr>
        <w:t>(</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 xml:space="preserve">) </w:t>
      </w:r>
      <w:r w:rsidR="00CF3B4C">
        <w:rPr>
          <w:rFonts w:ascii="Times New Roman" w:hAnsi="Times New Roman" w:cs="Times New Roman"/>
          <w:sz w:val="24"/>
          <w:szCs w:val="24"/>
        </w:rPr>
        <w:t>was set at</w:t>
      </w:r>
      <w:r w:rsidR="005756B6">
        <w:rPr>
          <w:rFonts w:ascii="Times New Roman" w:hAnsi="Times New Roman" w:cs="Times New Roman"/>
          <w:sz w:val="24"/>
          <w:szCs w:val="24"/>
        </w:rPr>
        <w:t xml:space="preserve"> the value in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{"citationID":"2oojoo34sv","properties":{"formattedCitation":"(Dunn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5756B6">
        <w:rPr>
          <w:rFonts w:ascii="Times New Roman" w:hAnsi="Times New Roman" w:cs="Times New Roman"/>
          <w:sz w:val="24"/>
          <w:szCs w:val="24"/>
        </w:rPr>
        <w:fldChar w:fldCharType="separate"/>
      </w:r>
      <w:r w:rsidR="005756B6">
        <w:rPr>
          <w:rFonts w:ascii="Times New Roman" w:hAnsi="Times New Roman" w:cs="Times New Roman"/>
          <w:sz w:val="24"/>
        </w:rPr>
        <w:t>Dunn et al.</w:t>
      </w:r>
      <w:r w:rsidR="005756B6" w:rsidRPr="005756B6">
        <w:rPr>
          <w:rFonts w:ascii="Times New Roman" w:hAnsi="Times New Roman" w:cs="Times New Roman"/>
          <w:sz w:val="24"/>
        </w:rPr>
        <w:t xml:space="preserve"> 2006</w:t>
      </w:r>
      <w:r w:rsidR="005756B6">
        <w:rPr>
          <w:rFonts w:ascii="Times New Roman" w:hAnsi="Times New Roman" w:cs="Times New Roman"/>
          <w:sz w:val="24"/>
          <w:szCs w:val="24"/>
        </w:rPr>
        <w:fldChar w:fldCharType="end"/>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383A7C">
        <w:rPr>
          <w:rFonts w:ascii="Times New Roman" w:hAnsi="Times New Roman" w:cs="Times New Roman"/>
          <w:sz w:val="24"/>
          <w:szCs w:val="24"/>
        </w:rPr>
        <w:t xml:space="preserve">the </w:t>
      </w:r>
      <w:r w:rsidR="0078226B">
        <w:rPr>
          <w:rFonts w:ascii="Times New Roman" w:hAnsi="Times New Roman" w:cs="Times New Roman"/>
          <w:sz w:val="24"/>
          <w:szCs w:val="24"/>
        </w:rPr>
        <w:t>c.v. of observed growth (</w:t>
      </w:r>
      <w:r w:rsidR="0078226B" w:rsidRPr="00CF3B4C">
        <w:rPr>
          <w:rFonts w:ascii="Times New Roman" w:hAnsi="Times New Roman" w:cs="Times New Roman"/>
          <w:i/>
          <w:sz w:val="24"/>
          <w:szCs w:val="24"/>
        </w:rPr>
        <w:t>c</w:t>
      </w:r>
      <w:r w:rsidR="0078226B"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383A7C">
        <w:rPr>
          <w:rFonts w:ascii="Times New Roman" w:hAnsi="Times New Roman" w:cs="Times New Roman"/>
          <w:sz w:val="24"/>
          <w:szCs w:val="24"/>
        </w:rPr>
        <w:t>magnitude of persistent variation among individuals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1B3F2B">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1B3F2B">
        <w:rPr>
          <w:rFonts w:ascii="Times New Roman" w:hAnsi="Times New Roman" w:cs="Times New Roman"/>
          <w:sz w:val="24"/>
          <w:szCs w:val="24"/>
        </w:rPr>
        <w:t>magnitude of transient variation</w:t>
      </w:r>
      <w:r w:rsidR="001B3F2B" w:rsidRPr="00201D26">
        <w:rPr>
          <w:rFonts w:ascii="Times New Roman" w:hAnsi="Times New Roman" w:cs="Times New Roman"/>
          <w:i/>
          <w:sz w:val="24"/>
          <w:szCs w:val="24"/>
        </w:rPr>
        <w:t xml:space="preserve"> </w:t>
      </w:r>
      <w:r w:rsidR="001B3F2B">
        <w:rPr>
          <w:rFonts w:ascii="Times New Roman" w:hAnsi="Times New Roman" w:cs="Times New Roman"/>
          <w:sz w:val="24"/>
          <w:szCs w:val="24"/>
        </w:rPr>
        <w:t>(</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1B3F2B">
        <w:rPr>
          <w:rFonts w:ascii="Times New Roman" w:hAnsi="Times New Roman" w:cs="Times New Roman"/>
          <w:sz w:val="24"/>
          <w:szCs w:val="24"/>
        </w:rPr>
        <w:t xml:space="preserve">) </w:t>
      </w:r>
      <w:r w:rsidR="009D73B8">
        <w:rPr>
          <w:rFonts w:ascii="Times New Roman" w:hAnsi="Times New Roman" w:cs="Times New Roman"/>
          <w:sz w:val="24"/>
          <w:szCs w:val="24"/>
        </w:rPr>
        <w:t>were set at values that resulted in reasonable variation in individual length trajectories</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_Ref411934690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3</w:t>
      </w:r>
      <w:r w:rsidR="002B16C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41C1DEA9" w14:textId="2B14A61E" w:rsidR="00200293" w:rsidRDefault="00D87F9B" w:rsidP="004046D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each individual i</w:t>
      </w:r>
      <w:r w:rsidR="00A83F48">
        <w:rPr>
          <w:rFonts w:ascii="Times New Roman" w:hAnsi="Times New Roman" w:cs="Times New Roman"/>
          <w:sz w:val="24"/>
          <w:szCs w:val="24"/>
        </w:rPr>
        <w:t>n each of the</w:t>
      </w:r>
      <w:r>
        <w:rPr>
          <w:rFonts w:ascii="Times New Roman" w:hAnsi="Times New Roman" w:cs="Times New Roman"/>
          <w:sz w:val="24"/>
          <w:szCs w:val="24"/>
        </w:rPr>
        <w:t xml:space="preserve"> scenario/power simulations</w:t>
      </w:r>
      <w:r w:rsidR="00A83F48">
        <w:rPr>
          <w:rFonts w:ascii="Times New Roman" w:hAnsi="Times New Roman" w:cs="Times New Roman"/>
          <w:sz w:val="24"/>
          <w:szCs w:val="24"/>
        </w:rPr>
        <w:t xml:space="preserve">, sex was sampled with replacement from the observed sex </w:t>
      </w:r>
      <w:del w:id="120" w:author="Darcy Webber" w:date="2015-02-17T14:45:00Z">
        <w:r w:rsidR="00A83F48" w:rsidDel="00E25254">
          <w:rPr>
            <w:rFonts w:ascii="Times New Roman" w:hAnsi="Times New Roman" w:cs="Times New Roman"/>
            <w:sz w:val="24"/>
            <w:szCs w:val="24"/>
          </w:rPr>
          <w:delText xml:space="preserve">structure </w:delText>
        </w:r>
      </w:del>
      <w:ins w:id="121" w:author="Darcy Webber" w:date="2015-02-17T14:45:00Z">
        <w:r w:rsidR="00E25254">
          <w:rPr>
            <w:rFonts w:ascii="Times New Roman" w:hAnsi="Times New Roman" w:cs="Times New Roman"/>
            <w:sz w:val="24"/>
            <w:szCs w:val="24"/>
          </w:rPr>
          <w:t xml:space="preserve">of individuals </w:t>
        </w:r>
      </w:ins>
      <w:r w:rsidR="00A83F48">
        <w:rPr>
          <w:rFonts w:ascii="Times New Roman" w:hAnsi="Times New Roman" w:cs="Times New Roman"/>
          <w:sz w:val="24"/>
          <w:szCs w:val="24"/>
        </w:rPr>
        <w:t>in the toothfish data set.  The age at release, age at recapture and time at liberty were sampled independently from the observed</w:t>
      </w:r>
      <w:r w:rsidR="00833712">
        <w:rPr>
          <w:rFonts w:ascii="Times New Roman" w:hAnsi="Times New Roman" w:cs="Times New Roman"/>
          <w:sz w:val="24"/>
          <w:szCs w:val="24"/>
        </w:rPr>
        <w:t xml:space="preserve"> individuals in the</w:t>
      </w:r>
      <w:r w:rsidR="00A83F48">
        <w:rPr>
          <w:rFonts w:ascii="Times New Roman" w:hAnsi="Times New Roman" w:cs="Times New Roman"/>
          <w:sz w:val="24"/>
          <w:szCs w:val="24"/>
        </w:rPr>
        <w:t xml:space="preserve"> toothfish data set</w:t>
      </w:r>
      <w:r w:rsidR="004F7C37">
        <w:rPr>
          <w:rFonts w:ascii="Times New Roman" w:hAnsi="Times New Roman" w:cs="Times New Roman"/>
          <w:sz w:val="24"/>
          <w:szCs w:val="24"/>
        </w:rPr>
        <w:t xml:space="preserve"> also</w:t>
      </w:r>
      <w:r>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w:t>
      </w:r>
      <w:r w:rsidR="0078226B">
        <w:rPr>
          <w:rFonts w:ascii="Times New Roman" w:hAnsi="Times New Roman" w:cs="Times New Roman"/>
          <w:sz w:val="24"/>
          <w:szCs w:val="24"/>
        </w:rPr>
        <w:t>other</w:t>
      </w:r>
      <w:r w:rsidR="00C24727">
        <w:rPr>
          <w:rFonts w:ascii="Times New Roman" w:hAnsi="Times New Roman" w:cs="Times New Roman"/>
          <w:sz w:val="24"/>
          <w:szCs w:val="24"/>
        </w:rPr>
        <w:t xml:space="preserve"> two variables</w:t>
      </w:r>
      <w:r w:rsidR="00200293" w:rsidRPr="00200293">
        <w:rPr>
          <w:rFonts w:ascii="Times New Roman" w:hAnsi="Times New Roman" w:cs="Times New Roman"/>
          <w:sz w:val="24"/>
          <w:szCs w:val="24"/>
        </w:rPr>
        <w:t xml:space="preserve"> </w:t>
      </w:r>
      <w:r w:rsidR="00200293">
        <w:rPr>
          <w:rFonts w:ascii="Times New Roman" w:hAnsi="Times New Roman" w:cs="Times New Roman"/>
          <w:sz w:val="24"/>
          <w:szCs w:val="24"/>
        </w:rPr>
        <w:t>and rounded to the nearest integer.  For instance:</w:t>
      </w:r>
    </w:p>
    <w:p w14:paraId="450927AD" w14:textId="23BAF247" w:rsid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Pr>
          <w:rFonts w:ascii="Times New Roman" w:hAnsi="Times New Roman" w:cs="Times New Roman"/>
          <w:sz w:val="24"/>
          <w:szCs w:val="24"/>
        </w:rPr>
        <w:t xml:space="preserve"> was chosen</w:t>
      </w:r>
      <w:ins w:id="122" w:author="Darcy Webber" w:date="2015-02-17T14:46:00Z">
        <w:r w:rsidR="00E25254">
          <w:rPr>
            <w:rFonts w:ascii="Times New Roman" w:hAnsi="Times New Roman" w:cs="Times New Roman"/>
            <w:sz w:val="24"/>
            <w:szCs w:val="24"/>
          </w:rPr>
          <w:t xml:space="preserve"> at random</w:t>
        </w:r>
      </w:ins>
      <w:r>
        <w:rPr>
          <w:rFonts w:ascii="Times New Roman" w:hAnsi="Times New Roman" w:cs="Times New Roman"/>
          <w:sz w:val="24"/>
          <w:szCs w:val="24"/>
        </w:rPr>
        <w:t xml:space="preserve">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 xml:space="preserve"> = (t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2</w:t>
      </w:r>
      <w:r w:rsidRPr="00200293">
        <w:rPr>
          <w:rFonts w:ascii="Times New Roman" w:hAnsi="Times New Roman" w:cs="Times New Roman"/>
          <w:i/>
          <w:sz w:val="24"/>
          <w:szCs w:val="24"/>
        </w:rPr>
        <w:t>) - t</w:t>
      </w:r>
      <w:r w:rsidRPr="00200293">
        <w:rPr>
          <w:rFonts w:ascii="Times New Roman" w:hAnsi="Times New Roman" w:cs="Times New Roman"/>
          <w:i/>
          <w:sz w:val="24"/>
          <w:szCs w:val="24"/>
          <w:vertAlign w:val="subscript"/>
        </w:rPr>
        <w:t>2</w:t>
      </w:r>
      <w:ins w:id="123" w:author="Darcy Webber" w:date="2015-02-17T14:46:00Z">
        <w:r w:rsidR="00C76E51">
          <w:rPr>
            <w:rFonts w:ascii="Times New Roman" w:hAnsi="Times New Roman" w:cs="Times New Roman"/>
            <w:sz w:val="24"/>
            <w:szCs w:val="24"/>
          </w:rPr>
          <w:t>;</w:t>
        </w:r>
      </w:ins>
      <w:del w:id="124" w:author="Darcy Webber" w:date="2015-02-17T14:46:00Z">
        <w:r w:rsidDel="00C76E51">
          <w:rPr>
            <w:rFonts w:ascii="Times New Roman" w:hAnsi="Times New Roman" w:cs="Times New Roman"/>
            <w:sz w:val="24"/>
            <w:szCs w:val="24"/>
          </w:rPr>
          <w:delText>,</w:delText>
        </w:r>
      </w:del>
    </w:p>
    <w:p w14:paraId="2FBF04C0" w14:textId="1D6F2112"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sidRPr="00200293">
        <w:rPr>
          <w:rFonts w:ascii="Times New Roman" w:hAnsi="Times New Roman" w:cs="Times New Roman"/>
          <w:sz w:val="24"/>
          <w:szCs w:val="24"/>
        </w:rPr>
        <w:lastRenderedPageBreak/>
        <w:t>if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was chosen it was calculated as the age at </w:t>
      </w:r>
      <w:r w:rsidR="00CD3023">
        <w:rPr>
          <w:rFonts w:ascii="Times New Roman" w:hAnsi="Times New Roman" w:cs="Times New Roman"/>
          <w:sz w:val="24"/>
          <w:szCs w:val="24"/>
        </w:rPr>
        <w:t>first capture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plus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2</w:t>
      </w:r>
      <w:ins w:id="125" w:author="Darcy Webber" w:date="2015-02-17T14:46:00Z">
        <w:r w:rsidR="00C76E51">
          <w:rPr>
            <w:rFonts w:ascii="Times New Roman" w:hAnsi="Times New Roman" w:cs="Times New Roman"/>
            <w:sz w:val="24"/>
            <w:szCs w:val="24"/>
          </w:rPr>
          <w:t>;</w:t>
        </w:r>
      </w:ins>
      <w:del w:id="126" w:author="Darcy Webber" w:date="2015-02-17T14:46:00Z">
        <w:r w:rsidDel="00C76E51">
          <w:rPr>
            <w:rFonts w:ascii="Times New Roman" w:hAnsi="Times New Roman" w:cs="Times New Roman"/>
            <w:sz w:val="24"/>
            <w:szCs w:val="24"/>
          </w:rPr>
          <w:delText>,</w:delText>
        </w:r>
      </w:del>
    </w:p>
    <w:p w14:paraId="7021A162" w14:textId="31BDB588"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was chosen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 xml:space="preserve">), i.e., </w:t>
      </w:r>
      <w:r w:rsid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i/>
          <w:sz w:val="24"/>
          <w:szCs w:val="24"/>
        </w:rPr>
        <w:t xml:space="preserve"> =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Pr>
          <w:rFonts w:ascii="Times New Roman" w:hAnsi="Times New Roman" w:cs="Times New Roman"/>
          <w:sz w:val="24"/>
          <w:szCs w:val="24"/>
        </w:rPr>
        <w:t>.</w:t>
      </w:r>
    </w:p>
    <w:p w14:paraId="510C1E88" w14:textId="0BC93D83" w:rsidR="00C24727" w:rsidRDefault="008413DE" w:rsidP="0020029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Sampling in this way ensured that the distribution of each of the variables approximated those observed </w:t>
      </w:r>
      <w:r w:rsidR="00DD2F49">
        <w:rPr>
          <w:rFonts w:ascii="Times New Roman" w:hAnsi="Times New Roman" w:cs="Times New Roman"/>
          <w:sz w:val="24"/>
          <w:szCs w:val="24"/>
        </w:rPr>
        <w:t>the real-world data set</w:t>
      </w:r>
      <w:r>
        <w:rPr>
          <w:rFonts w:ascii="Times New Roman" w:hAnsi="Times New Roman" w:cs="Times New Roman"/>
          <w:sz w:val="24"/>
          <w:szCs w:val="24"/>
        </w:rPr>
        <w:t>, without the need for sampling from complex joint distributions (</w:t>
      </w:r>
      <w:r w:rsidR="00CA3729">
        <w:rPr>
          <w:rFonts w:ascii="Times New Roman" w:hAnsi="Times New Roman" w:cs="Times New Roman"/>
          <w:sz w:val="24"/>
          <w:szCs w:val="24"/>
        </w:rPr>
        <w:t>e.g</w:t>
      </w:r>
      <w:r>
        <w:rPr>
          <w:rFonts w:ascii="Times New Roman" w:hAnsi="Times New Roman" w:cs="Times New Roman"/>
          <w:sz w:val="24"/>
          <w:szCs w:val="24"/>
        </w:rPr>
        <w:t xml:space="preserve">., copulas).  </w:t>
      </w:r>
      <w:r w:rsidR="009F7A92">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CF143F">
        <w:rPr>
          <w:rFonts w:ascii="Times New Roman" w:hAnsi="Times New Roman" w:cs="Times New Roman"/>
          <w:sz w:val="24"/>
          <w:szCs w:val="24"/>
        </w:rPr>
        <w:t>average energy acquisition rate (</w:t>
      </w:r>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r w:rsidR="00CF143F">
        <w:rPr>
          <w:rFonts w:ascii="Times New Roman" w:hAnsi="Times New Roman" w:cs="Times New Roman"/>
          <w:sz w:val="24"/>
          <w:szCs w:val="24"/>
        </w:rPr>
        <w:t xml:space="preserve">) </w:t>
      </w:r>
      <w:r w:rsidR="00166624">
        <w:rPr>
          <w:rFonts w:ascii="Times New Roman" w:hAnsi="Times New Roman" w:cs="Times New Roman"/>
          <w:sz w:val="24"/>
          <w:szCs w:val="24"/>
        </w:rPr>
        <w:t>we present the derived value</w:t>
      </w:r>
      <w:r w:rsidR="00603166">
        <w:rPr>
          <w:rFonts w:ascii="Times New Roman" w:hAnsi="Times New Roman" w:cs="Times New Roman"/>
          <w:sz w:val="24"/>
          <w:szCs w:val="24"/>
        </w:rPr>
        <w:t xml:space="preserve"> median asymptotic length</w:t>
      </w:r>
      <w:r w:rsidR="00166624">
        <w:rPr>
          <w:rFonts w:ascii="Times New Roman" w:hAnsi="Times New Roman" w:cs="Times New Roman"/>
          <w:sz w:val="24"/>
          <w:szCs w:val="24"/>
        </w:rPr>
        <w:t xml:space="preserve"> </w:t>
      </w:r>
      <w:r w:rsidR="0060316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603166">
        <w:rPr>
          <w:rFonts w:ascii="Times New Roman" w:hAnsi="Times New Roman" w:cs="Times New Roman"/>
          <w:sz w:val="24"/>
          <w:szCs w:val="24"/>
        </w:rPr>
        <w:t>)</w:t>
      </w:r>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56BA1493" w:rsidR="0024711E" w:rsidRDefault="0024711E" w:rsidP="00701A4B">
      <w:pPr>
        <w:spacing w:line="480" w:lineRule="auto"/>
        <w:rPr>
          <w:rFonts w:ascii="Times New Roman" w:eastAsia="Times New Roman" w:hAnsi="Times New Roman" w:cs="Times New Roman"/>
          <w:b/>
          <w:bCs/>
          <w:sz w:val="24"/>
          <w:szCs w:val="24"/>
          <w:lang w:val="en-GB" w:eastAsia="en-GB"/>
        </w:rPr>
      </w:pP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681DC6EE" w:rsidR="001E733D" w:rsidRDefault="006B2716"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r>
      <w:del w:id="127" w:author="JTT" w:date="2015-02-17T08:07:00Z">
        <w:r w:rsidDel="005C011F">
          <w:rPr>
            <w:rFonts w:ascii="Times New Roman" w:hAnsi="Times New Roman" w:cs="Times New Roman"/>
            <w:sz w:val="24"/>
            <w:szCs w:val="24"/>
          </w:rPr>
          <w:delText>The model fit to the data w</w:delText>
        </w:r>
        <w:r w:rsidR="00D62F7E" w:rsidDel="005C011F">
          <w:rPr>
            <w:rFonts w:ascii="Times New Roman" w:hAnsi="Times New Roman" w:cs="Times New Roman"/>
            <w:sz w:val="24"/>
            <w:szCs w:val="24"/>
          </w:rPr>
          <w:delText>hen estimating growth for each</w:delText>
        </w:r>
      </w:del>
      <w:ins w:id="128" w:author="JTT" w:date="2015-02-17T08:07:00Z">
        <w:r w:rsidR="005C011F">
          <w:rPr>
            <w:rFonts w:ascii="Times New Roman" w:hAnsi="Times New Roman" w:cs="Times New Roman"/>
            <w:sz w:val="24"/>
            <w:szCs w:val="24"/>
          </w:rPr>
          <w:t>When applied to data for Antarctic toothfish in Ross Sea, the model</w:t>
        </w:r>
      </w:ins>
      <w:r w:rsidR="00D62F7E">
        <w:rPr>
          <w:rFonts w:ascii="Times New Roman" w:hAnsi="Times New Roman" w:cs="Times New Roman"/>
          <w:sz w:val="24"/>
          <w:szCs w:val="24"/>
        </w:rPr>
        <w:t xml:space="preserve"> </w:t>
      </w:r>
      <w:del w:id="129" w:author="JTT" w:date="2015-02-17T08:08:00Z">
        <w:r w:rsidR="00D62F7E" w:rsidDel="005C011F">
          <w:rPr>
            <w:rFonts w:ascii="Times New Roman" w:hAnsi="Times New Roman" w:cs="Times New Roman"/>
            <w:sz w:val="24"/>
            <w:szCs w:val="24"/>
          </w:rPr>
          <w:delText xml:space="preserve">individual </w:delText>
        </w:r>
      </w:del>
      <w:r w:rsidR="00D62F7E">
        <w:rPr>
          <w:rFonts w:ascii="Times New Roman" w:hAnsi="Times New Roman" w:cs="Times New Roman"/>
          <w:sz w:val="24"/>
          <w:szCs w:val="24"/>
        </w:rPr>
        <w:t>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Bertalanffy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502F46" w:rsidRPr="00843FF9">
        <w:rPr>
          <w:i/>
          <w:sz w:val="24"/>
          <w:szCs w:val="24"/>
        </w:rPr>
        <w:t xml:space="preserve">Figure </w:t>
      </w:r>
      <w:r w:rsidR="00502F46">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del w:id="130" w:author="JTT" w:date="2015-02-17T08:08:00Z">
        <w:r w:rsidR="00D62F7E" w:rsidDel="005C011F">
          <w:rPr>
            <w:rFonts w:ascii="Times New Roman" w:hAnsi="Times New Roman" w:cs="Times New Roman"/>
            <w:sz w:val="24"/>
            <w:szCs w:val="24"/>
          </w:rPr>
          <w:delText>In this model t</w:delText>
        </w:r>
      </w:del>
      <w:ins w:id="131" w:author="JTT" w:date="2015-02-17T08:08:00Z">
        <w:r w:rsidR="005C011F">
          <w:rPr>
            <w:rFonts w:ascii="Times New Roman" w:hAnsi="Times New Roman" w:cs="Times New Roman"/>
            <w:sz w:val="24"/>
            <w:szCs w:val="24"/>
          </w:rPr>
          <w:t>T</w:t>
        </w:r>
      </w:ins>
      <w:r w:rsidR="00457BFC">
        <w:rPr>
          <w:rFonts w:ascii="Times New Roman" w:hAnsi="Times New Roman" w:cs="Times New Roman"/>
          <w:sz w:val="24"/>
          <w:szCs w:val="24"/>
        </w:rPr>
        <w:t xml:space="preserve">he residual fit </w:t>
      </w:r>
      <w:ins w:id="132" w:author="JTT" w:date="2015-02-17T08:08:00Z">
        <w:r w:rsidR="005C011F">
          <w:rPr>
            <w:rFonts w:ascii="Times New Roman" w:hAnsi="Times New Roman" w:cs="Times New Roman"/>
            <w:sz w:val="24"/>
            <w:szCs w:val="24"/>
          </w:rPr>
          <w:t xml:space="preserve">of this model </w:t>
        </w:r>
      </w:ins>
      <w:r w:rsidR="00457BFC">
        <w:rPr>
          <w:rFonts w:ascii="Times New Roman" w:hAnsi="Times New Roman" w:cs="Times New Roman"/>
          <w:sz w:val="24"/>
          <w:szCs w:val="24"/>
        </w:rPr>
        <w:t>is poor</w:t>
      </w:r>
      <w:r w:rsidR="00086280">
        <w:rPr>
          <w:rFonts w:ascii="Times New Roman" w:hAnsi="Times New Roman" w:cs="Times New Roman"/>
          <w:sz w:val="24"/>
          <w:szCs w:val="24"/>
        </w:rPr>
        <w:t>,</w:t>
      </w:r>
      <w:r w:rsidR="00457BFC">
        <w:rPr>
          <w:rFonts w:ascii="Times New Roman" w:hAnsi="Times New Roman" w:cs="Times New Roman"/>
          <w:sz w:val="24"/>
          <w:szCs w:val="24"/>
        </w:rPr>
        <w:t xml:space="preserve"> </w:t>
      </w:r>
      <w:r w:rsidR="00086280">
        <w:rPr>
          <w:rFonts w:ascii="Times New Roman" w:hAnsi="Times New Roman" w:cs="Times New Roman"/>
          <w:sz w:val="24"/>
          <w:szCs w:val="24"/>
        </w:rPr>
        <w:t xml:space="preserve">given that many individuals have a positive/negative residual at both tagging and resighting, and therefore residuals are correlated for a given individual </w:t>
      </w:r>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F1879" w:rsidRPr="00EC55AF">
        <w:rPr>
          <w:i/>
          <w:sz w:val="24"/>
          <w:szCs w:val="24"/>
        </w:rPr>
        <w:t xml:space="preserve">Figure </w:t>
      </w:r>
      <w:r w:rsidR="00FF1879">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086280">
        <w:rPr>
          <w:rFonts w:ascii="Times New Roman" w:hAnsi="Times New Roman" w:cs="Times New Roman"/>
          <w:sz w:val="24"/>
          <w:szCs w:val="24"/>
        </w:rPr>
        <w:t xml:space="preserve">The model without persistent or transient growth variation was </w:t>
      </w:r>
      <w:r w:rsidR="00940000">
        <w:rPr>
          <w:rFonts w:ascii="Times New Roman" w:hAnsi="Times New Roman" w:cs="Times New Roman"/>
          <w:sz w:val="24"/>
          <w:szCs w:val="24"/>
        </w:rPr>
        <w:t>the least parsimonious model of the four according to the Akaike information criterion (</w:t>
      </w:r>
      <w:r w:rsidR="00102DCB">
        <w:rPr>
          <w:rFonts w:ascii="Times New Roman" w:hAnsi="Times New Roman" w:cs="Times New Roman"/>
          <w:sz w:val="24"/>
          <w:szCs w:val="24"/>
        </w:rPr>
        <w:t>AIC;</w:t>
      </w:r>
      <w:r w:rsidR="00F0737B">
        <w:rPr>
          <w:rFonts w:ascii="Times New Roman" w:hAnsi="Times New Roman" w:cs="Times New Roman"/>
          <w:sz w:val="24"/>
          <w:szCs w:val="24"/>
        </w:rPr>
        <w:t xml:space="preserve"> </w:t>
      </w:r>
      <w:r w:rsidR="00961AA1">
        <w:rPr>
          <w:rFonts w:ascii="Times New Roman" w:hAnsi="Times New Roman" w:cs="Times New Roman"/>
          <w:sz w:val="24"/>
          <w:szCs w:val="24"/>
        </w:rPr>
        <w:fldChar w:fldCharType="begin"/>
      </w:r>
      <w:r w:rsidR="00961AA1">
        <w:rPr>
          <w:rFonts w:ascii="Times New Roman" w:hAnsi="Times New Roman" w:cs="Times New Roman"/>
          <w:sz w:val="24"/>
          <w:szCs w:val="24"/>
        </w:rPr>
        <w:instrText xml:space="preserve"> ADDIN ZOTERO_ITEM CSL_CITATION {"citationID":"2qde2u652s","properties":{"formattedCitation":"(Akaike, 1998)","plainCitation":"(Akaike, 1998)"},"citationItems":[{"id":12,"uris":["http://zotero.org/users/local/UQR2zlZa/items/9GDW7X24"],"uri":["http://zotero.org/users/local/UQR2zlZa/items/9GDW7X24"],"itemData":{"id":12,"type":"chapter","title":"Information Theory and an Extension of the Maximum Likelihood Principle","container-title":"Selected Papers of Hirotugu Akaike","publisher":"Springer New York","publisher-place":"New York, NY","page":"199-213","source":"CrossRef","event-place":"New York, NY","URL":"http://link.springer.com/10.1007/978-1-4612-1694-0_15","ISBN":"978-1-4612-7248-9, 978-1-4612-1694-0","editor":[{"family":"Parzen","given":"Emanuel"},{"family":"Tanabe","given":"Kunio"},{"family":"Kitagawa","given":"Genshiro"}],"author":[{"family":"Akaike","given":"Hirotogu"}],"issued":{"date-parts":[["1998"]]},"accessed":{"date-parts":[["2015",2,17]]}}}],"schema":"https://github.com/citation-style-language/schema/raw/master/csl-citation.json"} </w:instrText>
      </w:r>
      <w:r w:rsidR="00961AA1">
        <w:rPr>
          <w:rFonts w:ascii="Times New Roman" w:hAnsi="Times New Roman" w:cs="Times New Roman"/>
          <w:sz w:val="24"/>
          <w:szCs w:val="24"/>
        </w:rPr>
        <w:fldChar w:fldCharType="separate"/>
      </w:r>
      <w:r w:rsidR="00961AA1">
        <w:rPr>
          <w:rFonts w:ascii="Times New Roman" w:hAnsi="Times New Roman" w:cs="Times New Roman"/>
          <w:sz w:val="24"/>
        </w:rPr>
        <w:t>Akaike</w:t>
      </w:r>
      <w:r w:rsidR="00961AA1" w:rsidRPr="00961AA1">
        <w:rPr>
          <w:rFonts w:ascii="Times New Roman" w:hAnsi="Times New Roman" w:cs="Times New Roman"/>
          <w:sz w:val="24"/>
        </w:rPr>
        <w:t xml:space="preserve"> 1998</w:t>
      </w:r>
      <w:r w:rsidR="00961AA1">
        <w:rPr>
          <w:rFonts w:ascii="Times New Roman" w:hAnsi="Times New Roman" w:cs="Times New Roman"/>
          <w:sz w:val="24"/>
          <w:szCs w:val="24"/>
        </w:rPr>
        <w:fldChar w:fldCharType="end"/>
      </w:r>
      <w:r w:rsidR="00102DCB">
        <w:rPr>
          <w:rFonts w:ascii="Times New Roman" w:hAnsi="Times New Roman" w:cs="Times New Roman"/>
          <w:sz w:val="24"/>
          <w:szCs w:val="24"/>
        </w:rPr>
        <w:t>;</w:t>
      </w:r>
      <w:r w:rsidR="002F3191">
        <w:rPr>
          <w:rFonts w:ascii="Times New Roman" w:hAnsi="Times New Roman" w:cs="Times New Roman"/>
          <w:sz w:val="24"/>
          <w:szCs w:val="24"/>
        </w:rPr>
        <w:t xml:space="preserve"> </w:t>
      </w:r>
      <w:r w:rsidR="002F3191">
        <w:rPr>
          <w:rFonts w:ascii="Times New Roman" w:hAnsi="Times New Roman" w:cs="Times New Roman"/>
          <w:sz w:val="24"/>
          <w:szCs w:val="24"/>
        </w:rPr>
        <w:fldChar w:fldCharType="begin"/>
      </w:r>
      <w:r w:rsidR="002F3191">
        <w:rPr>
          <w:rFonts w:ascii="Times New Roman" w:hAnsi="Times New Roman" w:cs="Times New Roman"/>
          <w:sz w:val="24"/>
          <w:szCs w:val="24"/>
        </w:rPr>
        <w:instrText xml:space="preserve"> REF _Ref411934431 \h </w:instrText>
      </w:r>
      <w:r w:rsidR="002F3191">
        <w:rPr>
          <w:rFonts w:ascii="Times New Roman" w:hAnsi="Times New Roman" w:cs="Times New Roman"/>
          <w:sz w:val="24"/>
          <w:szCs w:val="24"/>
        </w:rPr>
      </w:r>
      <w:r w:rsidR="002F3191">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2F3191">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373031">
        <w:rPr>
          <w:rFonts w:ascii="Times New Roman" w:hAnsi="Times New Roman" w:cs="Times New Roman"/>
          <w:sz w:val="24"/>
          <w:szCs w:val="24"/>
        </w:rPr>
        <w:t xml:space="preserve">Compared to </w:t>
      </w:r>
      <w:r w:rsidR="00373031">
        <w:rPr>
          <w:rFonts w:ascii="Times New Roman" w:hAnsi="Times New Roman" w:cs="Times New Roman"/>
          <w:sz w:val="24"/>
          <w:szCs w:val="24"/>
        </w:rPr>
        <w:fldChar w:fldCharType="begin"/>
      </w:r>
      <w:r w:rsidR="00373031">
        <w:rPr>
          <w:rFonts w:ascii="Times New Roman" w:hAnsi="Times New Roman" w:cs="Times New Roman"/>
          <w:sz w:val="24"/>
          <w:szCs w:val="24"/>
        </w:rPr>
        <w:instrText xml:space="preserve"> ADDIN ZOTERO_ITEM CSL_CITATION {"citationID":"1rt7sr8g69","properties":{"formattedCitation":"(Dunn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373031">
        <w:rPr>
          <w:rFonts w:ascii="Times New Roman" w:hAnsi="Times New Roman" w:cs="Times New Roman"/>
          <w:sz w:val="24"/>
          <w:szCs w:val="24"/>
        </w:rPr>
        <w:fldChar w:fldCharType="separate"/>
      </w:r>
      <w:r w:rsidR="00373031">
        <w:rPr>
          <w:rFonts w:ascii="Times New Roman" w:hAnsi="Times New Roman" w:cs="Times New Roman"/>
          <w:sz w:val="24"/>
        </w:rPr>
        <w:t>Dunn et al.</w:t>
      </w:r>
      <w:r w:rsidR="00373031" w:rsidRPr="00373031">
        <w:rPr>
          <w:rFonts w:ascii="Times New Roman" w:hAnsi="Times New Roman" w:cs="Times New Roman"/>
          <w:sz w:val="24"/>
        </w:rPr>
        <w:t xml:space="preserve"> </w:t>
      </w:r>
      <w:r w:rsidR="00373031">
        <w:rPr>
          <w:rFonts w:ascii="Times New Roman" w:hAnsi="Times New Roman" w:cs="Times New Roman"/>
          <w:sz w:val="24"/>
        </w:rPr>
        <w:t>(</w:t>
      </w:r>
      <w:r w:rsidR="00373031" w:rsidRPr="00373031">
        <w:rPr>
          <w:rFonts w:ascii="Times New Roman" w:hAnsi="Times New Roman" w:cs="Times New Roman"/>
          <w:sz w:val="24"/>
        </w:rPr>
        <w:t>2006)</w:t>
      </w:r>
      <w:r w:rsidR="00373031">
        <w:rPr>
          <w:rFonts w:ascii="Times New Roman" w:hAnsi="Times New Roman" w:cs="Times New Roman"/>
          <w:sz w:val="24"/>
          <w:szCs w:val="24"/>
        </w:rPr>
        <w:fldChar w:fldCharType="end"/>
      </w:r>
      <w:r w:rsidR="004B7E6E">
        <w:rPr>
          <w:rFonts w:ascii="Times New Roman" w:hAnsi="Times New Roman" w:cs="Times New Roman"/>
          <w:sz w:val="24"/>
          <w:szCs w:val="24"/>
        </w:rPr>
        <w:t xml:space="preserve">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7C6AC2">
        <w:rPr>
          <w:rFonts w:ascii="Times New Roman" w:hAnsi="Times New Roman" w:cs="Times New Roman"/>
          <w:sz w:val="24"/>
          <w:szCs w:val="24"/>
        </w:rPr>
        <w:t>from</w:t>
      </w:r>
      <w:r w:rsidR="00763932">
        <w:rPr>
          <w:rFonts w:ascii="Times New Roman" w:hAnsi="Times New Roman" w:cs="Times New Roman"/>
          <w:sz w:val="24"/>
          <w:szCs w:val="24"/>
        </w:rPr>
        <w:t xml:space="preserve">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{"citationID":"Rr0l0Uma","properties":{"formattedCitation":"(Dunn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w:t>
      </w:r>
      <w:r w:rsidR="00763932">
        <w:rPr>
          <w:rFonts w:ascii="Times New Roman" w:hAnsi="Times New Roman" w:cs="Times New Roman"/>
          <w:sz w:val="24"/>
        </w:rPr>
        <w:t>(</w:t>
      </w:r>
      <w:r w:rsidR="00763932" w:rsidRPr="00373031">
        <w:rPr>
          <w:rFonts w:ascii="Times New Roman" w:hAnsi="Times New Roman" w:cs="Times New Roman"/>
          <w:sz w:val="24"/>
        </w:rPr>
        <w:t>2006)</w:t>
      </w:r>
      <w:r w:rsidR="00763932">
        <w:rPr>
          <w:rFonts w:ascii="Times New Roman" w:hAnsi="Times New Roman" w:cs="Times New Roman"/>
          <w:sz w:val="24"/>
          <w:szCs w:val="24"/>
        </w:rPr>
        <w:fldChar w:fldCharType="end"/>
      </w:r>
      <w:r w:rsidR="00C64097">
        <w:rPr>
          <w:rFonts w:ascii="Times New Roman" w:hAnsi="Times New Roman" w:cs="Times New Roman"/>
          <w:sz w:val="24"/>
          <w:szCs w:val="24"/>
        </w:rPr>
        <w:t xml:space="preserve">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8F7DF3">
        <w:rPr>
          <w:rFonts w:ascii="Times New Roman" w:hAnsi="Times New Roman" w:cs="Times New Roman"/>
          <w:sz w:val="24"/>
          <w:szCs w:val="24"/>
        </w:rPr>
        <w:t>was estimated to be 46.51cm and 51.54cm</w:t>
      </w:r>
      <w:r w:rsidR="007C6AC2">
        <w:rPr>
          <w:rFonts w:ascii="Times New Roman" w:hAnsi="Times New Roman" w:cs="Times New Roman"/>
          <w:sz w:val="24"/>
          <w:szCs w:val="24"/>
        </w:rPr>
        <w:t xml:space="preserve">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w:r w:rsidR="00404D35">
        <w:rPr>
          <w:rFonts w:ascii="Times New Roman" w:hAnsi="Times New Roman" w:cs="Times New Roman"/>
          <w:sz w:val="24"/>
          <w:szCs w:val="24"/>
        </w:rPr>
        <w:t>the median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04D35">
        <w:rPr>
          <w:rFonts w:ascii="Times New Roman" w:hAnsi="Times New Roman" w:cs="Times New Roman"/>
          <w:sz w:val="24"/>
          <w:szCs w:val="24"/>
        </w:rPr>
        <w:t>)</w:t>
      </w:r>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 xml:space="preserve">216cm and 177cm for females and males, </w:t>
      </w:r>
      <w:r w:rsidR="008E3F5B">
        <w:rPr>
          <w:rFonts w:ascii="Times New Roman" w:hAnsi="Times New Roman" w:cs="Times New Roman"/>
          <w:sz w:val="24"/>
          <w:szCs w:val="24"/>
        </w:rPr>
        <w:lastRenderedPageBreak/>
        <w:t>respectively</w:t>
      </w:r>
      <w:r w:rsidR="008F7DF3">
        <w:rPr>
          <w:rFonts w:ascii="Times New Roman" w:hAnsi="Times New Roman" w:cs="Times New Roman"/>
          <w:sz w:val="24"/>
          <w:szCs w:val="24"/>
        </w:rPr>
        <w:t xml:space="preserve"> (compared with 180.20cm </w:t>
      </w:r>
      <w:r w:rsidR="00763932">
        <w:rPr>
          <w:rFonts w:ascii="Times New Roman" w:hAnsi="Times New Roman" w:cs="Times New Roman"/>
          <w:sz w:val="24"/>
          <w:szCs w:val="24"/>
        </w:rPr>
        <w:t xml:space="preserve">and 169.07cm in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{"citationID":"a0Xqn1b0","properties":{"formattedCitation":"(Dunn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2006</w:t>
      </w:r>
      <w:r w:rsidR="00763932">
        <w:rPr>
          <w:rFonts w:ascii="Times New Roman" w:hAnsi="Times New Roman" w:cs="Times New Roman"/>
          <w:sz w:val="24"/>
          <w:szCs w:val="24"/>
        </w:rPr>
        <w:fldChar w:fldCharType="end"/>
      </w:r>
      <w:r w:rsidR="008F7DF3">
        <w:rPr>
          <w:rFonts w:ascii="Times New Roman" w:hAnsi="Times New Roman" w:cs="Times New Roman"/>
          <w:sz w:val="24"/>
          <w:szCs w:val="24"/>
        </w:rPr>
        <w:t xml:space="preserve">).  </w:t>
      </w:r>
      <w:r w:rsidR="00B57608">
        <w:rPr>
          <w:rFonts w:ascii="Times New Roman" w:hAnsi="Times New Roman" w:cs="Times New Roman"/>
          <w:sz w:val="24"/>
          <w:szCs w:val="24"/>
        </w:rPr>
        <w:t>Our estimate of the magnitude of residual variation</w:t>
      </w:r>
      <w:r w:rsidR="00066536">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r w:rsidR="008B0389">
        <w:rPr>
          <w:rFonts w:ascii="Times New Roman" w:hAnsi="Times New Roman" w:cs="Times New Roman"/>
          <w:sz w:val="24"/>
          <w:szCs w:val="24"/>
        </w:rPr>
        <w:t xml:space="preserve"> in </w:t>
      </w:r>
      <w:r w:rsidR="008B0389">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{"citationID":"qNfQTCIO","properties":{"formattedCitation":"(Dunn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8B0389">
        <w:rPr>
          <w:rFonts w:ascii="Times New Roman" w:hAnsi="Times New Roman" w:cs="Times New Roman"/>
          <w:sz w:val="24"/>
          <w:szCs w:val="24"/>
        </w:rPr>
        <w:fldChar w:fldCharType="separate"/>
      </w:r>
      <w:r w:rsidR="008B0389">
        <w:rPr>
          <w:rFonts w:ascii="Times New Roman" w:hAnsi="Times New Roman" w:cs="Times New Roman"/>
          <w:sz w:val="24"/>
        </w:rPr>
        <w:t>Dunn et al.</w:t>
      </w:r>
      <w:r w:rsidR="008B0389" w:rsidRPr="00373031">
        <w:rPr>
          <w:rFonts w:ascii="Times New Roman" w:hAnsi="Times New Roman" w:cs="Times New Roman"/>
          <w:sz w:val="24"/>
        </w:rPr>
        <w:t xml:space="preserve"> 2006</w:t>
      </w:r>
      <w:r w:rsidR="008B0389">
        <w:rPr>
          <w:rFonts w:ascii="Times New Roman" w:hAnsi="Times New Roman" w:cs="Times New Roman"/>
          <w:sz w:val="24"/>
          <w:szCs w:val="24"/>
        </w:rPr>
        <w:fldChar w:fldCharType="end"/>
      </w:r>
      <w:r w:rsidR="008F7DF3">
        <w:rPr>
          <w:rFonts w:ascii="Times New Roman" w:hAnsi="Times New Roman" w:cs="Times New Roman"/>
          <w:sz w:val="24"/>
          <w:szCs w:val="24"/>
        </w:rPr>
        <w:t>).</w:t>
      </w:r>
    </w:p>
    <w:p w14:paraId="7095CA68" w14:textId="3BCAB750" w:rsidR="00252E62" w:rsidRDefault="00DB3AA7"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B57608">
        <w:rPr>
          <w:rFonts w:ascii="Times New Roman" w:hAnsi="Times New Roman" w:cs="Times New Roman"/>
          <w:sz w:val="24"/>
          <w:szCs w:val="24"/>
        </w:rPr>
        <w:t xml:space="preserve"> (which has AIC </w:t>
      </w:r>
      <w:r w:rsidR="005F0B74">
        <w:rPr>
          <w:rFonts w:ascii="Times New Roman" w:hAnsi="Times New Roman" w:cs="Times New Roman"/>
          <w:sz w:val="24"/>
          <w:szCs w:val="24"/>
        </w:rPr>
        <w:t>160</w:t>
      </w:r>
      <w:r w:rsidR="00B57608">
        <w:rPr>
          <w:rFonts w:ascii="Times New Roman" w:hAnsi="Times New Roman" w:cs="Times New Roman"/>
          <w:sz w:val="24"/>
          <w:szCs w:val="24"/>
        </w:rPr>
        <w:t xml:space="preserve"> lower than t</w:t>
      </w:r>
      <w:r w:rsidR="00102DCB">
        <w:rPr>
          <w:rFonts w:ascii="Times New Roman" w:hAnsi="Times New Roman" w:cs="Times New Roman"/>
          <w:sz w:val="24"/>
          <w:szCs w:val="24"/>
        </w:rPr>
        <w:t xml:space="preserve">he model without random effects;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FF1879">
        <w:rPr>
          <w:rFonts w:ascii="Times New Roman" w:hAnsi="Times New Roman" w:cs="Times New Roman"/>
          <w:sz w:val="24"/>
          <w:szCs w:val="24"/>
        </w:rPr>
        <w:instrText xml:space="preserve"> \* MERGEFORMAT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w:t>
      </w:r>
      <w:r w:rsidR="00B57608">
        <w:rPr>
          <w:rFonts w:ascii="Times New Roman" w:hAnsi="Times New Roman" w:cs="Times New Roman"/>
          <w:sz w:val="24"/>
          <w:szCs w:val="24"/>
        </w:rPr>
        <w:t>transient individual variation in growth rates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4772DD" w:rsidRPr="00995B95">
        <w:rPr>
          <w:i/>
          <w:sz w:val="24"/>
          <w:szCs w:val="24"/>
        </w:rPr>
        <w:t xml:space="preserve">Figure </w:t>
      </w:r>
      <w:r w:rsidR="004772DD">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w:t>
      </w:r>
      <w:del w:id="133" w:author="JTT" w:date="2015-02-17T08:10:00Z">
        <w:r w:rsidR="004F51AC" w:rsidDel="005C011F">
          <w:rPr>
            <w:rFonts w:ascii="Times New Roman" w:hAnsi="Times New Roman" w:cs="Times New Roman"/>
            <w:sz w:val="24"/>
            <w:szCs w:val="24"/>
          </w:rPr>
          <w:delText>log-</w:delText>
        </w:r>
      </w:del>
      <w:r w:rsidR="004F51AC">
        <w:rPr>
          <w:rFonts w:ascii="Times New Roman" w:hAnsi="Times New Roman" w:cs="Times New Roman"/>
          <w:sz w:val="24"/>
          <w:szCs w:val="24"/>
        </w:rPr>
        <w:t xml:space="preserve">standard deviation </w:t>
      </w:r>
      <w:ins w:id="134" w:author="JTT" w:date="2015-02-17T08:10:00Z">
        <w:r w:rsidR="005C011F">
          <w:rPr>
            <w:rFonts w:ascii="Times New Roman" w:hAnsi="Times New Roman" w:cs="Times New Roman"/>
            <w:sz w:val="24"/>
            <w:szCs w:val="24"/>
          </w:rPr>
          <w:t xml:space="preserve">in log-space </w:t>
        </w:r>
      </w:ins>
      <w:r w:rsidR="004F51AC">
        <w:rPr>
          <w:rFonts w:ascii="Times New Roman" w:hAnsi="Times New Roman" w:cs="Times New Roman"/>
          <w:sz w:val="24"/>
          <w:szCs w:val="24"/>
        </w:rPr>
        <w:t xml:space="preserve">of </w:t>
      </w:r>
      <w:r w:rsidR="00B57608">
        <w:rPr>
          <w:rFonts w:ascii="Times New Roman" w:hAnsi="Times New Roman" w:cs="Times New Roman"/>
          <w:sz w:val="24"/>
          <w:szCs w:val="24"/>
        </w:rPr>
        <w:t>tra</w:t>
      </w:r>
      <w:r w:rsidR="00086280">
        <w:rPr>
          <w:rFonts w:ascii="Times New Roman" w:hAnsi="Times New Roman" w:cs="Times New Roman"/>
          <w:sz w:val="24"/>
          <w:szCs w:val="24"/>
        </w:rPr>
        <w:t>n</w:t>
      </w:r>
      <w:r w:rsidR="00B57608">
        <w:rPr>
          <w:rFonts w:ascii="Times New Roman" w:hAnsi="Times New Roman" w:cs="Times New Roman"/>
          <w:sz w:val="24"/>
          <w:szCs w:val="24"/>
        </w:rPr>
        <w:t xml:space="preserve">sient </w:t>
      </w:r>
      <w:r w:rsidR="004F51AC">
        <w:rPr>
          <w:rFonts w:ascii="Times New Roman" w:hAnsi="Times New Roman" w:cs="Times New Roman"/>
          <w:sz w:val="24"/>
          <w:szCs w:val="24"/>
        </w:rPr>
        <w:t xml:space="preserve">variation </w:t>
      </w:r>
      <w:r w:rsidR="00402E5D">
        <w:rPr>
          <w:rFonts w:ascii="Times New Roman" w:hAnsi="Times New Roman" w:cs="Times New Roman"/>
          <w:sz w:val="24"/>
          <w:szCs w:val="24"/>
        </w:rPr>
        <w:t>(</w:t>
      </w:r>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r w:rsidR="00402E5D">
        <w:rPr>
          <w:rFonts w:ascii="Times New Roman" w:hAnsi="Times New Roman" w:cs="Times New Roman"/>
          <w:sz w:val="24"/>
          <w:szCs w:val="24"/>
        </w:rPr>
        <w:t>)</w:t>
      </w:r>
      <w:r w:rsidR="004F51AC">
        <w:rPr>
          <w:rFonts w:ascii="Times New Roman" w:hAnsi="Times New Roman" w:cs="Times New Roman"/>
          <w:sz w:val="24"/>
          <w:szCs w:val="24"/>
        </w:rPr>
        <w:t xml:space="preserve"> was </w:t>
      </w:r>
      <w:r w:rsidR="00086280">
        <w:rPr>
          <w:rFonts w:ascii="Times New Roman" w:hAnsi="Times New Roman" w:cs="Times New Roman"/>
          <w:sz w:val="24"/>
          <w:szCs w:val="24"/>
        </w:rPr>
        <w:t>0.632</w:t>
      </w:r>
      <w:ins w:id="135" w:author="JTT" w:date="2015-02-17T08:10:00Z">
        <w:r w:rsidR="005C011F">
          <w:rPr>
            <w:rFonts w:ascii="Times New Roman" w:hAnsi="Times New Roman" w:cs="Times New Roman"/>
            <w:sz w:val="24"/>
            <w:szCs w:val="24"/>
          </w:rPr>
          <w:t>,</w:t>
        </w:r>
      </w:ins>
      <w:r w:rsidR="004F51AC">
        <w:rPr>
          <w:rFonts w:ascii="Times New Roman" w:hAnsi="Times New Roman" w:cs="Times New Roman"/>
          <w:sz w:val="24"/>
          <w:szCs w:val="24"/>
        </w:rPr>
        <w:t xml:space="preserve"> representing a </w:t>
      </w:r>
      <w:r w:rsidR="00086280">
        <w:rPr>
          <w:rFonts w:ascii="Times New Roman" w:hAnsi="Times New Roman" w:cs="Times New Roman"/>
          <w:sz w:val="24"/>
          <w:szCs w:val="24"/>
        </w:rPr>
        <w:t xml:space="preserve">70% coefficient of variation </w:t>
      </w:r>
      <w:r w:rsidR="004F51AC">
        <w:rPr>
          <w:rFonts w:ascii="Times New Roman" w:hAnsi="Times New Roman" w:cs="Times New Roman"/>
          <w:sz w:val="24"/>
          <w:szCs w:val="24"/>
        </w:rPr>
        <w:t xml:space="preserve">in </w:t>
      </w:r>
      <w:r w:rsidR="00086280">
        <w:rPr>
          <w:rFonts w:ascii="Times New Roman" w:hAnsi="Times New Roman" w:cs="Times New Roman"/>
          <w:sz w:val="24"/>
          <w:szCs w:val="24"/>
        </w:rPr>
        <w:t xml:space="preserve">transient </w:t>
      </w:r>
      <w:r w:rsidR="004F51AC">
        <w:rPr>
          <w:rFonts w:ascii="Times New Roman" w:hAnsi="Times New Roman" w:cs="Times New Roman"/>
          <w:sz w:val="24"/>
          <w:szCs w:val="24"/>
        </w:rPr>
        <w:t xml:space="preserve">growth rates for each individual in each </w:t>
      </w:r>
      <w:del w:id="136" w:author="JTT" w:date="2015-02-16T09:58:00Z">
        <w:r w:rsidR="004F51AC" w:rsidDel="00086280">
          <w:rPr>
            <w:rFonts w:ascii="Times New Roman" w:hAnsi="Times New Roman" w:cs="Times New Roman"/>
            <w:sz w:val="24"/>
            <w:szCs w:val="24"/>
          </w:rPr>
          <w:delText>year</w:delText>
        </w:r>
      </w:del>
      <w:ins w:id="137" w:author="JTT" w:date="2015-02-16T09:58:00Z">
        <w:r w:rsidR="00086280">
          <w:rPr>
            <w:rFonts w:ascii="Times New Roman" w:hAnsi="Times New Roman" w:cs="Times New Roman"/>
            <w:sz w:val="24"/>
            <w:szCs w:val="24"/>
          </w:rPr>
          <w:t>week</w:t>
        </w:r>
      </w:ins>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F1879" w:rsidRPr="00995B95">
        <w:rPr>
          <w:i/>
          <w:sz w:val="24"/>
          <w:szCs w:val="24"/>
        </w:rPr>
        <w:t xml:space="preserve">Figure </w:t>
      </w:r>
      <w:r w:rsidR="00FF1879">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del w:id="138" w:author="Darcy Webber" w:date="2015-02-17T14:53:00Z">
        <w:r w:rsidR="00875E7E" w:rsidDel="00502F46">
          <w:rPr>
            <w:rFonts w:ascii="Times New Roman" w:hAnsi="Times New Roman" w:cs="Times New Roman"/>
            <w:sz w:val="24"/>
            <w:szCs w:val="24"/>
          </w:rPr>
          <w:delText xml:space="preserve">time-varying </w:delText>
        </w:r>
        <w:r w:rsidDel="00502F46">
          <w:rPr>
            <w:rFonts w:ascii="Times New Roman" w:hAnsi="Times New Roman" w:cs="Times New Roman"/>
            <w:sz w:val="24"/>
            <w:szCs w:val="24"/>
          </w:rPr>
          <w:delText>random-effects</w:delText>
        </w:r>
      </w:del>
      <w:ins w:id="139" w:author="Darcy Webber" w:date="2015-02-17T14:53:00Z">
        <w:r w:rsidR="00502F46">
          <w:rPr>
            <w:rFonts w:ascii="Times New Roman" w:hAnsi="Times New Roman" w:cs="Times New Roman"/>
            <w:sz w:val="24"/>
            <w:szCs w:val="24"/>
          </w:rPr>
          <w:t>residuals</w:t>
        </w:r>
      </w:ins>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w:t>
      </w:r>
      <w:r w:rsidR="00086280">
        <w:rPr>
          <w:rFonts w:ascii="Times New Roman" w:hAnsi="Times New Roman" w:cs="Times New Roman"/>
          <w:sz w:val="24"/>
          <w:szCs w:val="24"/>
        </w:rPr>
        <w:t>are approximately uncorrelated, with the exception of a few males that are either smaller than expected at tagging and larger than expected at resighting (or vice versa)</w:t>
      </w:r>
      <w:r>
        <w:rPr>
          <w:rFonts w:ascii="Times New Roman" w:hAnsi="Times New Roman" w:cs="Times New Roman"/>
          <w:sz w:val="24"/>
          <w:szCs w:val="24"/>
        </w:rPr>
        <w:t xml:space="preserve"> (</w:t>
      </w:r>
      <w:r w:rsidR="00502F46">
        <w:rPr>
          <w:rFonts w:ascii="Times New Roman" w:hAnsi="Times New Roman" w:cs="Times New Roman"/>
          <w:sz w:val="24"/>
          <w:szCs w:val="24"/>
        </w:rPr>
        <w:fldChar w:fldCharType="begin"/>
      </w:r>
      <w:r w:rsidR="00502F46">
        <w:rPr>
          <w:rFonts w:ascii="Times New Roman" w:hAnsi="Times New Roman" w:cs="Times New Roman"/>
          <w:sz w:val="24"/>
          <w:szCs w:val="24"/>
        </w:rPr>
        <w:instrText xml:space="preserve"> REF _Ref410371236 \h </w:instrText>
      </w:r>
      <w:r w:rsidR="00502F46">
        <w:rPr>
          <w:rFonts w:ascii="Times New Roman" w:hAnsi="Times New Roman" w:cs="Times New Roman"/>
          <w:sz w:val="24"/>
          <w:szCs w:val="24"/>
        </w:rPr>
      </w:r>
      <w:r w:rsidR="00502F46">
        <w:rPr>
          <w:rFonts w:ascii="Times New Roman" w:hAnsi="Times New Roman" w:cs="Times New Roman"/>
          <w:sz w:val="24"/>
          <w:szCs w:val="24"/>
        </w:rPr>
        <w:fldChar w:fldCharType="separate"/>
      </w:r>
      <w:r w:rsidR="00502F46" w:rsidRPr="00995B95">
        <w:rPr>
          <w:i/>
          <w:sz w:val="24"/>
          <w:szCs w:val="24"/>
        </w:rPr>
        <w:t xml:space="preserve">Figure </w:t>
      </w:r>
      <w:r w:rsidR="00502F46">
        <w:rPr>
          <w:i/>
          <w:noProof/>
          <w:sz w:val="24"/>
          <w:szCs w:val="24"/>
        </w:rPr>
        <w:t>4</w:t>
      </w:r>
      <w:r w:rsidR="00502F46">
        <w:rPr>
          <w:rFonts w:ascii="Times New Roman" w:hAnsi="Times New Roman" w:cs="Times New Roman"/>
          <w:sz w:val="24"/>
          <w:szCs w:val="24"/>
        </w:rPr>
        <w:fldChar w:fldCharType="end"/>
      </w:r>
      <w:commentRangeStart w:id="140"/>
      <w:commentRangeStart w:id="141"/>
      <w:del w:id="142" w:author="Darcy Webber" w:date="2015-02-17T14:52:00Z">
        <w:r w:rsidDel="00502F46">
          <w:rPr>
            <w:rFonts w:ascii="Times New Roman" w:hAnsi="Times New Roman" w:cs="Times New Roman"/>
            <w:sz w:val="24"/>
            <w:szCs w:val="24"/>
          </w:rPr>
          <w:fldChar w:fldCharType="begin"/>
        </w:r>
        <w:r w:rsidDel="00502F46">
          <w:rPr>
            <w:rFonts w:ascii="Times New Roman" w:hAnsi="Times New Roman" w:cs="Times New Roman"/>
            <w:sz w:val="24"/>
            <w:szCs w:val="24"/>
          </w:rPr>
          <w:delInstrText xml:space="preserve"> REF _Ref410371238 \h </w:delInstrText>
        </w:r>
        <w:r w:rsidR="00841322" w:rsidDel="00502F46">
          <w:rPr>
            <w:rFonts w:ascii="Times New Roman" w:hAnsi="Times New Roman" w:cs="Times New Roman"/>
            <w:sz w:val="24"/>
            <w:szCs w:val="24"/>
          </w:rPr>
          <w:delInstrText xml:space="preserve"> \* MERGEFORMAT </w:delInstrText>
        </w:r>
        <w:r w:rsidDel="00502F46">
          <w:rPr>
            <w:rFonts w:ascii="Times New Roman" w:hAnsi="Times New Roman" w:cs="Times New Roman"/>
            <w:sz w:val="24"/>
            <w:szCs w:val="24"/>
          </w:rPr>
        </w:r>
        <w:r w:rsidDel="00502F46">
          <w:rPr>
            <w:rFonts w:ascii="Times New Roman" w:hAnsi="Times New Roman" w:cs="Times New Roman"/>
            <w:sz w:val="24"/>
            <w:szCs w:val="24"/>
          </w:rPr>
          <w:fldChar w:fldCharType="separate"/>
        </w:r>
        <w:r w:rsidR="00FF1879" w:rsidRPr="00995B95" w:rsidDel="00502F46">
          <w:rPr>
            <w:i/>
            <w:sz w:val="24"/>
            <w:szCs w:val="24"/>
          </w:rPr>
          <w:delText xml:space="preserve">Figure </w:delText>
        </w:r>
        <w:r w:rsidR="00FF1879" w:rsidDel="00502F46">
          <w:rPr>
            <w:i/>
            <w:noProof/>
            <w:sz w:val="24"/>
            <w:szCs w:val="24"/>
          </w:rPr>
          <w:delText>5</w:delText>
        </w:r>
        <w:r w:rsidDel="00502F46">
          <w:rPr>
            <w:rFonts w:ascii="Times New Roman" w:hAnsi="Times New Roman" w:cs="Times New Roman"/>
            <w:sz w:val="24"/>
            <w:szCs w:val="24"/>
          </w:rPr>
          <w:fldChar w:fldCharType="end"/>
        </w:r>
        <w:commentRangeEnd w:id="140"/>
        <w:r w:rsidR="00B023DD" w:rsidDel="00502F46">
          <w:rPr>
            <w:rStyle w:val="CommentReference"/>
          </w:rPr>
          <w:commentReference w:id="140"/>
        </w:r>
      </w:del>
      <w:r>
        <w:rPr>
          <w:rFonts w:ascii="Times New Roman" w:hAnsi="Times New Roman" w:cs="Times New Roman"/>
          <w:sz w:val="24"/>
          <w:szCs w:val="24"/>
        </w:rPr>
        <w:t>)</w:t>
      </w:r>
      <w:commentRangeEnd w:id="141"/>
      <w:r w:rsidR="005C011F">
        <w:rPr>
          <w:rStyle w:val="CommentReference"/>
        </w:rPr>
        <w:commentReference w:id="141"/>
      </w:r>
      <w:r>
        <w:rPr>
          <w:rFonts w:ascii="Times New Roman" w:hAnsi="Times New Roman" w:cs="Times New Roman"/>
          <w:sz w:val="24"/>
          <w:szCs w:val="24"/>
        </w:rPr>
        <w:t>.</w:t>
      </w:r>
      <w:r w:rsidR="000B36C1">
        <w:rPr>
          <w:rFonts w:ascii="Times New Roman" w:hAnsi="Times New Roman" w:cs="Times New Roman"/>
          <w:sz w:val="24"/>
          <w:szCs w:val="24"/>
        </w:rPr>
        <w:t xml:space="preserve">  </w:t>
      </w:r>
      <w:ins w:id="143" w:author="Darcy Webber" w:date="2015-02-17T14:53:00Z">
        <w:del w:id="144" w:author="JTT" w:date="2015-02-17T08:12:00Z">
          <w:r w:rsidR="00502F46" w:rsidDel="005C011F">
            <w:rPr>
              <w:rFonts w:ascii="Times New Roman" w:hAnsi="Times New Roman" w:cs="Times New Roman"/>
              <w:sz w:val="24"/>
              <w:szCs w:val="24"/>
            </w:rPr>
            <w:delText>The distribution</w:delText>
          </w:r>
        </w:del>
      </w:ins>
      <w:ins w:id="145" w:author="Darcy Webber" w:date="2015-02-17T14:55:00Z">
        <w:del w:id="146" w:author="JTT" w:date="2015-02-17T08:12:00Z">
          <w:r w:rsidR="00B34852" w:rsidDel="005C011F">
            <w:rPr>
              <w:rFonts w:ascii="Times New Roman" w:hAnsi="Times New Roman" w:cs="Times New Roman"/>
              <w:sz w:val="24"/>
              <w:szCs w:val="24"/>
            </w:rPr>
            <w:delText>s</w:delText>
          </w:r>
        </w:del>
      </w:ins>
      <w:ins w:id="147" w:author="Darcy Webber" w:date="2015-02-17T14:53:00Z">
        <w:del w:id="148" w:author="JTT" w:date="2015-02-17T08:12:00Z">
          <w:r w:rsidR="00502F46" w:rsidDel="005C011F">
            <w:rPr>
              <w:rFonts w:ascii="Times New Roman" w:hAnsi="Times New Roman" w:cs="Times New Roman"/>
              <w:sz w:val="24"/>
              <w:szCs w:val="24"/>
            </w:rPr>
            <w:delText xml:space="preserve"> of time-varying random-effects for each individual</w:delText>
          </w:r>
        </w:del>
      </w:ins>
      <w:ins w:id="149" w:author="Darcy Webber" w:date="2015-02-17T14:54:00Z">
        <w:del w:id="150" w:author="JTT" w:date="2015-02-17T08:12:00Z">
          <w:r w:rsidR="00502F46" w:rsidDel="005C011F">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502F46" w:rsidDel="005C011F">
            <w:rPr>
              <w:rFonts w:ascii="Times New Roman" w:hAnsi="Times New Roman" w:cs="Times New Roman"/>
              <w:sz w:val="24"/>
              <w:szCs w:val="24"/>
            </w:rPr>
            <w:delText>)</w:delText>
          </w:r>
        </w:del>
      </w:ins>
      <w:ins w:id="151" w:author="Darcy Webber" w:date="2015-02-17T14:53:00Z">
        <w:del w:id="152" w:author="JTT" w:date="2015-02-17T08:12:00Z">
          <w:r w:rsidR="00502F46" w:rsidDel="005C011F">
            <w:rPr>
              <w:rFonts w:ascii="Times New Roman" w:hAnsi="Times New Roman" w:cs="Times New Roman"/>
              <w:sz w:val="24"/>
              <w:szCs w:val="24"/>
            </w:rPr>
            <w:delText xml:space="preserve"> at tagging and recapture </w:delText>
          </w:r>
        </w:del>
      </w:ins>
      <w:ins w:id="153" w:author="Darcy Webber" w:date="2015-02-17T14:56:00Z">
        <w:del w:id="154" w:author="JTT" w:date="2015-02-17T08:12:00Z">
          <w:r w:rsidR="005F1B2D" w:rsidDel="005C011F">
            <w:rPr>
              <w:rFonts w:ascii="Times New Roman" w:hAnsi="Times New Roman" w:cs="Times New Roman"/>
              <w:sz w:val="24"/>
              <w:szCs w:val="24"/>
            </w:rPr>
            <w:delText>are approximately normal and centered about 0 (</w:delText>
          </w:r>
          <w:r w:rsidR="005F1B2D" w:rsidDel="005C011F">
            <w:rPr>
              <w:rFonts w:ascii="Times New Roman" w:hAnsi="Times New Roman" w:cs="Times New Roman"/>
              <w:sz w:val="24"/>
              <w:szCs w:val="24"/>
            </w:rPr>
            <w:fldChar w:fldCharType="begin"/>
          </w:r>
          <w:r w:rsidR="005F1B2D" w:rsidDel="005C011F">
            <w:rPr>
              <w:rFonts w:ascii="Times New Roman" w:hAnsi="Times New Roman" w:cs="Times New Roman"/>
              <w:sz w:val="24"/>
              <w:szCs w:val="24"/>
            </w:rPr>
            <w:delInstrText xml:space="preserve"> REF _Ref410371238 \h </w:delInstrText>
          </w:r>
        </w:del>
      </w:ins>
      <w:del w:id="155" w:author="JTT" w:date="2015-02-17T08:12:00Z">
        <w:r w:rsidR="005F1B2D" w:rsidDel="005C011F">
          <w:rPr>
            <w:rFonts w:ascii="Times New Roman" w:hAnsi="Times New Roman" w:cs="Times New Roman"/>
            <w:sz w:val="24"/>
            <w:szCs w:val="24"/>
          </w:rPr>
        </w:r>
        <w:r w:rsidR="005F1B2D" w:rsidDel="005C011F">
          <w:rPr>
            <w:rFonts w:ascii="Times New Roman" w:hAnsi="Times New Roman" w:cs="Times New Roman"/>
            <w:sz w:val="24"/>
            <w:szCs w:val="24"/>
          </w:rPr>
          <w:fldChar w:fldCharType="separate"/>
        </w:r>
      </w:del>
      <w:ins w:id="156" w:author="Darcy Webber" w:date="2015-02-17T14:56:00Z">
        <w:del w:id="157" w:author="JTT" w:date="2015-02-17T08:12:00Z">
          <w:r w:rsidR="005F1B2D" w:rsidRPr="00995B95" w:rsidDel="005C011F">
            <w:rPr>
              <w:i/>
              <w:sz w:val="24"/>
              <w:szCs w:val="24"/>
            </w:rPr>
            <w:delText xml:space="preserve">Figure </w:delText>
          </w:r>
          <w:r w:rsidR="005F1B2D" w:rsidDel="005C011F">
            <w:rPr>
              <w:i/>
              <w:noProof/>
              <w:sz w:val="24"/>
              <w:szCs w:val="24"/>
            </w:rPr>
            <w:delText>5</w:delText>
          </w:r>
          <w:r w:rsidR="005F1B2D" w:rsidDel="005C011F">
            <w:rPr>
              <w:rFonts w:ascii="Times New Roman" w:hAnsi="Times New Roman" w:cs="Times New Roman"/>
              <w:sz w:val="24"/>
              <w:szCs w:val="24"/>
            </w:rPr>
            <w:fldChar w:fldCharType="end"/>
          </w:r>
          <w:r w:rsidR="005F1B2D" w:rsidDel="005C011F">
            <w:rPr>
              <w:rFonts w:ascii="Times New Roman" w:hAnsi="Times New Roman" w:cs="Times New Roman"/>
              <w:sz w:val="24"/>
              <w:szCs w:val="24"/>
            </w:rPr>
            <w:delText>)</w:delText>
          </w:r>
        </w:del>
      </w:ins>
      <w:ins w:id="158" w:author="Darcy Webber" w:date="2015-02-17T14:53:00Z">
        <w:del w:id="159" w:author="JTT" w:date="2015-02-17T08:12:00Z">
          <w:r w:rsidR="00502F46" w:rsidDel="005C011F">
            <w:rPr>
              <w:rFonts w:ascii="Times New Roman" w:hAnsi="Times New Roman" w:cs="Times New Roman"/>
              <w:sz w:val="24"/>
              <w:szCs w:val="24"/>
            </w:rPr>
            <w:delText xml:space="preserve">.  </w:delText>
          </w:r>
        </w:del>
      </w:ins>
      <w:r w:rsidR="000B36C1">
        <w:rPr>
          <w:rFonts w:ascii="Times New Roman" w:hAnsi="Times New Roman" w:cs="Times New Roman"/>
          <w:sz w:val="24"/>
          <w:szCs w:val="24"/>
        </w:rPr>
        <w:t xml:space="preserve">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086280">
        <w:rPr>
          <w:rFonts w:ascii="Times New Roman" w:hAnsi="Times New Roman" w:cs="Times New Roman"/>
          <w:sz w:val="24"/>
          <w:szCs w:val="24"/>
        </w:rPr>
        <w:t xml:space="preserve">of residual errors </w:t>
      </w:r>
      <w:r w:rsidR="000B36C1">
        <w:rPr>
          <w:rFonts w:ascii="Times New Roman" w:hAnsi="Times New Roman" w:cs="Times New Roman"/>
          <w:sz w:val="24"/>
          <w:szCs w:val="24"/>
        </w:rPr>
        <w:t xml:space="preserve">is lower </w:t>
      </w:r>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2B6CD6">
        <w:rPr>
          <w:rFonts w:ascii="Times New Roman" w:hAnsi="Times New Roman" w:cs="Times New Roman"/>
          <w:sz w:val="24"/>
          <w:szCs w:val="24"/>
        </w:rPr>
        <w:t>=0.05</w:t>
      </w:r>
      <w:ins w:id="160" w:author="Darcy Webber" w:date="2015-02-17T14:58:00Z">
        <w:r w:rsidR="00793629">
          <w:rPr>
            <w:rFonts w:ascii="Times New Roman" w:hAnsi="Times New Roman" w:cs="Times New Roman"/>
            <w:sz w:val="24"/>
            <w:szCs w:val="24"/>
          </w:rPr>
          <w:t xml:space="preserve"> vs.</w:t>
        </w:r>
      </w:ins>
      <w:del w:id="161" w:author="Darcy Webber" w:date="2015-02-17T14:58:00Z">
        <w:r w:rsidR="002B6CD6" w:rsidDel="00793629">
          <w:rPr>
            <w:rFonts w:ascii="Times New Roman" w:hAnsi="Times New Roman" w:cs="Times New Roman"/>
            <w:sz w:val="24"/>
            <w:szCs w:val="24"/>
          </w:rPr>
          <w:delText>;</w:delText>
        </w:r>
      </w:del>
      <w:r w:rsidR="002B6CD6">
        <w:rPr>
          <w:rFonts w:ascii="Times New Roman" w:hAnsi="Times New Roman" w:cs="Times New Roman"/>
          <w:sz w:val="24"/>
          <w:szCs w:val="24"/>
        </w:rPr>
        <w:t xml:space="preserve"> m</w:t>
      </w:r>
      <w:r w:rsidR="00437753">
        <w:rPr>
          <w:rFonts w:ascii="Times New Roman" w:hAnsi="Times New Roman" w:cs="Times New Roman"/>
          <w:sz w:val="24"/>
          <w:szCs w:val="24"/>
        </w:rPr>
        <w:t xml:space="preserve">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r w:rsidR="000B36C1">
        <w:rPr>
          <w:rFonts w:ascii="Times New Roman" w:hAnsi="Times New Roman" w:cs="Times New Roman"/>
          <w:sz w:val="24"/>
          <w:szCs w:val="24"/>
        </w:rPr>
        <w:t>,</w:t>
      </w:r>
      <w:r w:rsidR="004772DD">
        <w:rPr>
          <w:rFonts w:ascii="Times New Roman" w:hAnsi="Times New Roman" w:cs="Times New Roman"/>
          <w:sz w:val="24"/>
          <w:szCs w:val="24"/>
        </w:rPr>
        <w:t xml:space="preserve"> </w:t>
      </w:r>
      <w:r w:rsidR="004772DD">
        <w:rPr>
          <w:rFonts w:ascii="Times New Roman" w:hAnsi="Times New Roman" w:cs="Times New Roman"/>
          <w:sz w:val="24"/>
          <w:szCs w:val="24"/>
        </w:rPr>
        <w:fldChar w:fldCharType="begin"/>
      </w:r>
      <w:r w:rsidR="004772DD">
        <w:rPr>
          <w:rFonts w:ascii="Times New Roman" w:hAnsi="Times New Roman" w:cs="Times New Roman"/>
          <w:sz w:val="24"/>
          <w:szCs w:val="24"/>
        </w:rPr>
        <w:instrText xml:space="preserve"> REF _Ref411934431 \h </w:instrText>
      </w:r>
      <w:r w:rsidR="004772DD">
        <w:rPr>
          <w:rFonts w:ascii="Times New Roman" w:hAnsi="Times New Roman" w:cs="Times New Roman"/>
          <w:sz w:val="24"/>
          <w:szCs w:val="24"/>
        </w:rPr>
      </w:r>
      <w:r w:rsidR="004772DD">
        <w:rPr>
          <w:rFonts w:ascii="Times New Roman" w:hAnsi="Times New Roman" w:cs="Times New Roman"/>
          <w:sz w:val="24"/>
          <w:szCs w:val="24"/>
        </w:rPr>
        <w:fldChar w:fldCharType="separate"/>
      </w:r>
      <w:r w:rsidR="004772DD" w:rsidRPr="00DB6525">
        <w:rPr>
          <w:i/>
          <w:sz w:val="24"/>
          <w:szCs w:val="24"/>
        </w:rPr>
        <w:t xml:space="preserve">Table </w:t>
      </w:r>
      <w:r w:rsidR="004772DD">
        <w:rPr>
          <w:i/>
          <w:noProof/>
          <w:sz w:val="24"/>
          <w:szCs w:val="24"/>
        </w:rPr>
        <w:t>4</w:t>
      </w:r>
      <w:r w:rsidR="004772DD">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24DA6132" w14:textId="65A48BE8" w:rsidR="00DB3AA7" w:rsidRDefault="00E81544" w:rsidP="00FF187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r w:rsidR="00437753">
        <w:rPr>
          <w:rFonts w:ascii="Times New Roman" w:hAnsi="Times New Roman" w:cs="Times New Roman"/>
          <w:sz w:val="24"/>
          <w:szCs w:val="24"/>
        </w:rPr>
        <w:t xml:space="preserve">both persistent and transient </w:t>
      </w:r>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w:t>
      </w:r>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r w:rsidR="00437753">
        <w:rPr>
          <w:rFonts w:ascii="Times New Roman" w:hAnsi="Times New Roman" w:cs="Times New Roman"/>
          <w:sz w:val="24"/>
          <w:szCs w:val="24"/>
        </w:rPr>
        <w:t xml:space="preserve">  This occurred because the maximum likelihood estimate of the magnitude of persistent variation (</w:t>
      </w:r>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r w:rsidR="00B023DD">
        <w:rPr>
          <w:rFonts w:ascii="Times New Roman" w:hAnsi="Times New Roman" w:cs="Times New Roman"/>
          <w:i/>
          <w:sz w:val="24"/>
          <w:szCs w:val="24"/>
          <w:vertAlign w:val="subscript"/>
        </w:rPr>
        <w:t>,s</w:t>
      </w:r>
      <w:r w:rsidR="00437753">
        <w:rPr>
          <w:rFonts w:ascii="Times New Roman" w:hAnsi="Times New Roman" w:cs="Times New Roman"/>
          <w:sz w:val="24"/>
          <w:szCs w:val="24"/>
        </w:rPr>
        <w:t xml:space="preserve">) approached zero for both sexes.  </w:t>
      </w:r>
    </w:p>
    <w:p w14:paraId="08DCEECF" w14:textId="77777777" w:rsidR="00017955" w:rsidRPr="00437753" w:rsidRDefault="00017955" w:rsidP="00FF1879">
      <w:pPr>
        <w:spacing w:line="480" w:lineRule="auto"/>
        <w:ind w:firstLine="72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472094B0"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r w:rsidR="00437753">
        <w:rPr>
          <w:rFonts w:ascii="Times New Roman" w:hAnsi="Times New Roman" w:cs="Times New Roman"/>
          <w:sz w:val="24"/>
          <w:szCs w:val="24"/>
        </w:rPr>
        <w:t>average upkeep costs (</w:t>
      </w:r>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r w:rsidR="0061737A">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37753">
        <w:rPr>
          <w:rFonts w:ascii="Times New Roman" w:hAnsi="Times New Roman" w:cs="Times New Roman"/>
          <w:sz w:val="24"/>
          <w:szCs w:val="24"/>
        </w:rPr>
        <w:t>average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37753">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r w:rsidR="00437753">
        <w:rPr>
          <w:rFonts w:ascii="Times New Roman" w:hAnsi="Times New Roman" w:cs="Times New Roman"/>
          <w:sz w:val="24"/>
          <w:szCs w:val="24"/>
        </w:rPr>
        <w:t>estimation models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r w:rsidR="005A1EE7">
        <w:rPr>
          <w:rFonts w:ascii="Times New Roman" w:hAnsi="Times New Roman" w:cs="Times New Roman"/>
          <w:sz w:val="24"/>
          <w:szCs w:val="24"/>
        </w:rPr>
        <w:t xml:space="preserve">true </w:t>
      </w:r>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commentRangeStart w:id="162"/>
      <w:commentRangeStart w:id="163"/>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190689">
        <w:rPr>
          <w:i/>
          <w:sz w:val="24"/>
          <w:szCs w:val="24"/>
        </w:rPr>
        <w:t xml:space="preserve">Figure </w:t>
      </w:r>
      <w:r w:rsidR="00FF187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D66CFF">
        <w:rPr>
          <w:i/>
          <w:color w:val="000000" w:themeColor="text1"/>
          <w:sz w:val="24"/>
          <w:szCs w:val="24"/>
        </w:rPr>
        <w:t xml:space="preserve">Figure </w:t>
      </w:r>
      <w:r w:rsidR="00FF1879">
        <w:rPr>
          <w:i/>
          <w:noProof/>
          <w:color w:val="000000" w:themeColor="text1"/>
          <w:sz w:val="24"/>
          <w:szCs w:val="24"/>
        </w:rPr>
        <w:t>7</w:t>
      </w:r>
      <w:r w:rsidR="000F18D4">
        <w:rPr>
          <w:rFonts w:ascii="Times New Roman" w:hAnsi="Times New Roman" w:cs="Times New Roman"/>
          <w:sz w:val="24"/>
          <w:szCs w:val="24"/>
        </w:rPr>
        <w:fldChar w:fldCharType="end"/>
      </w:r>
      <w:commentRangeEnd w:id="162"/>
      <w:r w:rsidR="00A434F5">
        <w:rPr>
          <w:rStyle w:val="CommentReference"/>
        </w:rPr>
        <w:commentReference w:id="162"/>
      </w:r>
      <w:r>
        <w:rPr>
          <w:rFonts w:ascii="Times New Roman" w:hAnsi="Times New Roman" w:cs="Times New Roman"/>
          <w:sz w:val="24"/>
          <w:szCs w:val="24"/>
        </w:rPr>
        <w:t>)</w:t>
      </w:r>
      <w:commentRangeEnd w:id="163"/>
      <w:r w:rsidR="00FF5667">
        <w:rPr>
          <w:rStyle w:val="CommentReference"/>
        </w:rPr>
        <w:commentReference w:id="163"/>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164"/>
      <w:r w:rsidR="00E81544" w:rsidRPr="00AC4738">
        <w:rPr>
          <w:rFonts w:ascii="Times New Roman" w:hAnsi="Times New Roman" w:cs="Times New Roman"/>
          <w:sz w:val="24"/>
          <w:szCs w:val="24"/>
          <w:highlight w:val="yellow"/>
        </w:rPr>
        <w:t>XXX</w:t>
      </w:r>
      <w:commentRangeEnd w:id="164"/>
      <w:r w:rsidR="00633F3A">
        <w:rPr>
          <w:rStyle w:val="CommentReference"/>
        </w:rPr>
        <w:commentReference w:id="164"/>
      </w:r>
      <w:r w:rsidR="00437753">
        <w:rPr>
          <w:rFonts w:ascii="Times New Roman" w:hAnsi="Times New Roman" w:cs="Times New Roman"/>
          <w:sz w:val="24"/>
          <w:szCs w:val="24"/>
        </w:rPr>
        <w:t xml:space="preserve"> </w:t>
      </w:r>
      <w:commentRangeStart w:id="165"/>
      <w:r w:rsidR="00437753">
        <w:rPr>
          <w:rFonts w:ascii="Times New Roman" w:hAnsi="Times New Roman" w:cs="Times New Roman"/>
          <w:sz w:val="24"/>
          <w:szCs w:val="24"/>
        </w:rPr>
        <w:t>when estimated with both transient and persistent variation in growth rates</w:t>
      </w:r>
      <w:commentRangeEnd w:id="165"/>
      <w:r w:rsidR="00FF5667">
        <w:rPr>
          <w:rStyle w:val="CommentReference"/>
        </w:rPr>
        <w:commentReference w:id="165"/>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A03423">
        <w:rPr>
          <w:i/>
          <w:color w:val="000000" w:themeColor="text1"/>
          <w:sz w:val="24"/>
        </w:rPr>
        <w:t xml:space="preserve">Figure </w:t>
      </w:r>
      <w:r w:rsidR="00FF187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166"/>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166"/>
      <w:r w:rsidR="00633F3A">
        <w:rPr>
          <w:rStyle w:val="CommentReference"/>
        </w:rPr>
        <w:commentReference w:id="166"/>
      </w:r>
      <w:r w:rsidR="00E81544">
        <w:rPr>
          <w:rFonts w:ascii="Times New Roman" w:hAnsi="Times New Roman" w:cs="Times New Roman"/>
          <w:sz w:val="24"/>
          <w:szCs w:val="24"/>
        </w:rPr>
        <w:t xml:space="preserve">for large sample sizes </w:t>
      </w:r>
      <w:r w:rsidR="0070070B">
        <w:rPr>
          <w:rFonts w:ascii="Times New Roman" w:hAnsi="Times New Roman" w:cs="Times New Roman"/>
          <w:sz w:val="24"/>
          <w:szCs w:val="24"/>
        </w:rPr>
        <w:t xml:space="preserve">when estimating both persistent and transient variation </w:t>
      </w:r>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5262C99B" w:rsidR="008327ED" w:rsidRDefault="00FF5667">
      <w:pPr>
        <w:tabs>
          <w:tab w:val="left" w:pos="360"/>
          <w:tab w:val="left" w:pos="720"/>
          <w:tab w:val="left" w:pos="8640"/>
        </w:tabs>
        <w:spacing w:after="0" w:line="480" w:lineRule="auto"/>
        <w:rPr>
          <w:rFonts w:ascii="Times New Roman" w:hAnsi="Times New Roman" w:cs="Times New Roman"/>
          <w:sz w:val="24"/>
          <w:szCs w:val="24"/>
        </w:rPr>
      </w:pPr>
      <w:ins w:id="167" w:author="JTT" w:date="2015-02-17T08:15:00Z">
        <w:r>
          <w:rPr>
            <w:rFonts w:ascii="Times New Roman" w:hAnsi="Times New Roman" w:cs="Times New Roman"/>
            <w:sz w:val="24"/>
            <w:szCs w:val="24"/>
          </w:rPr>
          <w:tab/>
        </w:r>
      </w:ins>
      <w:r w:rsidR="006C4ABB">
        <w:rPr>
          <w:rFonts w:ascii="Times New Roman" w:hAnsi="Times New Roman" w:cs="Times New Roman"/>
          <w:sz w:val="24"/>
          <w:szCs w:val="24"/>
        </w:rPr>
        <w:t xml:space="preserve">The </w:t>
      </w:r>
      <w:r w:rsidR="00D41E76">
        <w:rPr>
          <w:rFonts w:ascii="Times New Roman" w:hAnsi="Times New Roman" w:cs="Times New Roman"/>
          <w:sz w:val="24"/>
          <w:szCs w:val="24"/>
        </w:rPr>
        <w:t xml:space="preserve">magnitude of </w:t>
      </w:r>
      <w:r w:rsidR="00726B06">
        <w:rPr>
          <w:rFonts w:ascii="Times New Roman" w:hAnsi="Times New Roman" w:cs="Times New Roman"/>
          <w:sz w:val="24"/>
          <w:szCs w:val="24"/>
        </w:rPr>
        <w:t xml:space="preserve">persistent </w:t>
      </w:r>
      <w:r w:rsidR="00D41E76">
        <w:rPr>
          <w:rFonts w:ascii="Times New Roman" w:hAnsi="Times New Roman" w:cs="Times New Roman"/>
          <w:sz w:val="24"/>
          <w:szCs w:val="24"/>
        </w:rPr>
        <w:t>variation among individuals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EC4558">
        <w:rPr>
          <w:i/>
          <w:color w:val="000000" w:themeColor="text1"/>
          <w:sz w:val="24"/>
          <w:szCs w:val="24"/>
        </w:rPr>
        <w:t xml:space="preserve">Figure </w:t>
      </w:r>
      <w:r w:rsidR="00FF187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 xml:space="preserve">the magnitude of </w:t>
      </w:r>
      <w:r w:rsidR="00477ABC">
        <w:rPr>
          <w:rFonts w:ascii="Times New Roman" w:hAnsi="Times New Roman" w:cs="Times New Roman"/>
          <w:sz w:val="24"/>
          <w:szCs w:val="24"/>
        </w:rPr>
        <w:t>transient</w:t>
      </w:r>
      <w:r w:rsidR="00D41E76">
        <w:rPr>
          <w:rFonts w:ascii="Times New Roman" w:hAnsi="Times New Roman" w:cs="Times New Roman"/>
          <w:sz w:val="24"/>
          <w:szCs w:val="24"/>
        </w:rPr>
        <w:t xml:space="preserve"> variation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w:t>
      </w:r>
      <w:ins w:id="168" w:author="Darcy Webber" w:date="2015-02-17T13:35:00Z">
        <w:r w:rsidR="00F22E9E">
          <w:rPr>
            <w:rFonts w:ascii="Times New Roman" w:hAnsi="Times New Roman" w:cs="Times New Roman"/>
            <w:sz w:val="24"/>
            <w:szCs w:val="24"/>
          </w:rPr>
          <w:t xml:space="preserve">persistent and transient </w:t>
        </w:r>
      </w:ins>
      <w:r w:rsidR="00D41E76">
        <w:rPr>
          <w:rFonts w:ascii="Times New Roman" w:hAnsi="Times New Roman" w:cs="Times New Roman"/>
          <w:sz w:val="24"/>
          <w:szCs w:val="24"/>
        </w:rPr>
        <w:t>variation</w:t>
      </w:r>
      <w:del w:id="169" w:author="Darcy Webber" w:date="2015-02-17T13:35:00Z">
        <w:r w:rsidR="00D41E76" w:rsidDel="00F22E9E">
          <w:rPr>
            <w:rFonts w:ascii="Times New Roman" w:hAnsi="Times New Roman" w:cs="Times New Roman"/>
            <w:sz w:val="24"/>
            <w:szCs w:val="24"/>
          </w:rPr>
          <w:delText xml:space="preserve"> among </w:delText>
        </w:r>
        <w:r w:rsidR="00050DB0" w:rsidDel="00F22E9E">
          <w:rPr>
            <w:rFonts w:ascii="Times New Roman" w:hAnsi="Times New Roman" w:cs="Times New Roman"/>
            <w:sz w:val="24"/>
            <w:szCs w:val="24"/>
          </w:rPr>
          <w:delText>individuals</w:delText>
        </w:r>
        <w:r w:rsidR="00D41E76" w:rsidDel="00F22E9E">
          <w:rPr>
            <w:rFonts w:ascii="Times New Roman" w:hAnsi="Times New Roman" w:cs="Times New Roman"/>
            <w:sz w:val="24"/>
            <w:szCs w:val="24"/>
          </w:rPr>
          <w:delText xml:space="preserve"> and ove</w:delText>
        </w:r>
        <w:r w:rsidR="008A61B3" w:rsidDel="00F22E9E">
          <w:rPr>
            <w:rFonts w:ascii="Times New Roman" w:hAnsi="Times New Roman" w:cs="Times New Roman"/>
            <w:sz w:val="24"/>
            <w:szCs w:val="24"/>
          </w:rPr>
          <w:delText>r time</w:delText>
        </w:r>
      </w:del>
      <w:r w:rsidR="008A61B3">
        <w:rPr>
          <w:rFonts w:ascii="Times New Roman" w:hAnsi="Times New Roman" w:cs="Times New Roman"/>
          <w:sz w:val="24"/>
          <w:szCs w:val="24"/>
        </w:rPr>
        <w:t xml:space="preserve"> (estimating variation in </w:t>
      </w:r>
      <w:r w:rsidR="008A61B3" w:rsidRPr="004966B2">
        <w:rPr>
          <w:rFonts w:ascii="Times New Roman" w:hAnsi="Times New Roman" w:cs="Times New Roman"/>
          <w:i/>
          <w:sz w:val="24"/>
          <w:szCs w:val="24"/>
        </w:rPr>
        <w:t>k</w:t>
      </w:r>
      <w:r w:rsidR="008A61B3" w:rsidRPr="004966B2">
        <w:rPr>
          <w:rFonts w:ascii="Times New Roman" w:hAnsi="Times New Roman" w:cs="Times New Roman"/>
          <w:i/>
          <w:sz w:val="24"/>
          <w:szCs w:val="24"/>
          <w:vertAlign w:val="subscript"/>
        </w:rPr>
        <w:t>s,i</w:t>
      </w:r>
      <w:r w:rsidR="008A61B3">
        <w:rPr>
          <w:rFonts w:ascii="Times New Roman" w:hAnsi="Times New Roman" w:cs="Times New Roman"/>
          <w:i/>
          <w:sz w:val="24"/>
          <w:szCs w:val="24"/>
          <w:vertAlign w:val="subscript"/>
        </w:rPr>
        <w:t xml:space="preserve"> </w:t>
      </w:r>
      <w:r w:rsidR="008A61B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9E4A54" w:rsidRPr="00EC4558">
        <w:rPr>
          <w:i/>
          <w:color w:val="000000" w:themeColor="text1"/>
          <w:sz w:val="24"/>
          <w:szCs w:val="24"/>
        </w:rPr>
        <w:t xml:space="preserve">Figure </w:t>
      </w:r>
      <w:r w:rsidR="009E4A54">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7657A819"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Not all fits to simulated data </w:t>
      </w:r>
      <w:del w:id="170" w:author="JTT" w:date="2015-02-17T08:15:00Z">
        <w:r w:rsidDel="00FF5667">
          <w:rPr>
            <w:rFonts w:ascii="Times New Roman" w:hAnsi="Times New Roman" w:cs="Times New Roman"/>
            <w:sz w:val="24"/>
            <w:szCs w:val="24"/>
          </w:rPr>
          <w:delText>were</w:delText>
        </w:r>
        <w:r w:rsidR="00B22FD1" w:rsidDel="00FF5667">
          <w:rPr>
            <w:rFonts w:ascii="Times New Roman" w:hAnsi="Times New Roman" w:cs="Times New Roman"/>
            <w:sz w:val="24"/>
            <w:szCs w:val="24"/>
          </w:rPr>
          <w:delText xml:space="preserve"> </w:delText>
        </w:r>
      </w:del>
      <w:ins w:id="171" w:author="JTT" w:date="2015-02-17T08:15:00Z">
        <w:r w:rsidR="00FF5667">
          <w:rPr>
            <w:rFonts w:ascii="Times New Roman" w:hAnsi="Times New Roman" w:cs="Times New Roman"/>
            <w:sz w:val="24"/>
            <w:szCs w:val="24"/>
          </w:rPr>
          <w:t>had a</w:t>
        </w:r>
        <w:r w:rsidR="00FF5667">
          <w:rPr>
            <w:rFonts w:ascii="Times New Roman" w:hAnsi="Times New Roman" w:cs="Times New Roman"/>
            <w:sz w:val="24"/>
            <w:szCs w:val="24"/>
          </w:rPr>
          <w:t xml:space="preserve"> </w:t>
        </w:r>
      </w:ins>
      <w:r w:rsidR="00B22FD1">
        <w:rPr>
          <w:rFonts w:ascii="Times New Roman" w:hAnsi="Times New Roman" w:cs="Times New Roman"/>
          <w:sz w:val="24"/>
          <w:szCs w:val="24"/>
        </w:rPr>
        <w:t>positive definite Hessian</w:t>
      </w:r>
      <w:del w:id="172" w:author="JTT" w:date="2015-02-17T08:15:00Z">
        <w:r w:rsidR="00B22FD1" w:rsidDel="00FF5667">
          <w:rPr>
            <w:rFonts w:ascii="Times New Roman" w:hAnsi="Times New Roman" w:cs="Times New Roman"/>
            <w:sz w:val="24"/>
            <w:szCs w:val="24"/>
          </w:rPr>
          <w:delText xml:space="preserve"> (pdH</w:delText>
        </w:r>
        <w:r w:rsidDel="00FF5667">
          <w:rPr>
            <w:rFonts w:ascii="Times New Roman" w:hAnsi="Times New Roman" w:cs="Times New Roman"/>
            <w:sz w:val="24"/>
            <w:szCs w:val="24"/>
          </w:rPr>
          <w:delText>)</w:delText>
        </w:r>
      </w:del>
      <w:ins w:id="173" w:author="JTT" w:date="2015-02-17T08:15:00Z">
        <w:r w:rsidR="00FF5667">
          <w:rPr>
            <w:rFonts w:ascii="Times New Roman" w:hAnsi="Times New Roman" w:cs="Times New Roman"/>
            <w:sz w:val="24"/>
            <w:szCs w:val="24"/>
          </w:rPr>
          <w:t xml:space="preserve">, signifying that some </w:t>
        </w:r>
      </w:ins>
      <w:ins w:id="174" w:author="JTT" w:date="2015-02-17T08:16:00Z">
        <w:r w:rsidR="00FF5667">
          <w:rPr>
            <w:rFonts w:ascii="Times New Roman" w:hAnsi="Times New Roman" w:cs="Times New Roman"/>
            <w:sz w:val="24"/>
            <w:szCs w:val="24"/>
          </w:rPr>
          <w:t xml:space="preserve">combinations of </w:t>
        </w:r>
      </w:ins>
      <w:ins w:id="175" w:author="JTT" w:date="2015-02-17T08:15:00Z">
        <w:r w:rsidR="00FF5667">
          <w:rPr>
            <w:rFonts w:ascii="Times New Roman" w:hAnsi="Times New Roman" w:cs="Times New Roman"/>
            <w:sz w:val="24"/>
            <w:szCs w:val="24"/>
          </w:rPr>
          <w:t xml:space="preserve">simulation </w:t>
        </w:r>
      </w:ins>
      <w:ins w:id="176" w:author="JTT" w:date="2015-02-17T08:16:00Z">
        <w:r w:rsidR="00FF5667">
          <w:rPr>
            <w:rFonts w:ascii="Times New Roman" w:hAnsi="Times New Roman" w:cs="Times New Roman"/>
            <w:sz w:val="24"/>
            <w:szCs w:val="24"/>
          </w:rPr>
          <w:t>replicate and estimation model had parameters that were either (1) not converged or (2) not uniquely identifiable</w:t>
        </w:r>
      </w:ins>
      <w:r>
        <w:rPr>
          <w:rFonts w:ascii="Times New Roman" w:hAnsi="Times New Roman" w:cs="Times New Roman"/>
          <w:sz w:val="24"/>
          <w:szCs w:val="24"/>
        </w:rPr>
        <w:t xml:space="preserve">.  When the </w:t>
      </w:r>
      <w:ins w:id="177" w:author="JTT" w:date="2015-02-17T08:16:00Z">
        <w:r w:rsidR="00FF5667">
          <w:rPr>
            <w:rFonts w:ascii="Times New Roman" w:hAnsi="Times New Roman" w:cs="Times New Roman"/>
            <w:sz w:val="24"/>
            <w:szCs w:val="24"/>
          </w:rPr>
          <w:t xml:space="preserve">estimation </w:t>
        </w:r>
      </w:ins>
      <w:r>
        <w:rPr>
          <w:rFonts w:ascii="Times New Roman" w:hAnsi="Times New Roman" w:cs="Times New Roman"/>
          <w:sz w:val="24"/>
          <w:szCs w:val="24"/>
        </w:rPr>
        <w:t xml:space="preserve">model </w:t>
      </w:r>
      <w:del w:id="178" w:author="JTT" w:date="2015-02-17T08:16:00Z">
        <w:r w:rsidDel="00FF5667">
          <w:rPr>
            <w:rFonts w:ascii="Times New Roman" w:hAnsi="Times New Roman" w:cs="Times New Roman"/>
            <w:sz w:val="24"/>
            <w:szCs w:val="24"/>
          </w:rPr>
          <w:delText xml:space="preserve">being fit </w:delText>
        </w:r>
      </w:del>
      <w:r>
        <w:rPr>
          <w:rFonts w:ascii="Times New Roman" w:hAnsi="Times New Roman" w:cs="Times New Roman"/>
          <w:sz w:val="24"/>
          <w:szCs w:val="24"/>
        </w:rPr>
        <w:t>included no random-effects</w:t>
      </w:r>
      <w:ins w:id="179" w:author="JTT" w:date="2015-02-17T08:16:00Z">
        <w:r w:rsidR="00FF5667">
          <w:rPr>
            <w:rFonts w:ascii="Times New Roman" w:hAnsi="Times New Roman" w:cs="Times New Roman"/>
            <w:sz w:val="24"/>
            <w:szCs w:val="24"/>
          </w:rPr>
          <w:t>,</w:t>
        </w:r>
      </w:ins>
      <w:r>
        <w:rPr>
          <w:rFonts w:ascii="Times New Roman" w:hAnsi="Times New Roman" w:cs="Times New Roman"/>
          <w:sz w:val="24"/>
          <w:szCs w:val="24"/>
        </w:rPr>
        <w:t xml:space="preserve"> or random-effects for</w:t>
      </w:r>
      <w:r w:rsidR="008F3073">
        <w:rPr>
          <w:rFonts w:ascii="Times New Roman" w:hAnsi="Times New Roman" w:cs="Times New Roman"/>
          <w:sz w:val="24"/>
          <w:szCs w:val="24"/>
        </w:rPr>
        <w:t xml:space="preserve"> upkeep costs</w:t>
      </w:r>
      <w:r>
        <w:rPr>
          <w:rFonts w:ascii="Times New Roman" w:hAnsi="Times New Roman" w:cs="Times New Roman"/>
          <w:sz w:val="24"/>
          <w:szCs w:val="24"/>
        </w:rPr>
        <w:t xml:space="preserve"> </w:t>
      </w:r>
      <w:r w:rsidR="008F3073">
        <w:rPr>
          <w:rFonts w:ascii="Times New Roman" w:hAnsi="Times New Roman" w:cs="Times New Roman"/>
          <w:sz w:val="24"/>
          <w:szCs w:val="24"/>
        </w:rPr>
        <w:t>(</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sidR="008F3073">
        <w:rPr>
          <w:rFonts w:ascii="Times New Roman" w:hAnsi="Times New Roman" w:cs="Times New Roman"/>
          <w:sz w:val="24"/>
          <w:szCs w:val="24"/>
        </w:rPr>
        <w:t xml:space="preserve">) </w:t>
      </w:r>
      <w:r>
        <w:rPr>
          <w:rFonts w:ascii="Times New Roman" w:hAnsi="Times New Roman" w:cs="Times New Roman"/>
          <w:sz w:val="24"/>
          <w:szCs w:val="24"/>
        </w:rPr>
        <w:t xml:space="preserve">only, almost all model fits were </w:t>
      </w:r>
      <w:del w:id="180" w:author="JTT" w:date="2015-02-17T08:17:00Z">
        <w:r w:rsidDel="00FF5667">
          <w:rPr>
            <w:rFonts w:ascii="Times New Roman" w:hAnsi="Times New Roman" w:cs="Times New Roman"/>
            <w:sz w:val="24"/>
            <w:szCs w:val="24"/>
          </w:rPr>
          <w:delText>pdH</w:delText>
        </w:r>
      </w:del>
      <w:ins w:id="181" w:author="JTT" w:date="2015-02-17T08:17:00Z">
        <w:r w:rsidR="00FF5667">
          <w:rPr>
            <w:rFonts w:ascii="Times New Roman" w:hAnsi="Times New Roman" w:cs="Times New Roman"/>
            <w:sz w:val="24"/>
            <w:szCs w:val="24"/>
          </w:rPr>
          <w:t>positive definite</w:t>
        </w:r>
      </w:ins>
      <w:r>
        <w:rPr>
          <w:rFonts w:ascii="Times New Roman" w:hAnsi="Times New Roman" w:cs="Times New Roman"/>
          <w:sz w:val="24"/>
          <w:szCs w:val="24"/>
        </w:rPr>
        <w:t xml:space="preserve">.  </w:t>
      </w:r>
      <w:moveFromRangeStart w:id="182" w:author="JTT" w:date="2015-02-17T08:17:00Z" w:name="move411924377"/>
      <w:moveFrom w:id="183" w:author="JTT" w:date="2015-02-17T08:17:00Z">
        <w:r w:rsidDel="00FF5667">
          <w:rPr>
            <w:rFonts w:ascii="Times New Roman" w:hAnsi="Times New Roman" w:cs="Times New Roman"/>
            <w:sz w:val="24"/>
            <w:szCs w:val="24"/>
          </w:rPr>
          <w:t xml:space="preserve">When the model incorporated </w:t>
        </w:r>
        <w:r w:rsidR="008F3073" w:rsidDel="00FF5667">
          <w:rPr>
            <w:rFonts w:ascii="Times New Roman" w:hAnsi="Times New Roman" w:cs="Times New Roman"/>
            <w:sz w:val="24"/>
            <w:szCs w:val="24"/>
          </w:rPr>
          <w:t>transient</w:t>
        </w:r>
        <w:r w:rsidDel="00FF5667">
          <w:rPr>
            <w:rFonts w:ascii="Times New Roman" w:hAnsi="Times New Roman" w:cs="Times New Roman"/>
            <w:sz w:val="24"/>
            <w:szCs w:val="24"/>
          </w:rPr>
          <w:t xml:space="preserve"> individual random effects</w:t>
        </w:r>
        <w:r w:rsidR="008F3073" w:rsidDel="00FF56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8F3073" w:rsidDel="00FF5667">
          <w:rPr>
            <w:rFonts w:ascii="Times New Roman" w:hAnsi="Times New Roman" w:cs="Times New Roman"/>
            <w:sz w:val="24"/>
            <w:szCs w:val="24"/>
          </w:rPr>
          <w:t>)</w:t>
        </w:r>
        <w:r w:rsidDel="00FF5667">
          <w:rPr>
            <w:rFonts w:ascii="Times New Roman" w:hAnsi="Times New Roman" w:cs="Times New Roman"/>
            <w:sz w:val="24"/>
            <w:szCs w:val="24"/>
          </w:rPr>
          <w:t xml:space="preserve"> </w:t>
        </w:r>
      </w:moveFrom>
      <w:moveFromRangeEnd w:id="182"/>
      <w:del w:id="184" w:author="JTT" w:date="2015-02-17T08:17:00Z">
        <w:r w:rsidDel="00FF5667">
          <w:rPr>
            <w:rFonts w:ascii="Times New Roman" w:hAnsi="Times New Roman" w:cs="Times New Roman"/>
            <w:sz w:val="24"/>
            <w:szCs w:val="24"/>
          </w:rPr>
          <w:delText>f</w:delText>
        </w:r>
      </w:del>
      <w:ins w:id="185" w:author="JTT" w:date="2015-02-17T08:17:00Z">
        <w:r w:rsidR="00FF5667">
          <w:rPr>
            <w:rFonts w:ascii="Times New Roman" w:hAnsi="Times New Roman" w:cs="Times New Roman"/>
            <w:sz w:val="24"/>
            <w:szCs w:val="24"/>
          </w:rPr>
          <w:t>F</w:t>
        </w:r>
      </w:ins>
      <w:r>
        <w:rPr>
          <w:rFonts w:ascii="Times New Roman" w:hAnsi="Times New Roman" w:cs="Times New Roman"/>
          <w:sz w:val="24"/>
          <w:szCs w:val="24"/>
        </w:rPr>
        <w:t xml:space="preserve">ewer </w:t>
      </w:r>
      <w:del w:id="186" w:author="JTT" w:date="2015-02-17T08:17:00Z">
        <w:r w:rsidDel="00FF5667">
          <w:rPr>
            <w:rFonts w:ascii="Times New Roman" w:hAnsi="Times New Roman" w:cs="Times New Roman"/>
            <w:sz w:val="24"/>
            <w:szCs w:val="24"/>
          </w:rPr>
          <w:delText xml:space="preserve">fits </w:delText>
        </w:r>
      </w:del>
      <w:ins w:id="187" w:author="JTT" w:date="2015-02-17T08:17:00Z">
        <w:r w:rsidR="00FF5667">
          <w:rPr>
            <w:rFonts w:ascii="Times New Roman" w:hAnsi="Times New Roman" w:cs="Times New Roman"/>
            <w:sz w:val="24"/>
            <w:szCs w:val="24"/>
          </w:rPr>
          <w:t xml:space="preserve">simulation replicates </w:t>
        </w:r>
      </w:ins>
      <w:r>
        <w:rPr>
          <w:rFonts w:ascii="Times New Roman" w:hAnsi="Times New Roman" w:cs="Times New Roman"/>
          <w:sz w:val="24"/>
          <w:szCs w:val="24"/>
        </w:rPr>
        <w:t xml:space="preserve">were </w:t>
      </w:r>
      <w:del w:id="188" w:author="JTT" w:date="2015-02-17T08:17:00Z">
        <w:r w:rsidDel="00FF5667">
          <w:rPr>
            <w:rFonts w:ascii="Times New Roman" w:hAnsi="Times New Roman" w:cs="Times New Roman"/>
            <w:sz w:val="24"/>
            <w:szCs w:val="24"/>
          </w:rPr>
          <w:delText>pdH</w:delText>
        </w:r>
      </w:del>
      <w:ins w:id="189" w:author="JTT" w:date="2015-02-17T08:17:00Z">
        <w:r w:rsidR="00FF5667">
          <w:rPr>
            <w:rFonts w:ascii="Times New Roman" w:hAnsi="Times New Roman" w:cs="Times New Roman"/>
            <w:sz w:val="24"/>
            <w:szCs w:val="24"/>
          </w:rPr>
          <w:t>positive definite w</w:t>
        </w:r>
      </w:ins>
      <w:moveToRangeStart w:id="190" w:author="JTT" w:date="2015-02-17T08:17:00Z" w:name="move411924377"/>
      <w:moveTo w:id="191" w:author="JTT" w:date="2015-02-17T08:17:00Z">
        <w:del w:id="192" w:author="JTT" w:date="2015-02-17T08:17:00Z">
          <w:r w:rsidR="00FF5667" w:rsidDel="00FF5667">
            <w:rPr>
              <w:rFonts w:ascii="Times New Roman" w:hAnsi="Times New Roman" w:cs="Times New Roman"/>
              <w:sz w:val="24"/>
              <w:szCs w:val="24"/>
            </w:rPr>
            <w:delText>W</w:delText>
          </w:r>
        </w:del>
        <w:r w:rsidR="00FF5667">
          <w:rPr>
            <w:rFonts w:ascii="Times New Roman" w:hAnsi="Times New Roman" w:cs="Times New Roman"/>
            <w:sz w:val="24"/>
            <w:szCs w:val="24"/>
          </w:rPr>
          <w:t xml:space="preserve">hen the model incorporated transient </w:t>
        </w:r>
        <w:r w:rsidR="00FF5667">
          <w:rPr>
            <w:rFonts w:ascii="Times New Roman" w:hAnsi="Times New Roman" w:cs="Times New Roman"/>
            <w:sz w:val="24"/>
            <w:szCs w:val="24"/>
          </w:rPr>
          <w:lastRenderedPageBreak/>
          <w:t>individual random 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FF5667">
          <w:rPr>
            <w:rFonts w:ascii="Times New Roman" w:hAnsi="Times New Roman" w:cs="Times New Roman"/>
            <w:sz w:val="24"/>
            <w:szCs w:val="24"/>
          </w:rPr>
          <w:t>)</w:t>
        </w:r>
      </w:moveTo>
      <w:moveToRangeEnd w:id="190"/>
      <w:r>
        <w:rPr>
          <w:rFonts w:ascii="Times New Roman" w:hAnsi="Times New Roman" w:cs="Times New Roman"/>
          <w:sz w:val="24"/>
          <w:szCs w:val="24"/>
        </w:rPr>
        <w:t>, particularly at lower sample sizes</w:t>
      </w:r>
      <w:r w:rsidR="009E4A54">
        <w:rPr>
          <w:rFonts w:ascii="Times New Roman" w:hAnsi="Times New Roman" w:cs="Times New Roman"/>
          <w:sz w:val="24"/>
          <w:szCs w:val="24"/>
        </w:rPr>
        <w:t xml:space="preserve"> (see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_Ref410630945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sidRPr="00190689">
        <w:rPr>
          <w:i/>
          <w:sz w:val="24"/>
          <w:szCs w:val="24"/>
        </w:rPr>
        <w:t>Figure</w:t>
      </w:r>
      <w:r w:rsidR="009E4A54">
        <w:rPr>
          <w:i/>
          <w:sz w:val="24"/>
          <w:szCs w:val="24"/>
        </w:rPr>
        <w:t>s</w:t>
      </w:r>
      <w:r w:rsidR="009E4A54" w:rsidRPr="00190689">
        <w:rPr>
          <w:i/>
          <w:sz w:val="24"/>
          <w:szCs w:val="24"/>
        </w:rPr>
        <w:t xml:space="preserve"> </w:t>
      </w:r>
      <w:r w:rsidR="009E4A54">
        <w:rPr>
          <w:i/>
          <w:noProof/>
          <w:sz w:val="24"/>
          <w:szCs w:val="24"/>
        </w:rPr>
        <w:t>6</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_Ref409962302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7</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_Ref409962306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rPr>
        <w:t>8</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9</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and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_Ref410630977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10</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w:t>
      </w:r>
      <w:r>
        <w:rPr>
          <w:rFonts w:ascii="Times New Roman" w:hAnsi="Times New Roman" w:cs="Times New Roman"/>
          <w:sz w:val="24"/>
          <w:szCs w:val="24"/>
        </w:rPr>
        <w:t>.</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that non-positive definite models can be used as indication that the model is likely to be overfitted relative to the available data.  </w:t>
      </w:r>
    </w:p>
    <w:p w14:paraId="407004BD" w14:textId="243FBC16" w:rsidR="00752FAC" w:rsidRDefault="00752FAC" w:rsidP="00B04686">
      <w:pPr>
        <w:spacing w:line="480" w:lineRule="auto"/>
        <w:rPr>
          <w:rFonts w:ascii="Times New Roman" w:eastAsia="Times New Roman" w:hAnsi="Times New Roman" w:cs="Times New Roman"/>
          <w:b/>
          <w:bCs/>
          <w:sz w:val="24"/>
          <w:szCs w:val="24"/>
          <w:lang w:val="en-GB" w:eastAsia="en-GB"/>
        </w:rPr>
      </w:pP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3BA4E4E1" w14:textId="60A04D8C" w:rsidR="0070070B"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w:t>
      </w:r>
      <w:r w:rsidR="00437753">
        <w:rPr>
          <w:rFonts w:ascii="Times New Roman" w:hAnsi="Times New Roman" w:cs="Times New Roman"/>
          <w:sz w:val="24"/>
          <w:szCs w:val="24"/>
        </w:rPr>
        <w:t xml:space="preserve">persistent and transient </w:t>
      </w:r>
      <w:r>
        <w:rPr>
          <w:rFonts w:ascii="Times New Roman" w:hAnsi="Times New Roman" w:cs="Times New Roman"/>
          <w:sz w:val="24"/>
          <w:szCs w:val="24"/>
        </w:rPr>
        <w:t xml:space="preserve">variation in growth among individuals, </w:t>
      </w:r>
      <w:r w:rsidR="0070070B">
        <w:rPr>
          <w:rFonts w:ascii="Times New Roman" w:hAnsi="Times New Roman" w:cs="Times New Roman"/>
          <w:sz w:val="24"/>
          <w:szCs w:val="24"/>
        </w:rPr>
        <w:t>as well as differences in growth rate between males and females</w:t>
      </w:r>
      <w:r>
        <w:rPr>
          <w:rFonts w:ascii="Times New Roman" w:hAnsi="Times New Roman" w:cs="Times New Roman"/>
          <w:sz w:val="24"/>
          <w:szCs w:val="24"/>
        </w:rPr>
        <w:t xml:space="preserve"> </w:t>
      </w:r>
      <w:r w:rsidR="0070070B">
        <w:rPr>
          <w:rFonts w:ascii="Times New Roman" w:hAnsi="Times New Roman" w:cs="Times New Roman"/>
          <w:sz w:val="24"/>
          <w:szCs w:val="24"/>
        </w:rPr>
        <w:t>and residual (</w:t>
      </w:r>
      <w:r>
        <w:rPr>
          <w:rFonts w:ascii="Times New Roman" w:hAnsi="Times New Roman" w:cs="Times New Roman"/>
          <w:sz w:val="24"/>
          <w:szCs w:val="24"/>
        </w:rPr>
        <w:t>measurement error</w:t>
      </w:r>
      <w:r w:rsidR="0070070B">
        <w:rPr>
          <w:rFonts w:ascii="Times New Roman" w:hAnsi="Times New Roman" w:cs="Times New Roman"/>
          <w:sz w:val="24"/>
          <w:szCs w:val="24"/>
        </w:rPr>
        <w:t>) variation</w:t>
      </w:r>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{"citationID":"zrZqcxYe","properties":{"formattedCitation":"(Shelton et al., 2013; Stawitz et al., In review; Thorson and Minte-Vera, In press; Vincenzi et al., 2014)","plainCitation":"(Shelton et al., 2013; Stawitz et al., In review; Thorson and Minte-Vera, In press;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2013; Stawitz et al., In review; Thorson and Minte-Vera, In press;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Variation in growth rates is also an active area of research and method development in other ecological taxa</w:t>
      </w:r>
      <w:r w:rsidR="002F1BE7">
        <w:rPr>
          <w:rFonts w:ascii="Times New Roman" w:hAnsi="Times New Roman" w:cs="Times New Roman"/>
          <w:sz w:val="24"/>
          <w:szCs w:val="24"/>
        </w:rPr>
        <w:t xml:space="preserve"> </w:t>
      </w:r>
      <w:r w:rsidR="002F1BE7">
        <w:rPr>
          <w:rFonts w:ascii="Times New Roman" w:hAnsi="Times New Roman" w:cs="Times New Roman"/>
          <w:sz w:val="24"/>
          <w:szCs w:val="24"/>
        </w:rPr>
        <w:fldChar w:fldCharType="begin"/>
      </w:r>
      <w:ins w:id="193" w:author="JTT" w:date="2015-02-17T07:28:00Z">
        <w:r w:rsidR="0034058D">
          <w:rPr>
            <w:rFonts w:ascii="Times New Roman" w:hAnsi="Times New Roman" w:cs="Times New Roman"/>
            <w:sz w:val="24"/>
            <w:szCs w:val="24"/>
          </w:rPr>
          <w:instrText xml:space="preserve"> ADDIN ZOTERO_ITEM CSL_CITATION {"citationID":"21kktjpk1a","properties":{"formattedCitation":"(Brooks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ins>
      <w:del w:id="194" w:author="JTT" w:date="2015-02-17T07:28:00Z">
        <w:r w:rsidR="002F1BE7" w:rsidDel="0034058D">
          <w:rPr>
            <w:rFonts w:ascii="Times New Roman" w:hAnsi="Times New Roman" w:cs="Times New Roman"/>
            <w:sz w:val="24"/>
            <w:szCs w:val="24"/>
          </w:rPr>
          <w:delInstrText xml:space="preserve"> ADDIN ZOTERO_ITEM CSL_CITATION {"citationID":"21kktjpk1a","properties":{"formattedCitation":"(Brooks et al., 2013)","plainCitation":"(Brooks et al., 2013)"},"citationItems":[{"id":"1kvtVTBZ/Hg7Qohb4","uris":["http://zotero.org/users/251206/items/6DCADWSU"],"uri":["http://zotero.org/users/251206/items/6DCADWSU"],"itemData":{"id":"1kvtVTBZ/Hg7Qohb4","type":"article-journal","title":"A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M."}],"issued":{"year":2013,"month":10,"day":28},"accessed":{"year":2015,"month":1,"day":24,"season":"21:00:01"},"page-first":"e76389","container-title-short":"PLoS ONE"}}],"schema":"https://github.com/citation-style-language/schema/raw/master/csl-citation.json"} </w:delInstrText>
        </w:r>
      </w:del>
      <w:r w:rsidR="002F1BE7">
        <w:rPr>
          <w:rFonts w:ascii="Times New Roman" w:hAnsi="Times New Roman" w:cs="Times New Roman"/>
          <w:sz w:val="24"/>
          <w:szCs w:val="24"/>
        </w:rPr>
        <w:fldChar w:fldCharType="separate"/>
      </w:r>
      <w:r w:rsidR="002F1BE7" w:rsidRPr="002F1BE7">
        <w:rPr>
          <w:rFonts w:ascii="Times New Roman" w:hAnsi="Times New Roman" w:cs="Times New Roman"/>
          <w:sz w:val="24"/>
        </w:rPr>
        <w:t>(</w:t>
      </w:r>
      <w:r w:rsidR="002F1BE7" w:rsidRPr="00F22937">
        <w:rPr>
          <w:rFonts w:ascii="Times New Roman" w:hAnsi="Times New Roman" w:cs="Times New Roman"/>
          <w:sz w:val="24"/>
        </w:rPr>
        <w:t>Brooks</w:t>
      </w:r>
      <w:r w:rsidR="002F1BE7" w:rsidRPr="002F1BE7">
        <w:rPr>
          <w:rFonts w:ascii="Times New Roman" w:hAnsi="Times New Roman" w:cs="Times New Roman"/>
          <w:sz w:val="24"/>
        </w:rPr>
        <w:t xml:space="preserve"> et al., 2013)</w:t>
      </w:r>
      <w:r w:rsidR="002F1BE7">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935834">
        <w:rPr>
          <w:rFonts w:ascii="Times New Roman" w:hAnsi="Times New Roman" w:cs="Times New Roman"/>
          <w:sz w:val="24"/>
          <w:szCs w:val="24"/>
        </w:rPr>
        <w:t xml:space="preserve">transient </w:t>
      </w:r>
      <w:r w:rsidR="000D2205">
        <w:rPr>
          <w:rFonts w:ascii="Times New Roman" w:hAnsi="Times New Roman" w:cs="Times New Roman"/>
          <w:sz w:val="24"/>
          <w:szCs w:val="24"/>
        </w:rPr>
        <w:t>variation among individuals accounts for up to half of the total variability in Antarctic toothfish.</w:t>
      </w:r>
      <w:r w:rsidR="00D01B54">
        <w:rPr>
          <w:rFonts w:ascii="Times New Roman" w:hAnsi="Times New Roman" w:cs="Times New Roman"/>
          <w:sz w:val="24"/>
          <w:szCs w:val="24"/>
        </w:rPr>
        <w:t xml:space="preserve">  </w:t>
      </w:r>
    </w:p>
    <w:p w14:paraId="17561445" w14:textId="7532249A"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r w:rsidR="00437753">
        <w:rPr>
          <w:rFonts w:ascii="Times New Roman" w:hAnsi="Times New Roman" w:cs="Times New Roman"/>
          <w:sz w:val="24"/>
          <w:szCs w:val="24"/>
        </w:rPr>
        <w:t xml:space="preserve">persistent and transient </w:t>
      </w:r>
      <w:r w:rsidR="009334DD">
        <w:rPr>
          <w:rFonts w:ascii="Times New Roman" w:hAnsi="Times New Roman" w:cs="Times New Roman"/>
          <w:sz w:val="24"/>
          <w:szCs w:val="24"/>
        </w:rPr>
        <w:t xml:space="preserve">variation among individuals and between sexes, we have </w:t>
      </w:r>
      <w:r w:rsidR="00437753">
        <w:rPr>
          <w:rFonts w:ascii="Times New Roman" w:hAnsi="Times New Roman" w:cs="Times New Roman"/>
          <w:sz w:val="24"/>
          <w:szCs w:val="24"/>
        </w:rPr>
        <w:t>largely eliminated the correlations in residual size between tagging and recapture</w:t>
      </w:r>
      <w:r w:rsidR="00401AC2">
        <w:rPr>
          <w:rFonts w:ascii="Times New Roman" w:hAnsi="Times New Roman" w:cs="Times New Roman"/>
          <w:sz w:val="24"/>
          <w:szCs w:val="24"/>
        </w:rPr>
        <w:t>, as was seen in the toothfish data set for the model without random effects</w:t>
      </w:r>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w:t>
      </w:r>
      <w:ins w:id="195" w:author="JTT" w:date="2015-02-17T07:34:00Z">
        <w:r w:rsidR="00C47457">
          <w:rPr>
            <w:rFonts w:ascii="Times New Roman" w:hAnsi="Times New Roman" w:cs="Times New Roman"/>
            <w:sz w:val="24"/>
            <w:szCs w:val="24"/>
          </w:rPr>
          <w:t xml:space="preserve">persistent </w:t>
        </w:r>
      </w:ins>
      <w:r w:rsidR="001E733D">
        <w:rPr>
          <w:rFonts w:ascii="Times New Roman" w:hAnsi="Times New Roman" w:cs="Times New Roman"/>
          <w:sz w:val="24"/>
          <w:szCs w:val="24"/>
        </w:rPr>
        <w:t>variation over space</w:t>
      </w:r>
      <w:ins w:id="196" w:author="JTT" w:date="2015-02-17T07:34:00Z">
        <w:r w:rsidR="00C47457">
          <w:rPr>
            <w:rFonts w:ascii="Times New Roman" w:hAnsi="Times New Roman" w:cs="Times New Roman"/>
            <w:sz w:val="24"/>
            <w:szCs w:val="24"/>
          </w:rPr>
          <w:t>,</w:t>
        </w:r>
      </w:ins>
      <w:r w:rsidR="0075665D">
        <w:rPr>
          <w:rFonts w:ascii="Times New Roman" w:hAnsi="Times New Roman" w:cs="Times New Roman"/>
          <w:sz w:val="24"/>
          <w:szCs w:val="24"/>
        </w:rPr>
        <w:t xml:space="preserve"> and </w:t>
      </w:r>
      <w:del w:id="197" w:author="JTT" w:date="2015-02-17T07:34:00Z">
        <w:r w:rsidR="0075665D" w:rsidDel="00C47457">
          <w:rPr>
            <w:rFonts w:ascii="Times New Roman" w:hAnsi="Times New Roman" w:cs="Times New Roman"/>
            <w:sz w:val="24"/>
            <w:szCs w:val="24"/>
          </w:rPr>
          <w:delText xml:space="preserve">shared </w:delText>
        </w:r>
      </w:del>
      <w:ins w:id="198" w:author="JTT" w:date="2015-02-17T07:34:00Z">
        <w:r w:rsidR="00C47457">
          <w:rPr>
            <w:rFonts w:ascii="Times New Roman" w:hAnsi="Times New Roman" w:cs="Times New Roman"/>
            <w:sz w:val="24"/>
            <w:szCs w:val="24"/>
          </w:rPr>
          <w:t>synchronous</w:t>
        </w:r>
        <w:r w:rsidR="00C47457">
          <w:rPr>
            <w:rFonts w:ascii="Times New Roman" w:hAnsi="Times New Roman" w:cs="Times New Roman"/>
            <w:sz w:val="24"/>
            <w:szCs w:val="24"/>
          </w:rPr>
          <w:t xml:space="preserve"> </w:t>
        </w:r>
      </w:ins>
      <w:r w:rsidR="0075665D">
        <w:rPr>
          <w:rFonts w:ascii="Times New Roman" w:hAnsi="Times New Roman" w:cs="Times New Roman"/>
          <w:sz w:val="24"/>
          <w:szCs w:val="24"/>
        </w:rPr>
        <w:lastRenderedPageBreak/>
        <w:t xml:space="preserve">variation </w:t>
      </w:r>
      <w:ins w:id="199" w:author="JTT" w:date="2015-02-17T07:34:00Z">
        <w:r w:rsidR="00C47457">
          <w:rPr>
            <w:rFonts w:ascii="Times New Roman" w:hAnsi="Times New Roman" w:cs="Times New Roman"/>
            <w:sz w:val="24"/>
            <w:szCs w:val="24"/>
          </w:rPr>
          <w:t xml:space="preserve">that is </w:t>
        </w:r>
      </w:ins>
      <w:del w:id="200" w:author="JTT" w:date="2015-02-17T07:34:00Z">
        <w:r w:rsidR="0075665D" w:rsidDel="00C47457">
          <w:rPr>
            <w:rFonts w:ascii="Times New Roman" w:hAnsi="Times New Roman" w:cs="Times New Roman"/>
            <w:sz w:val="24"/>
            <w:szCs w:val="24"/>
          </w:rPr>
          <w:delText>over time</w:delText>
        </w:r>
      </w:del>
      <w:ins w:id="201" w:author="JTT" w:date="2015-02-17T07:34:00Z">
        <w:r w:rsidR="00C47457">
          <w:rPr>
            <w:rFonts w:ascii="Times New Roman" w:hAnsi="Times New Roman" w:cs="Times New Roman"/>
            <w:sz w:val="24"/>
            <w:szCs w:val="24"/>
          </w:rPr>
          <w:t>similar among individuals</w:t>
        </w:r>
      </w:ins>
      <w:r w:rsidR="0075665D">
        <w:rPr>
          <w:rFonts w:ascii="Times New Roman" w:hAnsi="Times New Roman" w:cs="Times New Roman"/>
          <w:sz w:val="24"/>
          <w:szCs w:val="24"/>
        </w:rPr>
        <w:t xml:space="preserve"> (i.e., annual variation)</w:t>
      </w:r>
      <w:r w:rsidR="001E733D">
        <w:rPr>
          <w:rFonts w:ascii="Times New Roman" w:hAnsi="Times New Roman" w:cs="Times New Roman"/>
          <w:sz w:val="24"/>
          <w:szCs w:val="24"/>
        </w:rPr>
        <w:t xml:space="preserve">.  </w:t>
      </w:r>
      <w:moveToRangeStart w:id="202" w:author="JTT" w:date="2015-02-17T07:33:00Z" w:name="move411921760"/>
      <w:moveTo w:id="203" w:author="JTT" w:date="2015-02-17T07:33:00Z">
        <w:del w:id="204" w:author="JTT" w:date="2015-02-17T07:33:00Z">
          <w:r w:rsidR="00C47457" w:rsidDel="00C47457">
            <w:rPr>
              <w:rFonts w:ascii="Times New Roman" w:hAnsi="Times New Roman" w:cs="Times New Roman"/>
              <w:sz w:val="24"/>
              <w:szCs w:val="24"/>
            </w:rPr>
            <w:tab/>
          </w:r>
        </w:del>
        <w:del w:id="205" w:author="JTT" w:date="2015-02-17T07:34:00Z">
          <w:r w:rsidR="00C47457" w:rsidDel="00C47457">
            <w:rPr>
              <w:rFonts w:ascii="Times New Roman" w:hAnsi="Times New Roman" w:cs="Times New Roman"/>
              <w:sz w:val="24"/>
              <w:szCs w:val="24"/>
            </w:rPr>
            <w:delText>In addition to persistent differences in growth rate among individuals, p</w:delText>
          </w:r>
        </w:del>
      </w:moveTo>
      <w:ins w:id="206" w:author="JTT" w:date="2015-02-17T07:34:00Z">
        <w:r w:rsidR="00C47457">
          <w:rPr>
            <w:rFonts w:ascii="Times New Roman" w:hAnsi="Times New Roman" w:cs="Times New Roman"/>
            <w:sz w:val="24"/>
            <w:szCs w:val="24"/>
          </w:rPr>
          <w:t>P</w:t>
        </w:r>
      </w:ins>
      <w:moveTo w:id="207" w:author="JTT" w:date="2015-02-17T07:33:00Z">
        <w:r w:rsidR="00C47457">
          <w:rPr>
            <w:rFonts w:ascii="Times New Roman" w:hAnsi="Times New Roman" w:cs="Times New Roman"/>
            <w:sz w:val="24"/>
            <w:szCs w:val="24"/>
          </w:rPr>
          <w:t xml:space="preserve">opulations may experience synchronous variation in growth rates </w:t>
        </w:r>
        <w:del w:id="208" w:author="JTT" w:date="2015-02-17T07:35:00Z">
          <w:r w:rsidR="00C47457" w:rsidDel="00C47457">
            <w:rPr>
              <w:rFonts w:ascii="Times New Roman" w:hAnsi="Times New Roman" w:cs="Times New Roman"/>
              <w:sz w:val="24"/>
              <w:szCs w:val="24"/>
            </w:rPr>
            <w:delText>in a given year</w:delText>
          </w:r>
        </w:del>
      </w:moveTo>
      <w:ins w:id="209" w:author="JTT" w:date="2015-02-17T07:35:00Z">
        <w:r w:rsidR="00C47457">
          <w:rPr>
            <w:rFonts w:ascii="Times New Roman" w:hAnsi="Times New Roman" w:cs="Times New Roman"/>
            <w:sz w:val="24"/>
            <w:szCs w:val="24"/>
          </w:rPr>
          <w:t>for several reasons</w:t>
        </w:r>
      </w:ins>
      <w:moveTo w:id="210" w:author="JTT" w:date="2015-02-17T07:33:00Z">
        <w:r w:rsidR="00C47457">
          <w:rPr>
            <w:rFonts w:ascii="Times New Roman" w:hAnsi="Times New Roman" w:cs="Times New Roman"/>
            <w:sz w:val="24"/>
            <w:szCs w:val="24"/>
          </w:rPr>
          <w:t xml:space="preserve">.  For example, annual variation in water temperature may drive changes in metabolic costs as well as food availability in upwelling systems such as the California Current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(Black et al., 2010)</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and this may cause all individuals to have elevated or depressed growth rates in a given year.  Recent meta-analytic work </w:t>
        </w:r>
        <w:del w:id="211" w:author="JTT" w:date="2015-02-17T08:24:00Z">
          <w:r w:rsidR="00C47457" w:rsidDel="00CA240E">
            <w:rPr>
              <w:rFonts w:ascii="Times New Roman" w:hAnsi="Times New Roman" w:cs="Times New Roman"/>
              <w:sz w:val="24"/>
              <w:szCs w:val="24"/>
            </w:rPr>
            <w:delText xml:space="preserve">has </w:delText>
          </w:r>
        </w:del>
        <w:r w:rsidR="00C47457">
          <w:rPr>
            <w:rFonts w:ascii="Times New Roman" w:hAnsi="Times New Roman" w:cs="Times New Roman"/>
            <w:sz w:val="24"/>
            <w:szCs w:val="24"/>
          </w:rPr>
          <w:t>support</w:t>
        </w:r>
      </w:moveTo>
      <w:ins w:id="212" w:author="JTT" w:date="2015-02-17T08:24:00Z">
        <w:r w:rsidR="00CA240E">
          <w:rPr>
            <w:rFonts w:ascii="Times New Roman" w:hAnsi="Times New Roman" w:cs="Times New Roman"/>
            <w:sz w:val="24"/>
            <w:szCs w:val="24"/>
          </w:rPr>
          <w:t>s</w:t>
        </w:r>
      </w:ins>
      <w:moveTo w:id="213" w:author="JTT" w:date="2015-02-17T07:33:00Z">
        <w:del w:id="214" w:author="JTT" w:date="2015-02-17T08:24:00Z">
          <w:r w:rsidR="00C47457" w:rsidDel="00CA240E">
            <w:rPr>
              <w:rFonts w:ascii="Times New Roman" w:hAnsi="Times New Roman" w:cs="Times New Roman"/>
              <w:sz w:val="24"/>
              <w:szCs w:val="24"/>
            </w:rPr>
            <w:delText>ed</w:delText>
          </w:r>
        </w:del>
        <w:r w:rsidR="00C47457">
          <w:rPr>
            <w:rFonts w:ascii="Times New Roman" w:hAnsi="Times New Roman" w:cs="Times New Roman"/>
            <w:sz w:val="24"/>
            <w:szCs w:val="24"/>
          </w:rPr>
          <w:t xml:space="preserve"> the hypothesis that time-variation in average growth rates is the rule rather than the exception for marine populations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(Thorson and Minte-Vera, In press)</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Similarly, many studies have illustrated persistent spatial differences in growth rates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(Gertseva et al., 2010)</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e.g., where populations often have a smaller maximum size in warmer waters.  </w:t>
        </w:r>
      </w:moveTo>
      <w:moveToRangeEnd w:id="202"/>
      <w:r w:rsidR="001E733D">
        <w:rPr>
          <w:rFonts w:ascii="Times New Roman" w:hAnsi="Times New Roman" w:cs="Times New Roman"/>
          <w:sz w:val="24"/>
          <w:szCs w:val="24"/>
        </w:rPr>
        <w:t xml:space="preserve">Previous research has demonstrated the prevalence of </w:t>
      </w:r>
      <w:r w:rsidR="00401AC2">
        <w:rPr>
          <w:rFonts w:ascii="Times New Roman" w:hAnsi="Times New Roman" w:cs="Times New Roman"/>
          <w:sz w:val="24"/>
          <w:szCs w:val="24"/>
        </w:rPr>
        <w:t xml:space="preserve">spatial </w:t>
      </w:r>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{"citationID":"8l83andgh","properties":{"formattedCitation":"(Shelton et al., 2014; Thorson et al., In press)","plainCitation":"(Shelton et al., 2014; Thorson et al., In press)"},"citationItems":[{"id":2624,"uris":["http://zotero.org/users/251206/items/53PWK3AS"],"uri":["http://zotero.org/users/251206/items/53PWK3AS"],"itemData":{"id":2624,"type":"article-journal","title":"The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2014; Thorson et al.,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215927F1" w:rsidR="001E733D" w:rsidDel="009969E2" w:rsidRDefault="001E733D">
      <w:pPr>
        <w:tabs>
          <w:tab w:val="left" w:pos="360"/>
          <w:tab w:val="left" w:pos="720"/>
          <w:tab w:val="left" w:pos="8640"/>
        </w:tabs>
        <w:spacing w:after="0" w:line="480" w:lineRule="auto"/>
        <w:jc w:val="both"/>
        <w:rPr>
          <w:del w:id="215" w:author="JTT" w:date="2015-02-17T08:33:00Z"/>
          <w:rFonts w:ascii="Times New Roman" w:hAnsi="Times New Roman" w:cs="Times New Roman"/>
          <w:sz w:val="24"/>
          <w:szCs w:val="24"/>
        </w:rPr>
      </w:pPr>
      <w:del w:id="216" w:author="JTT" w:date="2015-02-17T08:33:00Z">
        <w:r w:rsidDel="009969E2">
          <w:rPr>
            <w:rFonts w:ascii="Times New Roman" w:hAnsi="Times New Roman" w:cs="Times New Roman"/>
            <w:sz w:val="24"/>
            <w:szCs w:val="24"/>
          </w:rPr>
          <w:tab/>
        </w:r>
      </w:del>
      <w:del w:id="217" w:author="JTT" w:date="2015-02-17T08:25:00Z">
        <w:r w:rsidR="00840BBD" w:rsidDel="00CA240E">
          <w:rPr>
            <w:rFonts w:ascii="Times New Roman" w:hAnsi="Times New Roman" w:cs="Times New Roman"/>
            <w:sz w:val="24"/>
            <w:szCs w:val="24"/>
          </w:rPr>
          <w:delText xml:space="preserve">There is </w:delText>
        </w:r>
        <w:r w:rsidR="00A63F03" w:rsidDel="00CA240E">
          <w:rPr>
            <w:rFonts w:ascii="Times New Roman" w:hAnsi="Times New Roman" w:cs="Times New Roman"/>
            <w:sz w:val="24"/>
            <w:szCs w:val="24"/>
          </w:rPr>
          <w:delText xml:space="preserve">relatively </w:delText>
        </w:r>
        <w:r w:rsidR="00840BBD" w:rsidDel="00CA240E">
          <w:rPr>
            <w:rFonts w:ascii="Times New Roman" w:hAnsi="Times New Roman" w:cs="Times New Roman"/>
            <w:sz w:val="24"/>
            <w:szCs w:val="24"/>
          </w:rPr>
          <w:delText xml:space="preserve">little </w:delText>
        </w:r>
        <w:r w:rsidR="00A63F03" w:rsidDel="00CA240E">
          <w:rPr>
            <w:rFonts w:ascii="Times New Roman" w:hAnsi="Times New Roman" w:cs="Times New Roman"/>
            <w:sz w:val="24"/>
            <w:szCs w:val="24"/>
          </w:rPr>
          <w:delText xml:space="preserve">previous </w:delText>
        </w:r>
        <w:r w:rsidR="00840BBD" w:rsidDel="00CA240E">
          <w:rPr>
            <w:rFonts w:ascii="Times New Roman" w:hAnsi="Times New Roman" w:cs="Times New Roman"/>
            <w:sz w:val="24"/>
            <w:szCs w:val="24"/>
          </w:rPr>
          <w:delText xml:space="preserve">research regarding the relative magnitude of </w:delText>
        </w:r>
        <w:r w:rsidR="00A63F03" w:rsidDel="00CA240E">
          <w:rPr>
            <w:rFonts w:ascii="Times New Roman" w:hAnsi="Times New Roman" w:cs="Times New Roman"/>
            <w:sz w:val="24"/>
            <w:szCs w:val="24"/>
          </w:rPr>
          <w:delText xml:space="preserve">persistent and transient individual </w:delText>
        </w:r>
        <w:r w:rsidR="00840BBD" w:rsidDel="00CA240E">
          <w:rPr>
            <w:rFonts w:ascii="Times New Roman" w:hAnsi="Times New Roman" w:cs="Times New Roman"/>
            <w:sz w:val="24"/>
            <w:szCs w:val="24"/>
          </w:rPr>
          <w:delText>variation in growth</w:delText>
        </w:r>
        <w:r w:rsidR="00A63F03" w:rsidDel="00CA240E">
          <w:rPr>
            <w:rFonts w:ascii="Times New Roman" w:hAnsi="Times New Roman" w:cs="Times New Roman"/>
            <w:sz w:val="24"/>
            <w:szCs w:val="24"/>
          </w:rPr>
          <w:delText xml:space="preserve"> for wild marine populations</w:delText>
        </w:r>
        <w:r w:rsidR="00840BBD" w:rsidDel="00CA240E">
          <w:rPr>
            <w:rFonts w:ascii="Times New Roman" w:hAnsi="Times New Roman" w:cs="Times New Roman"/>
            <w:sz w:val="24"/>
            <w:szCs w:val="24"/>
          </w:rPr>
          <w:delText>.  This i</w:delText>
        </w:r>
      </w:del>
      <w:del w:id="218" w:author="JTT" w:date="2015-02-17T08:33:00Z">
        <w:r w:rsidR="00840BBD" w:rsidDel="009969E2">
          <w:rPr>
            <w:rFonts w:ascii="Times New Roman" w:hAnsi="Times New Roman" w:cs="Times New Roman"/>
            <w:sz w:val="24"/>
            <w:szCs w:val="24"/>
          </w:rPr>
          <w:delText xml:space="preserve">nformation is important for at least </w:delText>
        </w:r>
      </w:del>
      <w:del w:id="219" w:author="JTT" w:date="2015-02-17T08:26:00Z">
        <w:r w:rsidR="00840BBD" w:rsidDel="00CA240E">
          <w:rPr>
            <w:rFonts w:ascii="Times New Roman" w:hAnsi="Times New Roman" w:cs="Times New Roman"/>
            <w:sz w:val="24"/>
            <w:szCs w:val="24"/>
          </w:rPr>
          <w:delText xml:space="preserve">two </w:delText>
        </w:r>
      </w:del>
      <w:del w:id="220" w:author="JTT" w:date="2015-02-17T08:33:00Z">
        <w:r w:rsidR="00840BBD" w:rsidDel="009969E2">
          <w:rPr>
            <w:rFonts w:ascii="Times New Roman" w:hAnsi="Times New Roman" w:cs="Times New Roman"/>
            <w:sz w:val="24"/>
            <w:szCs w:val="24"/>
          </w:rPr>
          <w:delText>reasons.  First, stock assessment models and fisheries management strategies are routinely evaluated using simulation experiments (termed “management strategy evaluation”; Sainsbury et al.</w:delText>
        </w:r>
        <w:r w:rsidR="00F67B46" w:rsidDel="009969E2">
          <w:rPr>
            <w:rFonts w:ascii="Times New Roman" w:hAnsi="Times New Roman" w:cs="Times New Roman"/>
            <w:sz w:val="24"/>
            <w:szCs w:val="24"/>
          </w:rPr>
          <w:delText>,</w:delText>
        </w:r>
        <w:r w:rsidR="00840BBD" w:rsidDel="009969E2">
          <w:rPr>
            <w:rFonts w:ascii="Times New Roman" w:hAnsi="Times New Roman" w:cs="Times New Roman"/>
            <w:sz w:val="24"/>
            <w:szCs w:val="24"/>
          </w:rPr>
          <w:delText xml:space="preserve"> </w:delText>
        </w:r>
        <w:r w:rsidR="00840BBD" w:rsidDel="009969E2">
          <w:rPr>
            <w:rFonts w:ascii="Times New Roman" w:hAnsi="Times New Roman" w:cs="Times New Roman"/>
            <w:sz w:val="24"/>
            <w:szCs w:val="24"/>
          </w:rPr>
          <w:fldChar w:fldCharType="begin"/>
        </w:r>
        <w:r w:rsidR="00840BBD" w:rsidDel="009969E2">
          <w:rPr>
            <w:rFonts w:ascii="Times New Roman" w:hAnsi="Times New Roman" w:cs="Times New Roman"/>
            <w:sz w:val="24"/>
            <w:szCs w:val="24"/>
          </w:rPr>
          <w:del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delInstrText>
        </w:r>
        <w:r w:rsidR="00840BBD" w:rsidDel="009969E2">
          <w:rPr>
            <w:rFonts w:ascii="Times New Roman" w:hAnsi="Times New Roman" w:cs="Times New Roman"/>
            <w:sz w:val="24"/>
            <w:szCs w:val="24"/>
          </w:rPr>
          <w:fldChar w:fldCharType="separate"/>
        </w:r>
        <w:r w:rsidR="00840BBD" w:rsidRPr="00B04686" w:rsidDel="009969E2">
          <w:rPr>
            <w:rFonts w:ascii="Times New Roman" w:hAnsi="Times New Roman" w:cs="Times New Roman"/>
            <w:sz w:val="24"/>
          </w:rPr>
          <w:delText>2000</w:delText>
        </w:r>
        <w:r w:rsidR="00840BBD" w:rsidDel="009969E2">
          <w:rPr>
            <w:rFonts w:ascii="Times New Roman" w:hAnsi="Times New Roman" w:cs="Times New Roman"/>
            <w:sz w:val="24"/>
            <w:szCs w:val="24"/>
          </w:rPr>
          <w:fldChar w:fldCharType="end"/>
        </w:r>
        <w:r w:rsidR="00840BBD" w:rsidDel="009969E2">
          <w:rPr>
            <w:rFonts w:ascii="Times New Roman" w:hAnsi="Times New Roman" w:cs="Times New Roman"/>
            <w:sz w:val="24"/>
            <w:szCs w:val="24"/>
          </w:rPr>
          <w:delText xml:space="preserve">).  However, simulation experiments depend upon having information regarding plausible states-of-nature, which are used to simulate available data </w:delText>
        </w:r>
        <w:r w:rsidR="00840BBD" w:rsidDel="009969E2">
          <w:rPr>
            <w:rFonts w:ascii="Times New Roman" w:hAnsi="Times New Roman" w:cs="Times New Roman"/>
            <w:sz w:val="24"/>
            <w:szCs w:val="24"/>
          </w:rPr>
          <w:fldChar w:fldCharType="begin"/>
        </w:r>
        <w:r w:rsidR="002F1BE7" w:rsidDel="009969E2">
          <w:rPr>
            <w:rFonts w:ascii="Times New Roman" w:hAnsi="Times New Roman" w:cs="Times New Roman"/>
            <w:sz w:val="24"/>
            <w:szCs w:val="24"/>
          </w:rPr>
          <w:del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delInstrText>
        </w:r>
        <w:r w:rsidR="00840BBD" w:rsidDel="009969E2">
          <w:rPr>
            <w:rFonts w:ascii="Times New Roman" w:hAnsi="Times New Roman" w:cs="Times New Roman"/>
            <w:sz w:val="24"/>
            <w:szCs w:val="24"/>
          </w:rPr>
          <w:fldChar w:fldCharType="separate"/>
        </w:r>
        <w:r w:rsidR="002F1BE7" w:rsidRPr="002F1BE7" w:rsidDel="009969E2">
          <w:rPr>
            <w:rFonts w:ascii="Times New Roman" w:hAnsi="Times New Roman" w:cs="Times New Roman"/>
            <w:sz w:val="24"/>
          </w:rPr>
          <w:delText>(Punt, 2008)</w:delText>
        </w:r>
        <w:r w:rsidR="00840BBD" w:rsidDel="009969E2">
          <w:rPr>
            <w:rFonts w:ascii="Times New Roman" w:hAnsi="Times New Roman" w:cs="Times New Roman"/>
            <w:sz w:val="24"/>
            <w:szCs w:val="24"/>
          </w:rPr>
          <w:fldChar w:fldCharType="end"/>
        </w:r>
        <w:r w:rsidR="00840BBD" w:rsidDel="009969E2">
          <w:rPr>
            <w:rFonts w:ascii="Times New Roman" w:hAnsi="Times New Roman" w:cs="Times New Roman"/>
            <w:sz w:val="24"/>
            <w:szCs w:val="24"/>
          </w:rPr>
          <w:delText xml:space="preserve">.  Models estimating time-variation in growth can be used to simulate more plausible data for use in testing assessment methods.  </w:delText>
        </w:r>
      </w:del>
      <w:del w:id="221" w:author="JTT" w:date="2015-02-17T08:28:00Z">
        <w:r w:rsidR="00840BBD" w:rsidDel="00CA240E">
          <w:rPr>
            <w:rFonts w:ascii="Times New Roman" w:hAnsi="Times New Roman" w:cs="Times New Roman"/>
            <w:sz w:val="24"/>
            <w:szCs w:val="24"/>
          </w:rPr>
          <w:delText>Second</w:delText>
        </w:r>
      </w:del>
      <w:del w:id="222" w:author="JTT" w:date="2015-02-17T08:33:00Z">
        <w:r w:rsidR="00840BBD" w:rsidDel="009969E2">
          <w:rPr>
            <w:rFonts w:ascii="Times New Roman" w:hAnsi="Times New Roman" w:cs="Times New Roman"/>
            <w:sz w:val="24"/>
            <w:szCs w:val="24"/>
          </w:rPr>
          <w:delText xml:space="preserve">, previous research has indicated that growth estimates are biased when variation estimated via models that do not account for variation in growth </w:delText>
        </w:r>
        <w:r w:rsidR="00840BBD" w:rsidDel="009969E2">
          <w:rPr>
            <w:rFonts w:ascii="Times New Roman" w:hAnsi="Times New Roman" w:cs="Times New Roman"/>
            <w:sz w:val="24"/>
            <w:szCs w:val="24"/>
          </w:rPr>
          <w:fldChar w:fldCharType="begin"/>
        </w:r>
        <w:r w:rsidR="002F1BE7" w:rsidDel="009969E2">
          <w:rPr>
            <w:rFonts w:ascii="Times New Roman" w:hAnsi="Times New Roman" w:cs="Times New Roman"/>
            <w:sz w:val="24"/>
            <w:szCs w:val="24"/>
          </w:rPr>
          <w:del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delInstrText>
        </w:r>
        <w:r w:rsidR="00840BBD" w:rsidDel="009969E2">
          <w:rPr>
            <w:rFonts w:ascii="Times New Roman" w:hAnsi="Times New Roman" w:cs="Times New Roman"/>
            <w:sz w:val="24"/>
            <w:szCs w:val="24"/>
          </w:rPr>
          <w:fldChar w:fldCharType="separate"/>
        </w:r>
        <w:r w:rsidR="002F1BE7" w:rsidRPr="002F1BE7" w:rsidDel="009969E2">
          <w:rPr>
            <w:rFonts w:ascii="Times New Roman" w:hAnsi="Times New Roman" w:cs="Times New Roman"/>
            <w:sz w:val="24"/>
          </w:rPr>
          <w:delText>(Sainsbury, 1980)</w:delText>
        </w:r>
        <w:r w:rsidR="00840BBD" w:rsidDel="009969E2">
          <w:rPr>
            <w:rFonts w:ascii="Times New Roman" w:hAnsi="Times New Roman" w:cs="Times New Roman"/>
            <w:sz w:val="24"/>
            <w:szCs w:val="24"/>
          </w:rPr>
          <w:fldChar w:fldCharType="end"/>
        </w:r>
        <w:r w:rsidR="00840BBD" w:rsidDel="009969E2">
          <w:rPr>
            <w:rFonts w:ascii="Times New Roman" w:hAnsi="Times New Roman" w:cs="Times New Roman"/>
            <w:sz w:val="24"/>
            <w:szCs w:val="24"/>
          </w:rPr>
          <w:delText xml:space="preserve">, and that these biases can in turn result in biased estimates of stock status and productivity </w:delText>
        </w:r>
        <w:r w:rsidR="00840BBD" w:rsidDel="009969E2">
          <w:rPr>
            <w:rFonts w:ascii="Times New Roman" w:hAnsi="Times New Roman" w:cs="Times New Roman"/>
            <w:sz w:val="24"/>
            <w:szCs w:val="24"/>
          </w:rPr>
          <w:fldChar w:fldCharType="begin"/>
        </w:r>
        <w:r w:rsidR="002F1BE7" w:rsidDel="009969E2">
          <w:rPr>
            <w:rFonts w:ascii="Times New Roman" w:hAnsi="Times New Roman" w:cs="Times New Roman"/>
            <w:sz w:val="24"/>
            <w:szCs w:val="24"/>
          </w:rPr>
          <w:del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delInstrText>
        </w:r>
        <w:r w:rsidR="00840BBD" w:rsidDel="009969E2">
          <w:rPr>
            <w:rFonts w:ascii="Times New Roman" w:hAnsi="Times New Roman" w:cs="Times New Roman"/>
            <w:sz w:val="24"/>
            <w:szCs w:val="24"/>
          </w:rPr>
          <w:fldChar w:fldCharType="separate"/>
        </w:r>
        <w:r w:rsidR="002F1BE7" w:rsidRPr="002F1BE7" w:rsidDel="009969E2">
          <w:rPr>
            <w:rFonts w:ascii="Times New Roman" w:hAnsi="Times New Roman" w:cs="Times New Roman"/>
            <w:sz w:val="24"/>
          </w:rPr>
          <w:delText>(Punt et al., In review)</w:delText>
        </w:r>
        <w:r w:rsidR="00840BBD" w:rsidDel="009969E2">
          <w:rPr>
            <w:rFonts w:ascii="Times New Roman" w:hAnsi="Times New Roman" w:cs="Times New Roman"/>
            <w:sz w:val="24"/>
            <w:szCs w:val="24"/>
          </w:rPr>
          <w:fldChar w:fldCharType="end"/>
        </w:r>
        <w:r w:rsidR="00840BBD" w:rsidDel="009969E2">
          <w:rPr>
            <w:rFonts w:ascii="Times New Roman" w:hAnsi="Times New Roman" w:cs="Times New Roman"/>
            <w:sz w:val="24"/>
            <w:szCs w:val="24"/>
          </w:rPr>
          <w:delText xml:space="preserve">.  </w:delText>
        </w:r>
        <w:r w:rsidR="00401AC2" w:rsidDel="009969E2">
          <w:rPr>
            <w:rFonts w:ascii="Times New Roman" w:hAnsi="Times New Roman" w:cs="Times New Roman"/>
            <w:sz w:val="24"/>
            <w:szCs w:val="24"/>
          </w:rPr>
          <w:delText xml:space="preserve">We therefore hypothesize that improved treatment of </w:delText>
        </w:r>
      </w:del>
      <w:del w:id="223" w:author="JTT" w:date="2015-02-17T08:31:00Z">
        <w:r w:rsidR="00401AC2" w:rsidDel="00CA240E">
          <w:rPr>
            <w:rFonts w:ascii="Times New Roman" w:hAnsi="Times New Roman" w:cs="Times New Roman"/>
            <w:sz w:val="24"/>
            <w:szCs w:val="24"/>
          </w:rPr>
          <w:delText xml:space="preserve">spatial, temporal, and both </w:delText>
        </w:r>
      </w:del>
      <w:del w:id="224" w:author="JTT" w:date="2015-02-17T08:33:00Z">
        <w:r w:rsidR="00401AC2" w:rsidDel="009969E2">
          <w:rPr>
            <w:rFonts w:ascii="Times New Roman" w:hAnsi="Times New Roman" w:cs="Times New Roman"/>
            <w:sz w:val="24"/>
            <w:szCs w:val="24"/>
          </w:rPr>
          <w:delText>transient and persistent individual variation in growth will improve estimates of growth rates obtained from capture-mark-recapture</w:delText>
        </w:r>
      </w:del>
      <w:ins w:id="225" w:author="Darcy Webber" w:date="2015-02-17T13:24:00Z">
        <w:del w:id="226" w:author="JTT" w:date="2015-02-17T08:33:00Z">
          <w:r w:rsidR="00E51FA7" w:rsidDel="009969E2">
            <w:rPr>
              <w:rFonts w:ascii="Times New Roman" w:hAnsi="Times New Roman" w:cs="Times New Roman"/>
              <w:sz w:val="24"/>
              <w:szCs w:val="24"/>
            </w:rPr>
            <w:delText>CMR</w:delText>
          </w:r>
        </w:del>
      </w:ins>
      <w:del w:id="227" w:author="JTT" w:date="2015-02-17T08:33:00Z">
        <w:r w:rsidR="00401AC2" w:rsidDel="009969E2">
          <w:rPr>
            <w:rFonts w:ascii="Times New Roman" w:hAnsi="Times New Roman" w:cs="Times New Roman"/>
            <w:sz w:val="24"/>
            <w:szCs w:val="24"/>
          </w:rPr>
          <w:delText xml:space="preserve"> data sets, and that this improvement </w:delText>
        </w:r>
        <w:r w:rsidR="00A63F03" w:rsidDel="009969E2">
          <w:rPr>
            <w:rFonts w:ascii="Times New Roman" w:hAnsi="Times New Roman" w:cs="Times New Roman"/>
            <w:sz w:val="24"/>
            <w:szCs w:val="24"/>
          </w:rPr>
          <w:delText xml:space="preserve">may </w:delText>
        </w:r>
        <w:r w:rsidR="00401AC2" w:rsidDel="009969E2">
          <w:rPr>
            <w:rFonts w:ascii="Times New Roman" w:hAnsi="Times New Roman" w:cs="Times New Roman"/>
            <w:sz w:val="24"/>
            <w:szCs w:val="24"/>
          </w:rPr>
          <w:delText>result in improved estimates of fishery productivity</w:delText>
        </w:r>
        <w:r w:rsidR="00D32276" w:rsidDel="009969E2">
          <w:rPr>
            <w:rFonts w:ascii="Times New Roman" w:hAnsi="Times New Roman" w:cs="Times New Roman"/>
            <w:sz w:val="24"/>
            <w:szCs w:val="24"/>
          </w:rPr>
          <w:delText xml:space="preserve">.  </w:delText>
        </w:r>
      </w:del>
      <w:del w:id="228" w:author="JTT" w:date="2015-02-17T08:28:00Z">
        <w:r w:rsidR="00D32276" w:rsidDel="00CA240E">
          <w:rPr>
            <w:rFonts w:ascii="Times New Roman" w:hAnsi="Times New Roman" w:cs="Times New Roman"/>
            <w:sz w:val="24"/>
            <w:szCs w:val="24"/>
          </w:rPr>
          <w:delText xml:space="preserve">In particular, improved estimation of growth is likely to be important for models that are highly dependent upon growth information, e.g., length-based spawning potential ratio assessments </w:delText>
        </w:r>
        <w:r w:rsidR="00B16561" w:rsidDel="00CA240E">
          <w:rPr>
            <w:rFonts w:ascii="Times New Roman" w:hAnsi="Times New Roman" w:cs="Times New Roman"/>
            <w:sz w:val="24"/>
            <w:szCs w:val="24"/>
          </w:rPr>
          <w:fldChar w:fldCharType="begin"/>
        </w:r>
        <w:r w:rsidR="00B16561" w:rsidDel="00CA240E">
          <w:rPr>
            <w:rFonts w:ascii="Times New Roman" w:hAnsi="Times New Roman" w:cs="Times New Roman"/>
            <w:sz w:val="24"/>
            <w:szCs w:val="24"/>
          </w:rPr>
          <w:delInstrText xml:space="preserve"> ADDIN ZOTERO_ITEM CSL_CITATION {"citationID":"2khlbjcktc","properties":{"formattedCitation":"(Hordyk et al., 2015)","plainCitation":"(Hordyk et al., 2015)"},"citationItems":[{"id":4,"uris":["http://zotero.org/users/local/UQR2zlZa/items/DSPH8F55"],"uri":["http://zotero.org/users/local/UQR2zlZa/items/DSPH8F55"],"itemData":{"id":4,"type":"article-journal","title":"An evaluation of an iterative harvest strategy for data-poor fisheries using the length-based spawning potential ratio assessment methodology","container-title":"Fisheries Research","source":"CrossRef","URL":"http://linkinghub.elsevier.com/retrieve/pii/S0165783615000065","DOI":"10.1016/j.fishres.2014.12.018","ISSN":"01657836","language":"en","author":[{"family":"Hordyk","given":"Adrian R."},{"family":"Loneragan","given":"Neil R."},{"family":"Prince","given":"Jeremy D."}],"issued":{"date-parts":[["2015",1]]},"accessed":{"date-parts":[["2015",2,17]]}}}],"schema":"https://github.com/citation-style-language/schema/raw/master/csl-citation.json"} </w:delInstrText>
        </w:r>
        <w:r w:rsidR="00B16561" w:rsidDel="00CA240E">
          <w:rPr>
            <w:rFonts w:ascii="Times New Roman" w:hAnsi="Times New Roman" w:cs="Times New Roman"/>
            <w:sz w:val="24"/>
            <w:szCs w:val="24"/>
          </w:rPr>
          <w:fldChar w:fldCharType="separate"/>
        </w:r>
        <w:r w:rsidR="00B16561" w:rsidRPr="00B16561" w:rsidDel="00CA240E">
          <w:rPr>
            <w:rFonts w:ascii="Times New Roman" w:hAnsi="Times New Roman" w:cs="Times New Roman"/>
            <w:sz w:val="24"/>
          </w:rPr>
          <w:delText>(Hordyk et al., 2015)</w:delText>
        </w:r>
        <w:r w:rsidR="00B16561" w:rsidDel="00CA240E">
          <w:rPr>
            <w:rFonts w:ascii="Times New Roman" w:hAnsi="Times New Roman" w:cs="Times New Roman"/>
            <w:sz w:val="24"/>
            <w:szCs w:val="24"/>
          </w:rPr>
          <w:fldChar w:fldCharType="end"/>
        </w:r>
        <w:r w:rsidR="00401AC2" w:rsidDel="00CA240E">
          <w:rPr>
            <w:rFonts w:ascii="Times New Roman" w:hAnsi="Times New Roman" w:cs="Times New Roman"/>
            <w:sz w:val="24"/>
            <w:szCs w:val="24"/>
          </w:rPr>
          <w:delText>.</w:delText>
        </w:r>
        <w:r w:rsidR="00840BBD" w:rsidDel="00CA240E">
          <w:rPr>
            <w:rFonts w:ascii="Times New Roman" w:hAnsi="Times New Roman" w:cs="Times New Roman"/>
            <w:sz w:val="24"/>
            <w:szCs w:val="24"/>
          </w:rPr>
          <w:delText xml:space="preserve">  </w:delText>
        </w:r>
      </w:del>
    </w:p>
    <w:p w14:paraId="4B04C106" w14:textId="34B96881" w:rsidR="00A63F03" w:rsidRDefault="00A63F03" w:rsidP="00A63F03">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note that our model (</w:t>
      </w:r>
      <w:commentRangeStart w:id="229"/>
      <w:r>
        <w:rPr>
          <w:rFonts w:ascii="Times New Roman" w:hAnsi="Times New Roman" w:cs="Times New Roman"/>
          <w:sz w:val="24"/>
          <w:szCs w:val="24"/>
        </w:rPr>
        <w:t xml:space="preserve">and results for </w:t>
      </w:r>
      <w:del w:id="230" w:author="JTT" w:date="2015-02-17T08:31:00Z">
        <w:r w:rsidDel="00CA240E">
          <w:rPr>
            <w:rFonts w:ascii="Times New Roman" w:hAnsi="Times New Roman" w:cs="Times New Roman"/>
            <w:sz w:val="24"/>
            <w:szCs w:val="24"/>
          </w:rPr>
          <w:delText xml:space="preserve">Patagonian </w:delText>
        </w:r>
      </w:del>
      <w:ins w:id="231" w:author="JTT" w:date="2015-02-17T08:31:00Z">
        <w:r w:rsidR="00CA240E">
          <w:rPr>
            <w:rFonts w:ascii="Times New Roman" w:hAnsi="Times New Roman" w:cs="Times New Roman"/>
            <w:sz w:val="24"/>
            <w:szCs w:val="24"/>
          </w:rPr>
          <w:t>Antarctic</w:t>
        </w:r>
        <w:r w:rsidR="00CA240E">
          <w:rPr>
            <w:rFonts w:ascii="Times New Roman" w:hAnsi="Times New Roman" w:cs="Times New Roman"/>
            <w:sz w:val="24"/>
            <w:szCs w:val="24"/>
          </w:rPr>
          <w:t xml:space="preserve"> </w:t>
        </w:r>
      </w:ins>
      <w:r>
        <w:rPr>
          <w:rFonts w:ascii="Times New Roman" w:hAnsi="Times New Roman" w:cs="Times New Roman"/>
          <w:sz w:val="24"/>
          <w:szCs w:val="24"/>
        </w:rPr>
        <w:t>toothfish</w:t>
      </w:r>
      <w:commentRangeEnd w:id="229"/>
      <w:r w:rsidR="007B4AB3">
        <w:rPr>
          <w:rStyle w:val="CommentReference"/>
        </w:rPr>
        <w:commentReference w:id="229"/>
      </w:r>
      <w:ins w:id="232" w:author="JTT" w:date="2015-02-17T08:32:00Z">
        <w:r w:rsidR="00CA240E">
          <w:rPr>
            <w:rFonts w:ascii="Times New Roman" w:hAnsi="Times New Roman" w:cs="Times New Roman"/>
            <w:sz w:val="24"/>
            <w:szCs w:val="24"/>
          </w:rPr>
          <w:t xml:space="preserve"> in the Ross Sea</w:t>
        </w:r>
      </w:ins>
      <w:r>
        <w:rPr>
          <w:rFonts w:ascii="Times New Roman" w:hAnsi="Times New Roman" w:cs="Times New Roman"/>
          <w:sz w:val="24"/>
          <w:szCs w:val="24"/>
        </w:rPr>
        <w:t>) do not account for the effects of fish handling and tagging on growth rates.  Growth rates for untagged individuals may be higher because tagging is likely to cause physiological stress that depresses activity and metabolic levels</w:t>
      </w:r>
      <w:r w:rsidR="00D57C32">
        <w:rPr>
          <w:rFonts w:ascii="Times New Roman" w:hAnsi="Times New Roman" w:cs="Times New Roman"/>
          <w:sz w:val="24"/>
          <w:szCs w:val="24"/>
        </w:rPr>
        <w:t xml:space="preserve"> </w:t>
      </w:r>
      <w:r w:rsidR="00D57C3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{"citationID":"26s2jv2aes","properties":{"formattedCitation":"(Dubula et al., 2005; Santos and Groeneveld, 2015; Xiao, 1994)","plainCitation":"(Dubula et al., 2005; Santos and Groeneveld, 2015; Xiao, 1994)"},"citationItems":[{"id":20,"uris":["http://zotero.org/users/local/UQR2zlZa/items/75IQU7XC"],"uri":["http://zotero.org/users/local/UQR2zlZa/items/75IQU7XC"],"itemData":{"id":20,"type":"article-journal","title":"Effects of tag-related injuries and timing of tagging on growth of rock lobster, Jasus lalandii","container-title":"Fisheries Research","page":"1-10","volume":"74","issue":"1-3","source":"CrossRef","DOI":"10.1016/j.fishres.2005.04.004","ISSN":"01657836","language":"en","author":[{"family":"Dubula","given":"O."},{"family":"Groeneveld","given":"J.C."},{"family":"Santos","given":"J."},{"family":"van Zyl","given":"D.L."},{"family":"Brouwer","given":"S.L."},{"family":"van den Heever","given":"N."},{"family":"McCue","given":"S.A."}],"issued":{"date-parts":[["2005",8]]},"accessed":{"date-parts":[["2015",2,17]]}}},{"id":21,"uris":["http://zotero.org/users/local/UQR2zlZa/items/IR9GUUVI"],"uri":["http://zotero.org/users/local/UQR2zlZa/items/IR9GUUVI"],"itemData":{"id":21,"type":"article-journal","title":"Accounting for tag-induced growth retardation in spiny lobsters using censoring and modelling approaches","container-title":"Fisheries Research","page":"166-173","volume":"161","source":"CrossRef","DOI":"10.1016/j.fishres.2014.07.008","ISSN":"01657836","language":"en","author":[{"family":"Santos","given":"Jorge"},{"family":"Groeneveld","given":"Johan C."}],"issued":{"date-parts":[["2015",1]]},"accessed":{"date-parts":[["2015",2,17]]}}},{"id":22,"uris":["http://zotero.org/users/local/UQR2zlZa/items/GP56X83I"],"uri":["http://zotero.org/users/local/UQR2zlZa/items/GP56X83I"],"itemData":{"id":22,"type":"article-journal","title":"Growth Models with Corrections for the Retardative Effects of Tagging","container-title":"Canadian Journal of Fisheries and Aquatic Sciences","page":"263-267","volume":"51","issue":"2","source":"CrossRef","DOI":"10.1139/f94-027","ISSN":"0706-652X, 1205-7533","language":"en","author":[{"family":"Xiao","given":"Yongshun"}],"issued":{"date-parts":[["1994",2]]},"accessed":{"date-parts":[["2015",2,17]]}}}],"schema":"https://github.com/citation-style-language/schema/raw/master/csl-citation.json"} </w:instrText>
      </w:r>
      <w:r w:rsidR="00D57C32">
        <w:rPr>
          <w:rFonts w:ascii="Times New Roman" w:hAnsi="Times New Roman" w:cs="Times New Roman"/>
          <w:sz w:val="24"/>
          <w:szCs w:val="24"/>
        </w:rPr>
        <w:fldChar w:fldCharType="separate"/>
      </w:r>
      <w:r w:rsidR="00D57C32" w:rsidRPr="00D57C32">
        <w:rPr>
          <w:rFonts w:ascii="Times New Roman" w:hAnsi="Times New Roman" w:cs="Times New Roman"/>
          <w:sz w:val="24"/>
        </w:rPr>
        <w:t>(Dubula et al., 2005; Santos and Groeneveld, 2015; Xiao, 1994)</w:t>
      </w:r>
      <w:r w:rsidR="00D57C32">
        <w:rPr>
          <w:rFonts w:ascii="Times New Roman" w:hAnsi="Times New Roman" w:cs="Times New Roman"/>
          <w:sz w:val="24"/>
          <w:szCs w:val="24"/>
        </w:rPr>
        <w:fldChar w:fldCharType="end"/>
      </w:r>
      <w:r>
        <w:rPr>
          <w:rFonts w:ascii="Times New Roman" w:hAnsi="Times New Roman" w:cs="Times New Roman"/>
          <w:sz w:val="24"/>
          <w:szCs w:val="24"/>
        </w:rPr>
        <w:t xml:space="preserve">.  Future studies could estimate the impact of tagging on growth rates by jointly analyzing </w:t>
      </w:r>
      <w:del w:id="233" w:author="Darcy Webber" w:date="2015-02-17T13:24:00Z">
        <w:r w:rsidDel="00E51FA7">
          <w:rPr>
            <w:rFonts w:ascii="Times New Roman" w:hAnsi="Times New Roman" w:cs="Times New Roman"/>
            <w:sz w:val="24"/>
            <w:szCs w:val="24"/>
          </w:rPr>
          <w:delText>capture-mark-recapture</w:delText>
        </w:r>
      </w:del>
      <w:ins w:id="234" w:author="Darcy Webber" w:date="2015-02-17T13:24:00Z">
        <w:r w:rsidR="00E51FA7">
          <w:rPr>
            <w:rFonts w:ascii="Times New Roman" w:hAnsi="Times New Roman" w:cs="Times New Roman"/>
            <w:sz w:val="24"/>
            <w:szCs w:val="24"/>
          </w:rPr>
          <w:t>CMR</w:t>
        </w:r>
      </w:ins>
      <w:r>
        <w:rPr>
          <w:rFonts w:ascii="Times New Roman" w:hAnsi="Times New Roman" w:cs="Times New Roman"/>
          <w:sz w:val="24"/>
          <w:szCs w:val="24"/>
        </w:rPr>
        <w:t xml:space="preserve"> and other fishery data types (te</w:t>
      </w:r>
      <w:r w:rsidR="00B70F65">
        <w:rPr>
          <w:rFonts w:ascii="Times New Roman" w:hAnsi="Times New Roman" w:cs="Times New Roman"/>
          <w:sz w:val="24"/>
          <w:szCs w:val="24"/>
        </w:rPr>
        <w:t>rmed “integrated growth models”;</w:t>
      </w:r>
      <w:r>
        <w:rPr>
          <w:rFonts w:ascii="Times New Roman" w:hAnsi="Times New Roman" w:cs="Times New Roman"/>
          <w:sz w:val="24"/>
          <w:szCs w:val="24"/>
        </w:rPr>
        <w:t xml:space="preserve"> </w:t>
      </w:r>
      <w:r w:rsidR="00D76A1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{"citationID":"2atae4nt75","properties":{"formattedCitation":"(Eveson et al., 2004)","plainCitation":"(Eveson et al., 2004)"},"citationItems":[{"id":14,"uris":["http://zotero.org/users/local/UQR2zlZa/items/96UQ6SZZ"],"uri":["http://zotero.org/users/local/UQR2zlZa/items/96UQ6SZZ"],"itemData":{"id":14,"type":"article-journal","title":"An integrated model for growth incorporating tag-recapture, length-frequency, and direct aging data","container-title":"Canadian Journal of Fisheries and Aquatic Sciences","page":"292-306","volume":"61","issue":"2","source":"NRC Research Press","abstract":"A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 Nous présentons une méthode de vraisemblance maximale pour la modélisation de la croissance des poissons qui intègre les données provenant de trois sources importantes de renseignements sur la croissance, soit les études de marquage–recapture, les échantillons de longueurs–fréquences provenant des pêches commerciales et les données de détermination directe de l'âge par l'analyse des structures anatomiques dures. La plupart des études antérieures ont modélisé la croissance presque exclusivement à partir d'une seule de ces sources. Les sources différentes de données apportent souvent des informations sur des phases différentes du cycle biologique. La mise au point d'une approche intégrée permet aux différentes sources de renseignements de se compléter les unes les autres et de fournir des estimations plus complètes et plus robustes des paramètres de la croissance. Nous appliquons notre méthode intégrée à des séries de données sur le thon rouge du Sud (Thunnus maccoyii) à l'aide de la courbe de croissance de...","DOI":"10.1139/f03-163","ISSN":"0706-652X","journalAbbreviation":"Can. J. Fish. Aquat. Sci.","author":[{"family":"Eveson","given":"J Paige"},{"family":"Laslett","given":"Geoff M"},{"family":"Polacheck","given":"Tom"}],"issued":{"date-parts":[["2004",2,1]]},"accessed":{"date-parts":[["2015",2,17]]}}}],"schema":"https://github.com/citation-style-language/schema/raw/master/csl-citation.json"} </w:instrText>
      </w:r>
      <w:r w:rsidR="00D76A12">
        <w:rPr>
          <w:rFonts w:ascii="Times New Roman" w:hAnsi="Times New Roman" w:cs="Times New Roman"/>
          <w:sz w:val="24"/>
          <w:szCs w:val="24"/>
        </w:rPr>
        <w:fldChar w:fldCharType="separate"/>
      </w:r>
      <w:r w:rsidR="00D76A12">
        <w:rPr>
          <w:rFonts w:ascii="Times New Roman" w:hAnsi="Times New Roman" w:cs="Times New Roman"/>
          <w:sz w:val="24"/>
        </w:rPr>
        <w:t>Eveson et al.</w:t>
      </w:r>
      <w:r w:rsidR="00D76A12" w:rsidRPr="00D76A12">
        <w:rPr>
          <w:rFonts w:ascii="Times New Roman" w:hAnsi="Times New Roman" w:cs="Times New Roman"/>
          <w:sz w:val="24"/>
        </w:rPr>
        <w:t xml:space="preserve"> 2004</w:t>
      </w:r>
      <w:r w:rsidR="00D76A12">
        <w:rPr>
          <w:rFonts w:ascii="Times New Roman" w:hAnsi="Times New Roman" w:cs="Times New Roman"/>
          <w:sz w:val="24"/>
          <w:szCs w:val="24"/>
        </w:rPr>
        <w:fldChar w:fldCharType="end"/>
      </w:r>
      <w:r w:rsidR="00D76A12">
        <w:rPr>
          <w:rFonts w:ascii="Times New Roman" w:hAnsi="Times New Roman" w:cs="Times New Roman"/>
          <w:sz w:val="24"/>
          <w:szCs w:val="24"/>
        </w:rPr>
        <w:t>)</w:t>
      </w:r>
      <w:r>
        <w:rPr>
          <w:rFonts w:ascii="Times New Roman" w:hAnsi="Times New Roman" w:cs="Times New Roman"/>
          <w:sz w:val="24"/>
          <w:szCs w:val="24"/>
        </w:rPr>
        <w:t xml:space="preserve">.  In particular, the length-frequency of fishery and survey catches and the direct ageing of hard parts </w:t>
      </w:r>
      <w:r>
        <w:rPr>
          <w:rFonts w:ascii="Times New Roman" w:hAnsi="Times New Roman" w:cs="Times New Roman"/>
          <w:sz w:val="24"/>
          <w:szCs w:val="24"/>
        </w:rPr>
        <w:lastRenderedPageBreak/>
        <w:t>from catches provide a separate source of information regarding size at age.  These latter two source</w:t>
      </w:r>
      <w:r w:rsidR="00E51FA7">
        <w:rPr>
          <w:rFonts w:ascii="Times New Roman" w:hAnsi="Times New Roman" w:cs="Times New Roman"/>
          <w:sz w:val="24"/>
          <w:szCs w:val="24"/>
        </w:rPr>
        <w:t>s</w:t>
      </w:r>
      <w:r>
        <w:rPr>
          <w:rFonts w:ascii="Times New Roman" w:hAnsi="Times New Roman" w:cs="Times New Roman"/>
          <w:sz w:val="24"/>
          <w:szCs w:val="24"/>
        </w:rPr>
        <w:t xml:space="preserv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We therefore believe that estimating persistent and transient variation in growth rates within integrated growth models is an important topic for future research.</w:t>
      </w:r>
    </w:p>
    <w:p w14:paraId="6F837E5D" w14:textId="77777777" w:rsidR="009969E2" w:rsidRDefault="009969E2" w:rsidP="009969E2">
      <w:pPr>
        <w:tabs>
          <w:tab w:val="left" w:pos="360"/>
          <w:tab w:val="left" w:pos="720"/>
          <w:tab w:val="left" w:pos="8640"/>
        </w:tabs>
        <w:spacing w:after="0" w:line="480" w:lineRule="auto"/>
        <w:jc w:val="both"/>
        <w:rPr>
          <w:ins w:id="235" w:author="JTT" w:date="2015-02-17T08:33:00Z"/>
          <w:rFonts w:ascii="Times New Roman" w:hAnsi="Times New Roman" w:cs="Times New Roman"/>
          <w:sz w:val="24"/>
          <w:szCs w:val="24"/>
        </w:rPr>
      </w:pPr>
      <w:ins w:id="236" w:author="JTT" w:date="2015-02-17T08:33:00Z">
        <w:r>
          <w:rPr>
            <w:rFonts w:ascii="Times New Roman" w:hAnsi="Times New Roman" w:cs="Times New Roman"/>
            <w:sz w:val="24"/>
            <w:szCs w:val="24"/>
          </w:rPr>
          <w:tab/>
          <w:t>Information regarding the magnitude of persistent and trainsient variation in growth is important for at least three</w:t>
        </w:r>
        <w:r>
          <w:rPr>
            <w:rFonts w:ascii="Times New Roman" w:hAnsi="Times New Roman" w:cs="Times New Roman"/>
            <w:sz w:val="24"/>
            <w:szCs w:val="24"/>
          </w:rPr>
          <w:t xml:space="preserve"> </w:t>
        </w:r>
        <w:r>
          <w:rPr>
            <w:rFonts w:ascii="Times New Roman" w:hAnsi="Times New Roman" w:cs="Times New Roman"/>
            <w:sz w:val="24"/>
            <w:szCs w:val="24"/>
          </w:rPr>
          <w:t xml:space="preserve">reasons.  First, stock assessment models and fisheries management strategies are routinely evaluated using simulation experiments (termed “management strategy evaluation”; Sainsbury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Pr>
            <w:rFonts w:ascii="Times New Roman" w:hAnsi="Times New Roman" w:cs="Times New Roman"/>
            <w:sz w:val="24"/>
            <w:szCs w:val="24"/>
          </w:rPr>
          <w:fldChar w:fldCharType="separate"/>
        </w:r>
        <w:r w:rsidRPr="00B04686">
          <w:rPr>
            <w:rFonts w:ascii="Times New Roman" w:hAnsi="Times New Roman" w:cs="Times New Roman"/>
            <w:sz w:val="24"/>
          </w:rPr>
          <w:t>2000</w:t>
        </w:r>
        <w:r>
          <w:rPr>
            <w:rFonts w:ascii="Times New Roman" w:hAnsi="Times New Roman" w:cs="Times New Roman"/>
            <w:sz w:val="24"/>
            <w:szCs w:val="24"/>
          </w:rPr>
          <w:fldChar w:fldCharType="end"/>
        </w:r>
        <w:r>
          <w:rPr>
            <w:rFonts w:ascii="Times New Roman" w:hAnsi="Times New Roman" w:cs="Times New Roman"/>
            <w:sz w:val="24"/>
            <w:szCs w:val="24"/>
          </w:rPr>
          <w:t xml:space="preserve">).  However, simulation experiments depend upon having information regarding plausible states-of-nature, which are used to simulate available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(Punt, 2008)</w:t>
        </w:r>
        <w:r>
          <w:rPr>
            <w:rFonts w:ascii="Times New Roman" w:hAnsi="Times New Roman" w:cs="Times New Roman"/>
            <w:sz w:val="24"/>
            <w:szCs w:val="24"/>
          </w:rPr>
          <w:fldChar w:fldCharType="end"/>
        </w:r>
        <w:r>
          <w:rPr>
            <w:rFonts w:ascii="Times New Roman" w:hAnsi="Times New Roman" w:cs="Times New Roman"/>
            <w:sz w:val="24"/>
            <w:szCs w:val="24"/>
          </w:rPr>
          <w:t>.  Models estimating time-variation in growth can be used to simulate more plausible data for use in testing assessment methods.  Second, estimation the magnitude of persistent variation in growth will lead to improved methods for approximating growth in population models.  In particular, persistent individual variation in growth has recently been approximated by tracking individual platoons of fishes having the same age but different average growth rates (</w:t>
        </w:r>
        <w:commentRangeStart w:id="237"/>
        <w:r>
          <w:rPr>
            <w:rFonts w:ascii="Times New Roman" w:hAnsi="Times New Roman" w:cs="Times New Roman"/>
            <w:sz w:val="24"/>
            <w:szCs w:val="24"/>
          </w:rPr>
          <w:t>Taylor and Methot, 2013</w:t>
        </w:r>
        <w:commentRangeEnd w:id="237"/>
        <w:r>
          <w:rPr>
            <w:rStyle w:val="CommentReference"/>
          </w:rPr>
          <w:commentReference w:id="237"/>
        </w:r>
        <w:r>
          <w:rPr>
            <w:rFonts w:ascii="Times New Roman" w:hAnsi="Times New Roman" w:cs="Times New Roman"/>
            <w:sz w:val="24"/>
            <w:szCs w:val="24"/>
          </w:rPr>
          <w:t xml:space="preserve">).  Tracking abundance by platoon then allows stock assessment models to account for the impact of size-selective fishing on average growth rates.  In particular, improved accounting for growth is likely to be important for models that are highly dependent upon growth information, e.g., length-based spawning potential ratio assessments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{"citationID":"2khlbjcktc","properties":{"formattedCitation":"(Hordyk et al., 2015)","plainCitation":"(Hordyk et al., 2015)"},"citationItems":[{"id":4,"uris":["http://zotero.org/users/local/UQR2zlZa/items/DSPH8F55"],"uri":["http://zotero.org/users/local/UQR2zlZa/items/DSPH8F55"],"itemData":{"id":4,"type":"article-journal","title":"An evaluation of an iterative harvest strategy for data-poor fisheries using the length-based spawning potential ratio assessment methodology","container-title":"Fisheries Research","source":"CrossRef","URL":"http://linkinghub.elsevier.com/retrieve/pii/S0165783615000065","DOI":"10.1016/j.fishres.2014.12.018","ISSN":"01657836","language":"en","author":[{"family":"Hordyk","given":"Adrian R."},{"family":"Loneragan","given":"Neil R."},{"family":"Prince","given":"Jeremy D."}],"issued":{"date-parts":[["2015",1]]},"accessed":{"date-parts":[["2015",2,17]]}}}],"schema":"https://github.com/citation-style-language/schema/raw/master/csl-citation.json"} </w:instrText>
        </w:r>
        <w:r>
          <w:rPr>
            <w:rFonts w:ascii="Times New Roman" w:hAnsi="Times New Roman" w:cs="Times New Roman"/>
            <w:sz w:val="24"/>
            <w:szCs w:val="24"/>
          </w:rPr>
          <w:fldChar w:fldCharType="separate"/>
        </w:r>
        <w:r w:rsidRPr="00B16561">
          <w:rPr>
            <w:rFonts w:ascii="Times New Roman" w:hAnsi="Times New Roman" w:cs="Times New Roman"/>
            <w:sz w:val="24"/>
          </w:rPr>
          <w:t>(Hordyk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Third, previous research has indicated that growth estimates are biased when variation estimated via models that do not account for variation in growth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(Sainsbury, 1980)</w:t>
        </w:r>
        <w:r>
          <w:rPr>
            <w:rFonts w:ascii="Times New Roman" w:hAnsi="Times New Roman" w:cs="Times New Roman"/>
            <w:sz w:val="24"/>
            <w:szCs w:val="24"/>
          </w:rPr>
          <w:fldChar w:fldCharType="end"/>
        </w:r>
        <w:r>
          <w:rPr>
            <w:rFonts w:ascii="Times New Roman" w:hAnsi="Times New Roman" w:cs="Times New Roman"/>
            <w:sz w:val="24"/>
            <w:szCs w:val="24"/>
          </w:rPr>
          <w:t xml:space="preserve">, and that these biases </w:t>
        </w:r>
        <w:r>
          <w:rPr>
            <w:rFonts w:ascii="Times New Roman" w:hAnsi="Times New Roman" w:cs="Times New Roman"/>
            <w:sz w:val="24"/>
            <w:szCs w:val="24"/>
          </w:rPr>
          <w:lastRenderedPageBreak/>
          <w:t xml:space="preserve">can in turn result in biased estimates of stock status and productivity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(Punt et al., In review)</w:t>
        </w:r>
        <w:r>
          <w:rPr>
            <w:rFonts w:ascii="Times New Roman" w:hAnsi="Times New Roman" w:cs="Times New Roman"/>
            <w:sz w:val="24"/>
            <w:szCs w:val="24"/>
          </w:rPr>
          <w:fldChar w:fldCharType="end"/>
        </w:r>
        <w:r>
          <w:rPr>
            <w:rFonts w:ascii="Times New Roman" w:hAnsi="Times New Roman" w:cs="Times New Roman"/>
            <w:sz w:val="24"/>
            <w:szCs w:val="24"/>
          </w:rPr>
          <w:t xml:space="preserve">.  We therefore hypothesize that improved treatment of transient and persistent individual variation in growth will improve estimates of growth rates obtained from CMR data sets, and that this improvement may result in improved estimates of fishery productivity.  </w:t>
        </w:r>
      </w:ins>
    </w:p>
    <w:p w14:paraId="20002400" w14:textId="5F398FC8" w:rsidR="00367975" w:rsidRDefault="00367975">
      <w:pPr>
        <w:rPr>
          <w:rFonts w:ascii="Times New Roman" w:eastAsia="Times New Roman" w:hAnsi="Times New Roman" w:cs="Times New Roman"/>
          <w:b/>
          <w:bCs/>
          <w:sz w:val="24"/>
          <w:szCs w:val="24"/>
          <w:lang w:val="en-GB" w:eastAsia="en-GB"/>
        </w:rPr>
      </w:pP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61FBD8D3" w14:textId="088A83DF"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r w:rsidR="00401AC2">
        <w:rPr>
          <w:rFonts w:ascii="Times New Roman" w:hAnsi="Times New Roman" w:cs="Times New Roman"/>
          <w:sz w:val="24"/>
          <w:szCs w:val="24"/>
        </w:rPr>
        <w:t xml:space="preserve">estimated </w:t>
      </w:r>
      <w:ins w:id="238" w:author="JTT" w:date="2015-02-17T08:33:00Z">
        <w:r w:rsidR="009969E2">
          <w:rPr>
            <w:rFonts w:ascii="Times New Roman" w:hAnsi="Times New Roman" w:cs="Times New Roman"/>
            <w:sz w:val="24"/>
            <w:szCs w:val="24"/>
          </w:rPr>
          <w:t xml:space="preserve">the magnitude of </w:t>
        </w:r>
      </w:ins>
      <w:r w:rsidR="00401AC2">
        <w:rPr>
          <w:rFonts w:ascii="Times New Roman" w:hAnsi="Times New Roman" w:cs="Times New Roman"/>
          <w:sz w:val="24"/>
          <w:szCs w:val="24"/>
        </w:rPr>
        <w:t>persistent and transient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variation </w:t>
      </w:r>
      <w:r w:rsidR="00E64885">
        <w:rPr>
          <w:rFonts w:ascii="Times New Roman" w:hAnsi="Times New Roman" w:cs="Times New Roman"/>
          <w:sz w:val="24"/>
          <w:szCs w:val="24"/>
        </w:rPr>
        <w:t xml:space="preserve">in growth rates </w:t>
      </w:r>
      <w:r w:rsidR="00401AC2">
        <w:rPr>
          <w:rFonts w:ascii="Times New Roman" w:hAnsi="Times New Roman" w:cs="Times New Roman"/>
          <w:sz w:val="24"/>
          <w:szCs w:val="24"/>
        </w:rPr>
        <w:t xml:space="preserve">among individuals </w:t>
      </w:r>
      <w:r w:rsidR="00E64885">
        <w:rPr>
          <w:rFonts w:ascii="Times New Roman" w:hAnsi="Times New Roman" w:cs="Times New Roman"/>
          <w:sz w:val="24"/>
          <w:szCs w:val="24"/>
        </w:rPr>
        <w:t>in a wild marine population of Antarctic toothfish in the Ross Sea</w:t>
      </w:r>
      <w:r w:rsidR="00E51FA7">
        <w:rPr>
          <w:rFonts w:ascii="Times New Roman" w:hAnsi="Times New Roman" w:cs="Times New Roman"/>
          <w:sz w:val="24"/>
          <w:szCs w:val="24"/>
        </w:rPr>
        <w:t xml:space="preserve"> during 2001-2013</w:t>
      </w:r>
      <w:r w:rsidR="00401AC2">
        <w:rPr>
          <w:rFonts w:ascii="Times New Roman" w:hAnsi="Times New Roman" w:cs="Times New Roman"/>
          <w:sz w:val="24"/>
          <w:szCs w:val="24"/>
        </w:rPr>
        <w:t xml:space="preserve">, in addition to differences </w:t>
      </w:r>
      <w:r w:rsidR="00E64885">
        <w:rPr>
          <w:rFonts w:ascii="Times New Roman" w:hAnsi="Times New Roman" w:cs="Times New Roman"/>
          <w:sz w:val="24"/>
          <w:szCs w:val="24"/>
        </w:rPr>
        <w:t xml:space="preserve">in </w:t>
      </w:r>
      <w:r w:rsidR="00401AC2">
        <w:rPr>
          <w:rFonts w:ascii="Times New Roman" w:hAnsi="Times New Roman" w:cs="Times New Roman"/>
          <w:sz w:val="24"/>
          <w:szCs w:val="24"/>
        </w:rPr>
        <w:t xml:space="preserve">average </w:t>
      </w:r>
      <w:r w:rsidR="00E64885">
        <w:rPr>
          <w:rFonts w:ascii="Times New Roman" w:hAnsi="Times New Roman" w:cs="Times New Roman"/>
          <w:sz w:val="24"/>
          <w:szCs w:val="24"/>
        </w:rPr>
        <w:t>growth rates</w:t>
      </w:r>
      <w:r w:rsidR="00401AC2">
        <w:rPr>
          <w:rFonts w:ascii="Times New Roman" w:hAnsi="Times New Roman" w:cs="Times New Roman"/>
          <w:sz w:val="24"/>
          <w:szCs w:val="24"/>
        </w:rPr>
        <w:t xml:space="preserve"> between males and females</w:t>
      </w:r>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Model selection suggests that transient variation is more significant than persistent variation among individuals during these years.  Estimating transient variation decreased the </w:t>
      </w:r>
      <w:del w:id="239" w:author="JTT" w:date="2015-02-17T08:34:00Z">
        <w:r w:rsidR="00401AC2" w:rsidDel="009969E2">
          <w:rPr>
            <w:rFonts w:ascii="Times New Roman" w:hAnsi="Times New Roman" w:cs="Times New Roman"/>
            <w:sz w:val="24"/>
            <w:szCs w:val="24"/>
          </w:rPr>
          <w:delText xml:space="preserve">magnitude </w:delText>
        </w:r>
      </w:del>
      <w:ins w:id="240" w:author="JTT" w:date="2015-02-17T08:34:00Z">
        <w:r w:rsidR="009969E2">
          <w:rPr>
            <w:rFonts w:ascii="Times New Roman" w:hAnsi="Times New Roman" w:cs="Times New Roman"/>
            <w:sz w:val="24"/>
            <w:szCs w:val="24"/>
          </w:rPr>
          <w:t xml:space="preserve">coefficient of variation </w:t>
        </w:r>
      </w:ins>
      <w:r w:rsidR="00401AC2">
        <w:rPr>
          <w:rFonts w:ascii="Times New Roman" w:hAnsi="Times New Roman" w:cs="Times New Roman"/>
          <w:sz w:val="24"/>
          <w:szCs w:val="24"/>
        </w:rPr>
        <w:t xml:space="preserve">of residual (measurement error) variation by nearly half.  </w:t>
      </w:r>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r w:rsidR="00401AC2">
        <w:rPr>
          <w:rFonts w:ascii="Times New Roman" w:hAnsi="Times New Roman" w:cs="Times New Roman"/>
          <w:sz w:val="24"/>
          <w:szCs w:val="24"/>
        </w:rPr>
        <w:t xml:space="preserve">corroborates </w:t>
      </w:r>
      <w:r w:rsidR="00E64885">
        <w:rPr>
          <w:rFonts w:ascii="Times New Roman" w:hAnsi="Times New Roman" w:cs="Times New Roman"/>
          <w:sz w:val="24"/>
          <w:szCs w:val="24"/>
        </w:rPr>
        <w:t xml:space="preserve">that </w:t>
      </w:r>
      <w:r w:rsidR="0070070B">
        <w:rPr>
          <w:rFonts w:ascii="Times New Roman" w:hAnsi="Times New Roman" w:cs="Times New Roman"/>
          <w:sz w:val="24"/>
          <w:szCs w:val="24"/>
        </w:rPr>
        <w:t>all models provide parameters estimates that are approximately unbiased and reasonably precise given sample sizes similar to those available here</w:t>
      </w:r>
      <w:r w:rsidR="00E64885">
        <w:rPr>
          <w:rFonts w:ascii="Times New Roman" w:hAnsi="Times New Roman" w:cs="Times New Roman"/>
          <w:sz w:val="24"/>
          <w:szCs w:val="24"/>
        </w:rPr>
        <w:t>.</w:t>
      </w:r>
      <w:r w:rsidR="0070070B">
        <w:rPr>
          <w:rFonts w:ascii="Times New Roman" w:hAnsi="Times New Roman" w:cs="Times New Roman"/>
          <w:sz w:val="24"/>
          <w:szCs w:val="24"/>
        </w:rPr>
        <w:t xml:space="preserve">  Finally, we provide an R package </w:t>
      </w:r>
      <w:r w:rsidR="0070070B" w:rsidRPr="0070070B">
        <w:rPr>
          <w:rFonts w:ascii="Times New Roman" w:hAnsi="Times New Roman" w:cs="Times New Roman"/>
          <w:i/>
          <w:sz w:val="24"/>
          <w:szCs w:val="24"/>
        </w:rPr>
        <w:t>TagGrowth</w:t>
      </w:r>
      <w:r w:rsidR="0070070B">
        <w:rPr>
          <w:rFonts w:ascii="Times New Roman" w:hAnsi="Times New Roman" w:cs="Times New Roman"/>
          <w:sz w:val="24"/>
          <w:szCs w:val="24"/>
        </w:rPr>
        <w:t>, containing code to applying our estimation model to other data sets.  We encourage future research comparing the magnitude of persistent and transient variation in growth among marine populations in different taxa and environments.</w:t>
      </w:r>
    </w:p>
    <w:p w14:paraId="264FFCE7" w14:textId="3ECDC80B" w:rsidR="00367691" w:rsidRDefault="00367691">
      <w:pPr>
        <w:rPr>
          <w:rFonts w:ascii="Times New Roman" w:hAnsi="Times New Roman" w:cs="Times New Roman"/>
          <w:b/>
          <w:sz w:val="24"/>
          <w:szCs w:val="24"/>
        </w:rPr>
      </w:pPr>
    </w:p>
    <w:p w14:paraId="68BEF472" w14:textId="73192291"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 xml:space="preserve">We thank in particular O. Shelton for developing and </w:t>
      </w:r>
      <w:r w:rsidR="00840BBD">
        <w:rPr>
          <w:rFonts w:ascii="Times New Roman" w:hAnsi="Times New Roman" w:cs="Times New Roman"/>
          <w:sz w:val="24"/>
          <w:szCs w:val="24"/>
        </w:rPr>
        <w:lastRenderedPageBreak/>
        <w:t>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17E891F9" w14:textId="77777777" w:rsidR="00BA3791" w:rsidRDefault="00AB2A7D" w:rsidP="00BA3791">
      <w:pPr>
        <w:pStyle w:val="Bibliography"/>
        <w:rPr>
          <w:ins w:id="241" w:author="JTT" w:date="2015-02-17T07:44:00Z"/>
        </w:rPr>
        <w:pPrChange w:id="242" w:author="JTT" w:date="2015-02-17T07:44:00Z">
          <w:pPr>
            <w:widowControl w:val="0"/>
            <w:autoSpaceDE w:val="0"/>
            <w:autoSpaceDN w:val="0"/>
            <w:adjustRightInd w:val="0"/>
            <w:spacing w:after="0" w:line="240" w:lineRule="auto"/>
          </w:pPr>
        </w:pPrChange>
      </w:pPr>
      <w:r w:rsidRPr="009C37AB">
        <w:fldChar w:fldCharType="begin"/>
      </w:r>
      <w:ins w:id="243" w:author="JTT" w:date="2015-02-17T07:28:00Z">
        <w:r w:rsidR="0034058D">
          <w:instrText xml:space="preserve"> ADDIN ZOTERO_BIBL {"custom":[]} CSL_BIBLIOGRAPHY </w:instrText>
        </w:r>
      </w:ins>
      <w:del w:id="244" w:author="JTT" w:date="2015-02-17T07:28:00Z">
        <w:r w:rsidR="00F90D4D" w:rsidDel="0034058D">
          <w:delInstrText xml:space="preserve"> ADDIN ZOTERO_BIBL {"custom":[]} CSL_BIBLIOGRAPHY </w:delInstrText>
        </w:r>
      </w:del>
      <w:r w:rsidRPr="009C37AB">
        <w:fldChar w:fldCharType="separate"/>
      </w:r>
      <w:ins w:id="245" w:author="JTT" w:date="2015-02-17T07:44:00Z">
        <w:r w:rsidR="00BA3791">
          <w:t>Akaike, H., 1998. Information Theory and an Extension of the Maximum Likelihood Principle, in: Parzen, E., Tanabe, K., Kitagawa, G. (Eds.), Selected Papers of Hirotugu Akaike. Springer New York, New York, NY, pp. 199–213.</w:t>
        </w:r>
      </w:ins>
    </w:p>
    <w:p w14:paraId="5034BFFE" w14:textId="77777777" w:rsidR="00BA3791" w:rsidRDefault="00BA3791" w:rsidP="00BA3791">
      <w:pPr>
        <w:pStyle w:val="Bibliography"/>
        <w:rPr>
          <w:ins w:id="246" w:author="JTT" w:date="2015-02-17T07:44:00Z"/>
        </w:rPr>
        <w:pPrChange w:id="247" w:author="JTT" w:date="2015-02-17T07:44:00Z">
          <w:pPr>
            <w:widowControl w:val="0"/>
            <w:autoSpaceDE w:val="0"/>
            <w:autoSpaceDN w:val="0"/>
            <w:adjustRightInd w:val="0"/>
            <w:spacing w:after="0" w:line="240" w:lineRule="auto"/>
          </w:pPr>
        </w:pPrChange>
      </w:pPr>
      <w:ins w:id="248" w:author="JTT" w:date="2015-02-17T07:44:00Z">
        <w:r>
          <w:t>Biro, P.A., Sampson, P., 2015. Fishing directly selects on growth rate via behaviour: implications of growth-selection that is independent of size. Proc. R. Soc. B Biol. Sci. 282, 20142283–20142283. doi:10.1098/rspb.2014.2283</w:t>
        </w:r>
      </w:ins>
    </w:p>
    <w:p w14:paraId="12B65881" w14:textId="77777777" w:rsidR="00BA3791" w:rsidRDefault="00BA3791" w:rsidP="00BA3791">
      <w:pPr>
        <w:pStyle w:val="Bibliography"/>
        <w:rPr>
          <w:ins w:id="249" w:author="JTT" w:date="2015-02-17T07:44:00Z"/>
        </w:rPr>
        <w:pPrChange w:id="250" w:author="JTT" w:date="2015-02-17T07:44:00Z">
          <w:pPr>
            <w:widowControl w:val="0"/>
            <w:autoSpaceDE w:val="0"/>
            <w:autoSpaceDN w:val="0"/>
            <w:adjustRightInd w:val="0"/>
            <w:spacing w:after="0" w:line="240" w:lineRule="auto"/>
          </w:pPr>
        </w:pPrChange>
      </w:pPr>
      <w:ins w:id="251" w:author="JTT" w:date="2015-02-17T07:44:00Z">
        <w:r>
          <w:t>Black, B.A., Schroeder, I.D., Sydeman, W.J., Bograd, S.J., Lawson, P.W., 2010. Wintertime ocean conditions synchronize rockfish growth and seabird reproduction in the central California Current ecosystem. Can. J. Fish. Aquat. Sci. 67, 1149–1158.</w:t>
        </w:r>
      </w:ins>
    </w:p>
    <w:p w14:paraId="786E0F8C" w14:textId="77777777" w:rsidR="00BA3791" w:rsidRDefault="00BA3791" w:rsidP="00BA3791">
      <w:pPr>
        <w:pStyle w:val="Bibliography"/>
        <w:rPr>
          <w:ins w:id="252" w:author="JTT" w:date="2015-02-17T07:44:00Z"/>
        </w:rPr>
        <w:pPrChange w:id="253" w:author="JTT" w:date="2015-02-17T07:44:00Z">
          <w:pPr>
            <w:widowControl w:val="0"/>
            <w:autoSpaceDE w:val="0"/>
            <w:autoSpaceDN w:val="0"/>
            <w:adjustRightInd w:val="0"/>
            <w:spacing w:after="0" w:line="240" w:lineRule="auto"/>
          </w:pPr>
        </w:pPrChange>
      </w:pPr>
      <w:ins w:id="254" w:author="JTT" w:date="2015-02-17T07:44:00Z">
        <w:r>
          <w:t>Brooks, M.E., McCoy, M.W., Bolker, B.M., 2013. A Method for Detecting Positive Growth Autocorrelation without Marking Individuals. PLoS ONE 8, e76389. doi:10.1371/journal.pone.0076389</w:t>
        </w:r>
      </w:ins>
    </w:p>
    <w:p w14:paraId="31576106" w14:textId="77777777" w:rsidR="00BA3791" w:rsidRDefault="00BA3791" w:rsidP="00BA3791">
      <w:pPr>
        <w:pStyle w:val="Bibliography"/>
        <w:rPr>
          <w:ins w:id="255" w:author="JTT" w:date="2015-02-17T07:44:00Z"/>
        </w:rPr>
        <w:pPrChange w:id="256" w:author="JTT" w:date="2015-02-17T07:44:00Z">
          <w:pPr>
            <w:widowControl w:val="0"/>
            <w:autoSpaceDE w:val="0"/>
            <w:autoSpaceDN w:val="0"/>
            <w:adjustRightInd w:val="0"/>
            <w:spacing w:after="0" w:line="240" w:lineRule="auto"/>
          </w:pPr>
        </w:pPrChange>
      </w:pPr>
      <w:ins w:id="257" w:author="JTT" w:date="2015-02-17T07:44:00Z">
        <w:r>
          <w:t>Dubula, O., Groeneveld, J.C., Santos, J., van Zyl, D.L., Brouwer, S.L., van den Heever, N., McCue, S.A., 2005. Effects of tag-related injuries and timing of tagging on growth of rock lobster, Jasus lalandii. Fish. Res. 74, 1–10. doi:10.1016/j.fishres.2005.04.004</w:t>
        </w:r>
      </w:ins>
    </w:p>
    <w:p w14:paraId="00320411" w14:textId="77777777" w:rsidR="00BA3791" w:rsidRDefault="00BA3791" w:rsidP="00BA3791">
      <w:pPr>
        <w:pStyle w:val="Bibliography"/>
        <w:rPr>
          <w:ins w:id="258" w:author="JTT" w:date="2015-02-17T07:44:00Z"/>
        </w:rPr>
        <w:pPrChange w:id="259" w:author="JTT" w:date="2015-02-17T07:44:00Z">
          <w:pPr>
            <w:widowControl w:val="0"/>
            <w:autoSpaceDE w:val="0"/>
            <w:autoSpaceDN w:val="0"/>
            <w:adjustRightInd w:val="0"/>
            <w:spacing w:after="0" w:line="240" w:lineRule="auto"/>
          </w:pPr>
        </w:pPrChange>
      </w:pPr>
      <w:ins w:id="260" w:author="JTT" w:date="2015-02-17T07:44:00Z">
        <w:r>
          <w:t>Dunn, A., Horn, P.L., Hanchet, S.M., 2006. Revised estimates of the biological parameters for Antarctic toothfish (Dissostichus mawsoni) in the Ross Sea. WG-FSA-SAM 06/8, 1–14.</w:t>
        </w:r>
      </w:ins>
    </w:p>
    <w:p w14:paraId="19D2AE56" w14:textId="77777777" w:rsidR="00BA3791" w:rsidRDefault="00BA3791" w:rsidP="00BA3791">
      <w:pPr>
        <w:pStyle w:val="Bibliography"/>
        <w:rPr>
          <w:ins w:id="261" w:author="JTT" w:date="2015-02-17T07:44:00Z"/>
        </w:rPr>
        <w:pPrChange w:id="262" w:author="JTT" w:date="2015-02-17T07:44:00Z">
          <w:pPr>
            <w:widowControl w:val="0"/>
            <w:autoSpaceDE w:val="0"/>
            <w:autoSpaceDN w:val="0"/>
            <w:adjustRightInd w:val="0"/>
            <w:spacing w:after="0" w:line="240" w:lineRule="auto"/>
          </w:pPr>
        </w:pPrChange>
      </w:pPr>
      <w:ins w:id="263" w:author="JTT" w:date="2015-02-17T07:44:00Z">
        <w:r>
          <w:t>Eveson, J.P., Laslett, G.M., Polacheck, T., 2004. An integrated model for growth incorporating tag-recapture, length-frequency, and direct aging data. Can. J. Fish. Aquat. Sci. 61, 292–306. doi:10.1139/f03-163</w:t>
        </w:r>
      </w:ins>
    </w:p>
    <w:p w14:paraId="4276C886" w14:textId="77777777" w:rsidR="00BA3791" w:rsidRDefault="00BA3791" w:rsidP="00BA3791">
      <w:pPr>
        <w:pStyle w:val="Bibliography"/>
        <w:rPr>
          <w:ins w:id="264" w:author="JTT" w:date="2015-02-17T07:44:00Z"/>
        </w:rPr>
        <w:pPrChange w:id="265" w:author="JTT" w:date="2015-02-17T07:44:00Z">
          <w:pPr>
            <w:widowControl w:val="0"/>
            <w:autoSpaceDE w:val="0"/>
            <w:autoSpaceDN w:val="0"/>
            <w:adjustRightInd w:val="0"/>
            <w:spacing w:after="0" w:line="240" w:lineRule="auto"/>
          </w:pPr>
        </w:pPrChange>
      </w:pPr>
      <w:ins w:id="266" w:author="JTT" w:date="2015-02-17T07:44:00Z">
        <w:r>
          <w:t>Francis, R., 1988. Maximum likelihood estimation of growth and growth variability from tagging data. N. Z. J. Mar. Freshw. Res. 22, 43–51.</w:t>
        </w:r>
      </w:ins>
    </w:p>
    <w:p w14:paraId="61F79620" w14:textId="77777777" w:rsidR="00BA3791" w:rsidRDefault="00BA3791" w:rsidP="00BA3791">
      <w:pPr>
        <w:pStyle w:val="Bibliography"/>
        <w:rPr>
          <w:ins w:id="267" w:author="JTT" w:date="2015-02-17T07:44:00Z"/>
        </w:rPr>
        <w:pPrChange w:id="268" w:author="JTT" w:date="2015-02-17T07:44:00Z">
          <w:pPr>
            <w:widowControl w:val="0"/>
            <w:autoSpaceDE w:val="0"/>
            <w:autoSpaceDN w:val="0"/>
            <w:adjustRightInd w:val="0"/>
            <w:spacing w:after="0" w:line="240" w:lineRule="auto"/>
          </w:pPr>
        </w:pPrChange>
      </w:pPr>
      <w:ins w:id="269" w:author="JTT" w:date="2015-02-17T07:44:00Z">
        <w:r>
          <w:t>Gelman, A., 2005. Analysis of variance—why it is more important than ever. Ann. Stat. 33, 1–53.</w:t>
        </w:r>
      </w:ins>
    </w:p>
    <w:p w14:paraId="724726AF" w14:textId="77777777" w:rsidR="00BA3791" w:rsidRDefault="00BA3791" w:rsidP="00BA3791">
      <w:pPr>
        <w:pStyle w:val="Bibliography"/>
        <w:rPr>
          <w:ins w:id="270" w:author="JTT" w:date="2015-02-17T07:44:00Z"/>
        </w:rPr>
        <w:pPrChange w:id="271" w:author="JTT" w:date="2015-02-17T07:44:00Z">
          <w:pPr>
            <w:widowControl w:val="0"/>
            <w:autoSpaceDE w:val="0"/>
            <w:autoSpaceDN w:val="0"/>
            <w:adjustRightInd w:val="0"/>
            <w:spacing w:after="0" w:line="240" w:lineRule="auto"/>
          </w:pPr>
        </w:pPrChange>
      </w:pPr>
      <w:ins w:id="272" w:author="JTT" w:date="2015-02-17T07:44:00Z">
        <w:r>
          <w:t>Gertseva, V.V., Cope, J.M., Matson, S.E., 2010. Growth variability in the splitnose rockfish Sebastes diploproa of the northeast Pacific Ocean: pattern revisited. Mar. Ecol. Prog. Ser. 413, 125–136.</w:t>
        </w:r>
      </w:ins>
    </w:p>
    <w:p w14:paraId="2EA3F858" w14:textId="77777777" w:rsidR="00BA3791" w:rsidRDefault="00BA3791" w:rsidP="00BA3791">
      <w:pPr>
        <w:pStyle w:val="Bibliography"/>
        <w:rPr>
          <w:ins w:id="273" w:author="JTT" w:date="2015-02-17T07:44:00Z"/>
        </w:rPr>
        <w:pPrChange w:id="274" w:author="JTT" w:date="2015-02-17T07:44:00Z">
          <w:pPr>
            <w:widowControl w:val="0"/>
            <w:autoSpaceDE w:val="0"/>
            <w:autoSpaceDN w:val="0"/>
            <w:adjustRightInd w:val="0"/>
            <w:spacing w:after="0" w:line="240" w:lineRule="auto"/>
          </w:pPr>
        </w:pPrChange>
      </w:pPr>
      <w:ins w:id="275" w:author="JTT" w:date="2015-02-17T07:44:00Z">
        <w:r>
          <w:t>Hordyk, A.R., Loneragan, N.R., Prince, J.D., 2015. An evaluation of an iterative harvest strategy for data-poor fisheries using the length-based spawning potential ratio assessment methodology. Fish. Res. doi:10.1016/j.fishres.2014.12.018</w:t>
        </w:r>
      </w:ins>
    </w:p>
    <w:p w14:paraId="637B09AE" w14:textId="77777777" w:rsidR="00BA3791" w:rsidRDefault="00BA3791" w:rsidP="00BA3791">
      <w:pPr>
        <w:pStyle w:val="Bibliography"/>
        <w:rPr>
          <w:ins w:id="276" w:author="JTT" w:date="2015-02-17T07:44:00Z"/>
        </w:rPr>
        <w:pPrChange w:id="277" w:author="JTT" w:date="2015-02-17T07:44:00Z">
          <w:pPr>
            <w:widowControl w:val="0"/>
            <w:autoSpaceDE w:val="0"/>
            <w:autoSpaceDN w:val="0"/>
            <w:adjustRightInd w:val="0"/>
            <w:spacing w:after="0" w:line="240" w:lineRule="auto"/>
          </w:pPr>
        </w:pPrChange>
      </w:pPr>
      <w:ins w:id="278" w:author="JTT" w:date="2015-02-17T07:44:00Z">
        <w:r>
          <w:t>Kristensen, K., 2014. General random effect model builder tool inspired by ADMB.</w:t>
        </w:r>
      </w:ins>
    </w:p>
    <w:p w14:paraId="022F3D85" w14:textId="77777777" w:rsidR="00BA3791" w:rsidRDefault="00BA3791" w:rsidP="00BA3791">
      <w:pPr>
        <w:pStyle w:val="Bibliography"/>
        <w:rPr>
          <w:ins w:id="279" w:author="JTT" w:date="2015-02-17T07:44:00Z"/>
        </w:rPr>
        <w:pPrChange w:id="280" w:author="JTT" w:date="2015-02-17T07:44:00Z">
          <w:pPr>
            <w:widowControl w:val="0"/>
            <w:autoSpaceDE w:val="0"/>
            <w:autoSpaceDN w:val="0"/>
            <w:adjustRightInd w:val="0"/>
            <w:spacing w:after="0" w:line="240" w:lineRule="auto"/>
          </w:pPr>
        </w:pPrChange>
      </w:pPr>
      <w:ins w:id="281" w:author="JTT" w:date="2015-02-17T07:44:00Z">
        <w:r>
          <w:t>Kristensen, K., Nielsen, A., Berg, C.W., Skaug, H.J., In press. Template Model Builder TMB. J. Stat. Softw.</w:t>
        </w:r>
      </w:ins>
    </w:p>
    <w:p w14:paraId="6957BA9B" w14:textId="77777777" w:rsidR="00BA3791" w:rsidRDefault="00BA3791" w:rsidP="00BA3791">
      <w:pPr>
        <w:pStyle w:val="Bibliography"/>
        <w:rPr>
          <w:ins w:id="282" w:author="JTT" w:date="2015-02-17T07:44:00Z"/>
        </w:rPr>
        <w:pPrChange w:id="283" w:author="JTT" w:date="2015-02-17T07:44:00Z">
          <w:pPr>
            <w:widowControl w:val="0"/>
            <w:autoSpaceDE w:val="0"/>
            <w:autoSpaceDN w:val="0"/>
            <w:adjustRightInd w:val="0"/>
            <w:spacing w:after="0" w:line="240" w:lineRule="auto"/>
          </w:pPr>
        </w:pPrChange>
      </w:pPr>
      <w:ins w:id="284" w:author="JTT" w:date="2015-02-17T07:44:00Z">
        <w:r>
          <w:t>Larsen, D.P., Kincaid, T.M., Jacobs, S.E., Urquhart, N.S., 2001. Designs for Evaluating Local and Regional Scale Trends. BioScience 51, 1069–1078. doi:10.1641/0006-3568(2001)051[1069:DFELAR]2.0.CO;2</w:t>
        </w:r>
      </w:ins>
    </w:p>
    <w:p w14:paraId="659EBB5A" w14:textId="77777777" w:rsidR="00BA3791" w:rsidRDefault="00BA3791" w:rsidP="00BA3791">
      <w:pPr>
        <w:pStyle w:val="Bibliography"/>
        <w:rPr>
          <w:ins w:id="285" w:author="JTT" w:date="2015-02-17T07:44:00Z"/>
        </w:rPr>
        <w:pPrChange w:id="286" w:author="JTT" w:date="2015-02-17T07:44:00Z">
          <w:pPr>
            <w:widowControl w:val="0"/>
            <w:autoSpaceDE w:val="0"/>
            <w:autoSpaceDN w:val="0"/>
            <w:adjustRightInd w:val="0"/>
            <w:spacing w:after="0" w:line="240" w:lineRule="auto"/>
          </w:pPr>
        </w:pPrChange>
      </w:pPr>
      <w:ins w:id="287" w:author="JTT" w:date="2015-02-17T07:44:00Z">
        <w:r>
          <w:t>Methot, R.D., Wetzel, C.R., 2013. Stock synthesis: A biological and statistical framework for fish stock assessment and fishery management. Fish. Res. 142, 86–99.</w:t>
        </w:r>
      </w:ins>
    </w:p>
    <w:p w14:paraId="158663E2" w14:textId="77777777" w:rsidR="00BA3791" w:rsidRDefault="00BA3791" w:rsidP="00BA3791">
      <w:pPr>
        <w:pStyle w:val="Bibliography"/>
        <w:rPr>
          <w:ins w:id="288" w:author="JTT" w:date="2015-02-17T07:44:00Z"/>
        </w:rPr>
        <w:pPrChange w:id="289" w:author="JTT" w:date="2015-02-17T07:44:00Z">
          <w:pPr>
            <w:widowControl w:val="0"/>
            <w:autoSpaceDE w:val="0"/>
            <w:autoSpaceDN w:val="0"/>
            <w:adjustRightInd w:val="0"/>
            <w:spacing w:after="0" w:line="240" w:lineRule="auto"/>
          </w:pPr>
        </w:pPrChange>
      </w:pPr>
      <w:ins w:id="290" w:author="JTT" w:date="2015-02-17T07:44:00Z">
        <w:r>
          <w:t>Punt, A.E., 2008. Refocusing stock assessment in support of policy evaluation, in: Tsukamoto, K., Kawamura, T., Takeuchi, T., Beard, T.D., Kaiser, M.J. (Eds.), Fisheries for Global Welfare and Environment. TerraPub, Tokyo, pp. 139–152.</w:t>
        </w:r>
      </w:ins>
    </w:p>
    <w:p w14:paraId="5FB29610" w14:textId="77777777" w:rsidR="00BA3791" w:rsidRDefault="00BA3791" w:rsidP="00BA3791">
      <w:pPr>
        <w:pStyle w:val="Bibliography"/>
        <w:rPr>
          <w:ins w:id="291" w:author="JTT" w:date="2015-02-17T07:44:00Z"/>
        </w:rPr>
        <w:pPrChange w:id="292" w:author="JTT" w:date="2015-02-17T07:44:00Z">
          <w:pPr>
            <w:widowControl w:val="0"/>
            <w:autoSpaceDE w:val="0"/>
            <w:autoSpaceDN w:val="0"/>
            <w:adjustRightInd w:val="0"/>
            <w:spacing w:after="0" w:line="240" w:lineRule="auto"/>
          </w:pPr>
        </w:pPrChange>
      </w:pPr>
      <w:ins w:id="293" w:author="JTT" w:date="2015-02-17T07:44:00Z">
        <w:r>
          <w:t>Punt, A.E., Haddon, M., McGarvey, R., In review. Estimating Growth within size-structured fishery stock assessments: What is the state of the art and what does the future look like?</w:t>
        </w:r>
      </w:ins>
    </w:p>
    <w:p w14:paraId="6133D028" w14:textId="77777777" w:rsidR="00BA3791" w:rsidRDefault="00BA3791" w:rsidP="00BA3791">
      <w:pPr>
        <w:pStyle w:val="Bibliography"/>
        <w:rPr>
          <w:ins w:id="294" w:author="JTT" w:date="2015-02-17T07:44:00Z"/>
        </w:rPr>
        <w:pPrChange w:id="295" w:author="JTT" w:date="2015-02-17T07:44:00Z">
          <w:pPr>
            <w:widowControl w:val="0"/>
            <w:autoSpaceDE w:val="0"/>
            <w:autoSpaceDN w:val="0"/>
            <w:adjustRightInd w:val="0"/>
            <w:spacing w:after="0" w:line="240" w:lineRule="auto"/>
          </w:pPr>
        </w:pPrChange>
      </w:pPr>
      <w:bookmarkStart w:id="296" w:name="_GoBack"/>
      <w:bookmarkEnd w:id="296"/>
      <w:ins w:id="297" w:author="JTT" w:date="2015-02-17T07:44:00Z">
        <w:r>
          <w:t>R Core Development Team, 2013. R: A Language and Environment for Statistical Computing. R Foundation for Statistical Computing, Vienna, Austria.</w:t>
        </w:r>
      </w:ins>
    </w:p>
    <w:p w14:paraId="1BC58166" w14:textId="77777777" w:rsidR="00BA3791" w:rsidRDefault="00BA3791" w:rsidP="00BA3791">
      <w:pPr>
        <w:pStyle w:val="Bibliography"/>
        <w:rPr>
          <w:ins w:id="298" w:author="JTT" w:date="2015-02-17T07:44:00Z"/>
        </w:rPr>
        <w:pPrChange w:id="299" w:author="JTT" w:date="2015-02-17T07:44:00Z">
          <w:pPr>
            <w:widowControl w:val="0"/>
            <w:autoSpaceDE w:val="0"/>
            <w:autoSpaceDN w:val="0"/>
            <w:adjustRightInd w:val="0"/>
            <w:spacing w:after="0" w:line="240" w:lineRule="auto"/>
          </w:pPr>
        </w:pPrChange>
      </w:pPr>
      <w:ins w:id="300" w:author="JTT" w:date="2015-02-17T07:44:00Z">
        <w:r>
          <w:t>Sainsbury, K.J., 1980. Effect of individual variability on the von Bertalanffy growth equation. Can. J. Fish. Aquat. Sci. 37, 241–247.</w:t>
        </w:r>
      </w:ins>
    </w:p>
    <w:p w14:paraId="0301EAFE" w14:textId="77777777" w:rsidR="00BA3791" w:rsidRDefault="00BA3791" w:rsidP="00BA3791">
      <w:pPr>
        <w:pStyle w:val="Bibliography"/>
        <w:rPr>
          <w:ins w:id="301" w:author="JTT" w:date="2015-02-17T07:44:00Z"/>
        </w:rPr>
        <w:pPrChange w:id="302" w:author="JTT" w:date="2015-02-17T07:44:00Z">
          <w:pPr>
            <w:widowControl w:val="0"/>
            <w:autoSpaceDE w:val="0"/>
            <w:autoSpaceDN w:val="0"/>
            <w:adjustRightInd w:val="0"/>
            <w:spacing w:after="0" w:line="240" w:lineRule="auto"/>
          </w:pPr>
        </w:pPrChange>
      </w:pPr>
      <w:ins w:id="303" w:author="JTT" w:date="2015-02-17T07:44:00Z">
        <w:r>
          <w:t>Sainsbury, K.J., Punt, A.E., Smith, A.D.., 2000. Design of operational management strategies for achieving fishery ecosystem objectives. ICES J. Mar. Sci. J. Cons. 57, 731–741.</w:t>
        </w:r>
      </w:ins>
    </w:p>
    <w:p w14:paraId="7BA0C9F1" w14:textId="77777777" w:rsidR="00BA3791" w:rsidRDefault="00BA3791" w:rsidP="00BA3791">
      <w:pPr>
        <w:pStyle w:val="Bibliography"/>
        <w:rPr>
          <w:ins w:id="304" w:author="JTT" w:date="2015-02-17T07:44:00Z"/>
        </w:rPr>
        <w:pPrChange w:id="305" w:author="JTT" w:date="2015-02-17T07:44:00Z">
          <w:pPr>
            <w:widowControl w:val="0"/>
            <w:autoSpaceDE w:val="0"/>
            <w:autoSpaceDN w:val="0"/>
            <w:adjustRightInd w:val="0"/>
            <w:spacing w:after="0" w:line="240" w:lineRule="auto"/>
          </w:pPr>
        </w:pPrChange>
      </w:pPr>
      <w:ins w:id="306" w:author="JTT" w:date="2015-02-17T07:44:00Z">
        <w:r>
          <w:lastRenderedPageBreak/>
          <w:t>Santos, J., Groeneveld, J.C., 2015. Accounting for tag-induced growth retardation in spiny lobsters using censoring and modelling approaches. Fish. Res. 161, 166–173. doi:10.1016/j.fishres.2014.07.008</w:t>
        </w:r>
      </w:ins>
    </w:p>
    <w:p w14:paraId="6270212E" w14:textId="77777777" w:rsidR="00BA3791" w:rsidRDefault="00BA3791" w:rsidP="00BA3791">
      <w:pPr>
        <w:pStyle w:val="Bibliography"/>
        <w:rPr>
          <w:ins w:id="307" w:author="JTT" w:date="2015-02-17T07:44:00Z"/>
        </w:rPr>
        <w:pPrChange w:id="308" w:author="JTT" w:date="2015-02-17T07:44:00Z">
          <w:pPr>
            <w:widowControl w:val="0"/>
            <w:autoSpaceDE w:val="0"/>
            <w:autoSpaceDN w:val="0"/>
            <w:adjustRightInd w:val="0"/>
            <w:spacing w:after="0" w:line="240" w:lineRule="auto"/>
          </w:pPr>
        </w:pPrChange>
      </w:pPr>
      <w:ins w:id="309" w:author="JTT" w:date="2015-02-17T07:44:00Z">
        <w:r>
          <w:t>Shelton, A.O., Satterthwaite, W.H., Beakes, M.P., Munch, S.B., Sogard, S.M., Mangel, M., 2013. Separating intrinsic and environmental contributions to growth and their population consequences. Am. Nat. 181, 799–814.</w:t>
        </w:r>
      </w:ins>
    </w:p>
    <w:p w14:paraId="02B5D195" w14:textId="77777777" w:rsidR="00BA3791" w:rsidRDefault="00BA3791" w:rsidP="00BA3791">
      <w:pPr>
        <w:pStyle w:val="Bibliography"/>
        <w:rPr>
          <w:ins w:id="310" w:author="JTT" w:date="2015-02-17T07:44:00Z"/>
        </w:rPr>
        <w:pPrChange w:id="311" w:author="JTT" w:date="2015-02-17T07:44:00Z">
          <w:pPr>
            <w:widowControl w:val="0"/>
            <w:autoSpaceDE w:val="0"/>
            <w:autoSpaceDN w:val="0"/>
            <w:adjustRightInd w:val="0"/>
            <w:spacing w:after="0" w:line="240" w:lineRule="auto"/>
          </w:pPr>
        </w:pPrChange>
      </w:pPr>
      <w:ins w:id="312" w:author="JTT" w:date="2015-02-17T07:44:00Z">
        <w:r>
          <w:t>Shelton, A.O., Thorson, J.T., Ward, E.J., Feist, B.E., 2014. Spatial semiparametric models improve estimates of species abundance and distribution. Can. J. Fish. Aquat. Sci. 71, 1655–1666. doi:10.1139/cjfas-2013-0508</w:t>
        </w:r>
      </w:ins>
    </w:p>
    <w:p w14:paraId="1435FBE0" w14:textId="77777777" w:rsidR="00BA3791" w:rsidRDefault="00BA3791" w:rsidP="00BA3791">
      <w:pPr>
        <w:pStyle w:val="Bibliography"/>
        <w:rPr>
          <w:ins w:id="313" w:author="JTT" w:date="2015-02-17T07:44:00Z"/>
        </w:rPr>
        <w:pPrChange w:id="314" w:author="JTT" w:date="2015-02-17T07:44:00Z">
          <w:pPr>
            <w:widowControl w:val="0"/>
            <w:autoSpaceDE w:val="0"/>
            <w:autoSpaceDN w:val="0"/>
            <w:adjustRightInd w:val="0"/>
            <w:spacing w:after="0" w:line="240" w:lineRule="auto"/>
          </w:pPr>
        </w:pPrChange>
      </w:pPr>
      <w:ins w:id="315" w:author="JTT" w:date="2015-02-17T07:44:00Z">
        <w:r>
          <w:t>Stawitz, C.C., Essington, T.E., Branch, T.A., Haltuch, M.A., Hollowed, A.B., Spencer, P.D., In review. A state-space approach for measuring growth variation and application to North Pacific groundfish.</w:t>
        </w:r>
      </w:ins>
    </w:p>
    <w:p w14:paraId="760C836F" w14:textId="77777777" w:rsidR="00BA3791" w:rsidRDefault="00BA3791" w:rsidP="00BA3791">
      <w:pPr>
        <w:pStyle w:val="Bibliography"/>
        <w:rPr>
          <w:ins w:id="316" w:author="JTT" w:date="2015-02-17T07:44:00Z"/>
        </w:rPr>
        <w:pPrChange w:id="317" w:author="JTT" w:date="2015-02-17T07:44:00Z">
          <w:pPr>
            <w:widowControl w:val="0"/>
            <w:autoSpaceDE w:val="0"/>
            <w:autoSpaceDN w:val="0"/>
            <w:adjustRightInd w:val="0"/>
            <w:spacing w:after="0" w:line="240" w:lineRule="auto"/>
          </w:pPr>
        </w:pPrChange>
      </w:pPr>
      <w:ins w:id="318" w:author="JTT" w:date="2015-02-17T07:44:00Z">
        <w:r>
          <w:t>Taylor, I.G., Methot, R.D., 2013. Hiding or dead? A computationally efficient model of selective fisheries mortality. Fish. Res. 142, 75–85.</w:t>
        </w:r>
      </w:ins>
    </w:p>
    <w:p w14:paraId="591B3FF8" w14:textId="77777777" w:rsidR="00BA3791" w:rsidRDefault="00BA3791" w:rsidP="00BA3791">
      <w:pPr>
        <w:pStyle w:val="Bibliography"/>
        <w:rPr>
          <w:ins w:id="319" w:author="JTT" w:date="2015-02-17T07:44:00Z"/>
        </w:rPr>
        <w:pPrChange w:id="320" w:author="JTT" w:date="2015-02-17T07:44:00Z">
          <w:pPr>
            <w:widowControl w:val="0"/>
            <w:autoSpaceDE w:val="0"/>
            <w:autoSpaceDN w:val="0"/>
            <w:adjustRightInd w:val="0"/>
            <w:spacing w:after="0" w:line="240" w:lineRule="auto"/>
          </w:pPr>
        </w:pPrChange>
      </w:pPr>
      <w:ins w:id="321" w:author="JTT" w:date="2015-02-17T07:44:00Z">
        <w:r>
          <w:t>Thorson, J.T., In press. Spatio-temporal variation in fish condition is not consistently explained by density, temperature, or season for Northeast Pacific groundfishes.</w:t>
        </w:r>
      </w:ins>
    </w:p>
    <w:p w14:paraId="0571F6AC" w14:textId="77777777" w:rsidR="00BA3791" w:rsidRDefault="00BA3791" w:rsidP="00BA3791">
      <w:pPr>
        <w:pStyle w:val="Bibliography"/>
        <w:rPr>
          <w:ins w:id="322" w:author="JTT" w:date="2015-02-17T07:44:00Z"/>
        </w:rPr>
        <w:pPrChange w:id="323" w:author="JTT" w:date="2015-02-17T07:44:00Z">
          <w:pPr>
            <w:widowControl w:val="0"/>
            <w:autoSpaceDE w:val="0"/>
            <w:autoSpaceDN w:val="0"/>
            <w:adjustRightInd w:val="0"/>
            <w:spacing w:after="0" w:line="240" w:lineRule="auto"/>
          </w:pPr>
        </w:pPrChange>
      </w:pPr>
      <w:ins w:id="324" w:author="JTT" w:date="2015-02-17T07:44:00Z">
        <w:r>
          <w:t>Thorson, J.T., Minte-Vera, C., In press. Relative magnitude of cohort, age, and year effects on size at age of exploited marine fishes. Fish. Res.</w:t>
        </w:r>
      </w:ins>
    </w:p>
    <w:p w14:paraId="0010D558" w14:textId="77777777" w:rsidR="00BA3791" w:rsidRDefault="00BA3791" w:rsidP="00BA3791">
      <w:pPr>
        <w:pStyle w:val="Bibliography"/>
        <w:rPr>
          <w:ins w:id="325" w:author="JTT" w:date="2015-02-17T07:44:00Z"/>
        </w:rPr>
        <w:pPrChange w:id="326" w:author="JTT" w:date="2015-02-17T07:44:00Z">
          <w:pPr>
            <w:widowControl w:val="0"/>
            <w:autoSpaceDE w:val="0"/>
            <w:autoSpaceDN w:val="0"/>
            <w:adjustRightInd w:val="0"/>
            <w:spacing w:after="0" w:line="240" w:lineRule="auto"/>
          </w:pPr>
        </w:pPrChange>
      </w:pPr>
      <w:ins w:id="327" w:author="JTT" w:date="2015-02-17T07:44:00Z">
        <w:r>
          <w:t>Thorson, J.T., Minto, C., In press. Mixed effects: a unifying framework for modelling in aquatic ecology. ICES J. Mar. Sci.</w:t>
        </w:r>
      </w:ins>
    </w:p>
    <w:p w14:paraId="20D52E91" w14:textId="77777777" w:rsidR="00BA3791" w:rsidRDefault="00BA3791" w:rsidP="00BA3791">
      <w:pPr>
        <w:pStyle w:val="Bibliography"/>
        <w:rPr>
          <w:ins w:id="328" w:author="JTT" w:date="2015-02-17T07:44:00Z"/>
        </w:rPr>
        <w:pPrChange w:id="329" w:author="JTT" w:date="2015-02-17T07:44:00Z">
          <w:pPr>
            <w:widowControl w:val="0"/>
            <w:autoSpaceDE w:val="0"/>
            <w:autoSpaceDN w:val="0"/>
            <w:adjustRightInd w:val="0"/>
            <w:spacing w:after="0" w:line="240" w:lineRule="auto"/>
          </w:pPr>
        </w:pPrChange>
      </w:pPr>
      <w:ins w:id="330" w:author="JTT" w:date="2015-02-17T07:44:00Z">
        <w:r>
          <w:t>Thorson, J.T., Skaug, H., Kristensen, K., Shelton, A.O., Ward, E.J., Harms, J., Benante, J., In press. The importance of spatial models for estimating the strength of density dependence. Ecology. doi:http://dx.doi.org/10.1890/14-0739.1</w:t>
        </w:r>
      </w:ins>
    </w:p>
    <w:p w14:paraId="2D6840DA" w14:textId="77777777" w:rsidR="00BA3791" w:rsidRDefault="00BA3791" w:rsidP="00BA3791">
      <w:pPr>
        <w:pStyle w:val="Bibliography"/>
        <w:rPr>
          <w:ins w:id="331" w:author="JTT" w:date="2015-02-17T07:44:00Z"/>
        </w:rPr>
        <w:pPrChange w:id="332" w:author="JTT" w:date="2015-02-17T07:44:00Z">
          <w:pPr>
            <w:widowControl w:val="0"/>
            <w:autoSpaceDE w:val="0"/>
            <w:autoSpaceDN w:val="0"/>
            <w:adjustRightInd w:val="0"/>
            <w:spacing w:after="0" w:line="240" w:lineRule="auto"/>
          </w:pPr>
        </w:pPrChange>
      </w:pPr>
      <w:ins w:id="333" w:author="JTT" w:date="2015-02-17T07:44:00Z">
        <w:r>
          <w:t>Vincenzi, S., Mangel, M., Crivelli, A.J., Munch, S., Skaug, H.J., 2014. Determining Individual Variation in Growth and Its Implication for Life-History and Population Processes Using the Empirical Bayes Method. PLoS Comput Biol 10, e1003828. doi:10.1371/journal.pcbi.1003828</w:t>
        </w:r>
      </w:ins>
    </w:p>
    <w:p w14:paraId="138CB9F3" w14:textId="77777777" w:rsidR="00BA3791" w:rsidRDefault="00BA3791" w:rsidP="00BA3791">
      <w:pPr>
        <w:pStyle w:val="Bibliography"/>
        <w:rPr>
          <w:ins w:id="334" w:author="JTT" w:date="2015-02-17T07:44:00Z"/>
        </w:rPr>
        <w:pPrChange w:id="335" w:author="JTT" w:date="2015-02-17T07:44:00Z">
          <w:pPr>
            <w:widowControl w:val="0"/>
            <w:autoSpaceDE w:val="0"/>
            <w:autoSpaceDN w:val="0"/>
            <w:adjustRightInd w:val="0"/>
            <w:spacing w:after="0" w:line="240" w:lineRule="auto"/>
          </w:pPr>
        </w:pPrChange>
      </w:pPr>
      <w:ins w:id="336" w:author="JTT" w:date="2015-02-17T07:44:00Z">
        <w:r>
          <w:t>Xiao, Y., 1994. Growth Models with Corrections for the Retardative Effects of Tagging. Can. J. Fish. Aquat. Sci. 51, 263–267. doi:10.1139/f94-027</w:t>
        </w:r>
      </w:ins>
    </w:p>
    <w:p w14:paraId="4AD6AC1B" w14:textId="21DA194C" w:rsidR="005756B6" w:rsidRPr="00BA3791" w:rsidDel="0034058D" w:rsidRDefault="005756B6" w:rsidP="00BA3791">
      <w:pPr>
        <w:pStyle w:val="Bibliography"/>
        <w:rPr>
          <w:del w:id="337" w:author="JTT" w:date="2015-02-17T07:28:00Z"/>
        </w:rPr>
      </w:pPr>
      <w:del w:id="338" w:author="JTT" w:date="2015-02-17T07:28:00Z">
        <w:r w:rsidRPr="00BA3791" w:rsidDel="0034058D">
          <w:delText>Akaike, H., 1998. Information Theory and an Extension of the Maximum Likelihood Principle, in: Parzen, E., Tanabe, K., Kitagawa, G. (Eds.), Selected Papers of Hirotugu Akaike. Springer New York, New York, NY, pp. 199–213.</w:delText>
        </w:r>
      </w:del>
    </w:p>
    <w:p w14:paraId="289552E3" w14:textId="7CFB3C86" w:rsidR="005756B6" w:rsidRPr="00BA3791" w:rsidDel="0034058D" w:rsidRDefault="005756B6" w:rsidP="00BA3791">
      <w:pPr>
        <w:pStyle w:val="Bibliography"/>
        <w:rPr>
          <w:del w:id="339" w:author="JTT" w:date="2015-02-17T07:28:00Z"/>
        </w:rPr>
      </w:pPr>
      <w:del w:id="340" w:author="JTT" w:date="2015-02-17T07:28:00Z">
        <w:r w:rsidRPr="00BA3791" w:rsidDel="0034058D">
          <w:delText>Biro, P.A., Sampson, P., 2015. Fishing directly selects on growth rate via behaviour: implications of growth-selection that is independent of size. Proc. R. Soc. B Biol. Sci. 282, 20142283–20142283. doi:10.1098/rspb.2014.2283</w:delText>
        </w:r>
      </w:del>
    </w:p>
    <w:p w14:paraId="0399A875" w14:textId="2861D6A4" w:rsidR="005756B6" w:rsidRPr="00BA3791" w:rsidDel="0034058D" w:rsidRDefault="005756B6" w:rsidP="00BA3791">
      <w:pPr>
        <w:pStyle w:val="Bibliography"/>
        <w:rPr>
          <w:del w:id="341" w:author="JTT" w:date="2015-02-17T07:28:00Z"/>
        </w:rPr>
      </w:pPr>
      <w:del w:id="342" w:author="JTT" w:date="2015-02-17T07:28:00Z">
        <w:r w:rsidRPr="00BA3791" w:rsidDel="0034058D">
          <w:delText>Black, B.A., Schroeder, I.D., Sydeman, W.J., Bograd, S.J., Lawson, P.W., 2010. Wintertime ocean conditions synchronize rockfish growth and seabird reproduction in the central California Current ecosystem. Can. J. Fish. Aquat. Sci. 67, 1149–1158.</w:delText>
        </w:r>
      </w:del>
    </w:p>
    <w:p w14:paraId="38E049C0" w14:textId="1AE9F0A3" w:rsidR="005756B6" w:rsidRPr="00BA3791" w:rsidDel="0034058D" w:rsidRDefault="005756B6" w:rsidP="00BA3791">
      <w:pPr>
        <w:pStyle w:val="Bibliography"/>
        <w:rPr>
          <w:del w:id="343" w:author="JTT" w:date="2015-02-17T07:28:00Z"/>
        </w:rPr>
      </w:pPr>
      <w:del w:id="344" w:author="JTT" w:date="2015-02-17T07:28:00Z">
        <w:r w:rsidRPr="00BA3791" w:rsidDel="0034058D">
          <w:delText>Brooks, M.E., McCoy, M.W., Bolker, B.M., 2013. A Method for Detecting Positive Growth Autocorrelation without Marking Individuals. PLoS ONE 8, e76389. doi:10.1371/journal.pone.0076389</w:delText>
        </w:r>
      </w:del>
    </w:p>
    <w:p w14:paraId="0F7A1BE7" w14:textId="6BDD6ADC" w:rsidR="005756B6" w:rsidRPr="00BA3791" w:rsidDel="0034058D" w:rsidRDefault="005756B6" w:rsidP="00BA3791">
      <w:pPr>
        <w:pStyle w:val="Bibliography"/>
        <w:rPr>
          <w:del w:id="345" w:author="JTT" w:date="2015-02-17T07:28:00Z"/>
        </w:rPr>
      </w:pPr>
      <w:del w:id="346" w:author="JTT" w:date="2015-02-17T07:28:00Z">
        <w:r w:rsidRPr="00BA3791" w:rsidDel="0034058D">
          <w:delText>Dubula, O., Groeneveld, J.C., Santos, J., van Zyl, D.L., Brouwer, S.L., van den Heever, N., McCue, S.A., 2005. Effects of tag-related injuries and timing of tagging on growth of rock lobster, Jasus lalandii. Fish. Res. 74, 1–10. doi:10.1016/j.fishres.2005.04.004</w:delText>
        </w:r>
      </w:del>
    </w:p>
    <w:p w14:paraId="5A8D1587" w14:textId="694800F0" w:rsidR="005756B6" w:rsidRPr="00BA3791" w:rsidDel="0034058D" w:rsidRDefault="005756B6" w:rsidP="00BA3791">
      <w:pPr>
        <w:pStyle w:val="Bibliography"/>
        <w:rPr>
          <w:del w:id="347" w:author="JTT" w:date="2015-02-17T07:28:00Z"/>
        </w:rPr>
      </w:pPr>
      <w:del w:id="348" w:author="JTT" w:date="2015-02-17T07:28:00Z">
        <w:r w:rsidRPr="00BA3791" w:rsidDel="0034058D">
          <w:delText>Dunn, A., Horn, P.L., Hanchet, S.M., 2006. Revised estimates of the biological parameters for Antarctic toothfish (Dissostichus mawsoni) in the Ross Sea. WG-FSA-SAM 06/8, 1–14.</w:delText>
        </w:r>
      </w:del>
    </w:p>
    <w:p w14:paraId="717FC71D" w14:textId="06958E1C" w:rsidR="005756B6" w:rsidRPr="00BA3791" w:rsidDel="0034058D" w:rsidRDefault="005756B6" w:rsidP="00BA3791">
      <w:pPr>
        <w:pStyle w:val="Bibliography"/>
        <w:rPr>
          <w:del w:id="349" w:author="JTT" w:date="2015-02-17T07:28:00Z"/>
        </w:rPr>
      </w:pPr>
      <w:del w:id="350" w:author="JTT" w:date="2015-02-17T07:28:00Z">
        <w:r w:rsidRPr="00BA3791" w:rsidDel="0034058D">
          <w:delText>Eveson, J.P., Laslett, G.M., Polacheck, T., 2004. An integrated model for growth incorporating tag-recapture, length-frequency, and direct aging data. Can. J. Fish. Aquat. Sci. 61, 292–306. doi:10.1139/f03-163</w:delText>
        </w:r>
      </w:del>
    </w:p>
    <w:p w14:paraId="4E069307" w14:textId="7BA2E8CA" w:rsidR="005756B6" w:rsidRPr="00BA3791" w:rsidDel="0034058D" w:rsidRDefault="005756B6" w:rsidP="00BA3791">
      <w:pPr>
        <w:pStyle w:val="Bibliography"/>
        <w:rPr>
          <w:del w:id="351" w:author="JTT" w:date="2015-02-17T07:28:00Z"/>
        </w:rPr>
      </w:pPr>
      <w:del w:id="352" w:author="JTT" w:date="2015-02-17T07:28:00Z">
        <w:r w:rsidRPr="00BA3791" w:rsidDel="0034058D">
          <w:delText>Francis, R., 1988. Maximum likelihood estimation of growth and growth variability from tagging data. N. Z. J. Mar. Freshw. Res. 22, 43–51.</w:delText>
        </w:r>
      </w:del>
    </w:p>
    <w:p w14:paraId="6D43582B" w14:textId="657F5D39" w:rsidR="005756B6" w:rsidRPr="00BA3791" w:rsidDel="0034058D" w:rsidRDefault="005756B6" w:rsidP="00BA3791">
      <w:pPr>
        <w:pStyle w:val="Bibliography"/>
        <w:rPr>
          <w:del w:id="353" w:author="JTT" w:date="2015-02-17T07:28:00Z"/>
        </w:rPr>
      </w:pPr>
      <w:del w:id="354" w:author="JTT" w:date="2015-02-17T07:28:00Z">
        <w:r w:rsidRPr="00BA3791" w:rsidDel="0034058D">
          <w:delText>Gelman, A., 2005. Analysis of variance—why it is more important than ever. Ann. Stat. 33, 1–53.</w:delText>
        </w:r>
      </w:del>
    </w:p>
    <w:p w14:paraId="4B9A67A6" w14:textId="3882DCA5" w:rsidR="005756B6" w:rsidRPr="00BA3791" w:rsidDel="0034058D" w:rsidRDefault="005756B6" w:rsidP="00BA3791">
      <w:pPr>
        <w:pStyle w:val="Bibliography"/>
        <w:rPr>
          <w:del w:id="355" w:author="JTT" w:date="2015-02-17T07:28:00Z"/>
        </w:rPr>
      </w:pPr>
      <w:del w:id="356" w:author="JTT" w:date="2015-02-17T07:28:00Z">
        <w:r w:rsidRPr="00BA3791" w:rsidDel="0034058D">
          <w:delText>Gertseva, V.V., Cope, J.M., Matson, S.E., 2010. Growth variability in the splitnose rockfish Sebastes diploproa of the northeast Pacific Ocean: pattern revisited. Mar. Ecol. Prog. Ser. 413, 125–136.</w:delText>
        </w:r>
      </w:del>
    </w:p>
    <w:p w14:paraId="7D873939" w14:textId="17E79813" w:rsidR="005756B6" w:rsidRPr="00BA3791" w:rsidDel="0034058D" w:rsidRDefault="005756B6" w:rsidP="00BA3791">
      <w:pPr>
        <w:pStyle w:val="Bibliography"/>
        <w:rPr>
          <w:del w:id="357" w:author="JTT" w:date="2015-02-17T07:28:00Z"/>
        </w:rPr>
      </w:pPr>
      <w:del w:id="358" w:author="JTT" w:date="2015-02-17T07:28:00Z">
        <w:r w:rsidRPr="00BA3791" w:rsidDel="0034058D">
          <w:delText>Hordyk, A.R., Loneragan, N.R., Prince, J.D., 2015. An evaluation of an iterative harvest strategy for data-poor fisheries using the length-based spawning potential ratio assessment methodology. Fish. Res. doi:10.1016/j.fishres.2014.12.018</w:delText>
        </w:r>
      </w:del>
    </w:p>
    <w:p w14:paraId="47AB2B74" w14:textId="6789040B" w:rsidR="005756B6" w:rsidRPr="00BA3791" w:rsidDel="0034058D" w:rsidRDefault="005756B6" w:rsidP="00BA3791">
      <w:pPr>
        <w:pStyle w:val="Bibliography"/>
        <w:rPr>
          <w:del w:id="359" w:author="JTT" w:date="2015-02-17T07:28:00Z"/>
        </w:rPr>
      </w:pPr>
      <w:del w:id="360" w:author="JTT" w:date="2015-02-17T07:28:00Z">
        <w:r w:rsidRPr="00BA3791" w:rsidDel="0034058D">
          <w:delText>Kristensen, K., 2014. General random effect model builder tool inspired by ADMB.</w:delText>
        </w:r>
      </w:del>
    </w:p>
    <w:p w14:paraId="0CAEE2C7" w14:textId="0A5F2A88" w:rsidR="005756B6" w:rsidRPr="00BA3791" w:rsidDel="0034058D" w:rsidRDefault="005756B6" w:rsidP="00BA3791">
      <w:pPr>
        <w:pStyle w:val="Bibliography"/>
        <w:rPr>
          <w:del w:id="361" w:author="JTT" w:date="2015-02-17T07:28:00Z"/>
        </w:rPr>
      </w:pPr>
      <w:del w:id="362" w:author="JTT" w:date="2015-02-17T07:28:00Z">
        <w:r w:rsidRPr="00BA3791" w:rsidDel="0034058D">
          <w:delText>Kristensen, K., Nielsen, A., Berg, C.W., Skaug, H.J., In press. Template Model Builder TMB. J. Stat. Softw.</w:delText>
        </w:r>
      </w:del>
    </w:p>
    <w:p w14:paraId="2C3E9368" w14:textId="7D8212D7" w:rsidR="005756B6" w:rsidRPr="00BA3791" w:rsidDel="0034058D" w:rsidRDefault="005756B6" w:rsidP="00BA3791">
      <w:pPr>
        <w:pStyle w:val="Bibliography"/>
        <w:rPr>
          <w:del w:id="363" w:author="JTT" w:date="2015-02-17T07:28:00Z"/>
        </w:rPr>
      </w:pPr>
      <w:del w:id="364" w:author="JTT" w:date="2015-02-17T07:28:00Z">
        <w:r w:rsidRPr="00BA3791" w:rsidDel="0034058D">
          <w:delText>Larsen, D.P., Kincaid, T.M., Jacobs, S.E., Urquhart, N.S., 2001. Designs for Evaluating Local and Regional Scale Trends. BioScience 51, 1069–1078. doi:10.1641/0006-3568(2001)051[1069:DFELAR]2.0.CO;2</w:delText>
        </w:r>
      </w:del>
    </w:p>
    <w:p w14:paraId="77A9CF93" w14:textId="37FD4820" w:rsidR="005756B6" w:rsidRPr="00BA3791" w:rsidDel="0034058D" w:rsidRDefault="005756B6" w:rsidP="00BA3791">
      <w:pPr>
        <w:pStyle w:val="Bibliography"/>
        <w:rPr>
          <w:del w:id="365" w:author="JTT" w:date="2015-02-17T07:28:00Z"/>
        </w:rPr>
      </w:pPr>
      <w:del w:id="366" w:author="JTT" w:date="2015-02-17T07:28:00Z">
        <w:r w:rsidRPr="00BA3791" w:rsidDel="0034058D">
          <w:delText>Punt, A.E., 2008. Refocusing stock assessment in support of policy evaluation, in: Tsukamoto, K., Kawamura, T., Takeuchi, T., Beard, T.D., Kaiser, M.J. (Eds.), Fisheries for Global Welfare and Environment. TerraPub, Tokyo, pp. 139–152.</w:delText>
        </w:r>
      </w:del>
    </w:p>
    <w:p w14:paraId="488D2F97" w14:textId="5AC95C20" w:rsidR="005756B6" w:rsidRPr="00BA3791" w:rsidDel="0034058D" w:rsidRDefault="005756B6" w:rsidP="00BA3791">
      <w:pPr>
        <w:pStyle w:val="Bibliography"/>
        <w:rPr>
          <w:del w:id="367" w:author="JTT" w:date="2015-02-17T07:28:00Z"/>
        </w:rPr>
      </w:pPr>
      <w:del w:id="368" w:author="JTT" w:date="2015-02-17T07:28:00Z">
        <w:r w:rsidRPr="00BA3791" w:rsidDel="0034058D">
          <w:delText>Punt, A.E., Haddon, M., McGarvey, R., In review. Estimating Growth within size-structured fishery stock assessments: What is the state of the art and what does the future look like?</w:delText>
        </w:r>
      </w:del>
    </w:p>
    <w:p w14:paraId="6B6790FD" w14:textId="23361D79" w:rsidR="005756B6" w:rsidRPr="00BA3791" w:rsidDel="0034058D" w:rsidRDefault="005756B6" w:rsidP="00BA3791">
      <w:pPr>
        <w:pStyle w:val="Bibliography"/>
        <w:rPr>
          <w:del w:id="369" w:author="JTT" w:date="2015-02-17T07:28:00Z"/>
        </w:rPr>
      </w:pPr>
      <w:del w:id="370" w:author="JTT" w:date="2015-02-17T07:28:00Z">
        <w:r w:rsidRPr="00BA3791" w:rsidDel="0034058D">
          <w:delText>R Core Development Team, 2013. R: A Language and Environment for Statistical Computing. R Foundation for Statistical Computing, Vienna, Austria.</w:delText>
        </w:r>
      </w:del>
    </w:p>
    <w:p w14:paraId="7F3231A4" w14:textId="6F2B30B1" w:rsidR="005756B6" w:rsidRPr="00BA3791" w:rsidDel="0034058D" w:rsidRDefault="005756B6" w:rsidP="00BA3791">
      <w:pPr>
        <w:pStyle w:val="Bibliography"/>
        <w:rPr>
          <w:del w:id="371" w:author="JTT" w:date="2015-02-17T07:28:00Z"/>
        </w:rPr>
      </w:pPr>
      <w:del w:id="372" w:author="JTT" w:date="2015-02-17T07:28:00Z">
        <w:r w:rsidRPr="00BA3791" w:rsidDel="0034058D">
          <w:delText>Sainsbury, K.J., 1980. Effect of individual variability on the von Bertalanffy growth equation. Can. J. Fish. Aquat. Sci. 37, 241–247.</w:delText>
        </w:r>
      </w:del>
    </w:p>
    <w:p w14:paraId="43A76AF9" w14:textId="5045B55E" w:rsidR="005756B6" w:rsidRPr="00BA3791" w:rsidDel="0034058D" w:rsidRDefault="005756B6" w:rsidP="00BA3791">
      <w:pPr>
        <w:pStyle w:val="Bibliography"/>
        <w:rPr>
          <w:del w:id="373" w:author="JTT" w:date="2015-02-17T07:28:00Z"/>
        </w:rPr>
      </w:pPr>
      <w:del w:id="374" w:author="JTT" w:date="2015-02-17T07:28:00Z">
        <w:r w:rsidRPr="00BA3791" w:rsidDel="0034058D">
          <w:delText>Sainsbury, K.J., Punt, A.E., Smith, A.D.., 2000. Design of operational management strategies for achieving fishery ecosystem objectives. ICES J. Mar. Sci. J. Cons. 57, 731–741.</w:delText>
        </w:r>
      </w:del>
    </w:p>
    <w:p w14:paraId="08BF98D2" w14:textId="4D1E8ED2" w:rsidR="005756B6" w:rsidRPr="00BA3791" w:rsidDel="0034058D" w:rsidRDefault="005756B6" w:rsidP="00BA3791">
      <w:pPr>
        <w:pStyle w:val="Bibliography"/>
        <w:rPr>
          <w:del w:id="375" w:author="JTT" w:date="2015-02-17T07:28:00Z"/>
        </w:rPr>
      </w:pPr>
      <w:del w:id="376" w:author="JTT" w:date="2015-02-17T07:28:00Z">
        <w:r w:rsidRPr="00BA3791" w:rsidDel="0034058D">
          <w:delText>Santos, J., Groeneveld, J.C., 2015. Accounting for tag-induced growth retardation in spiny lobsters using censoring and modelling approaches. Fish. Res. 161, 166–173. doi:10.1016/j.fishres.2014.07.008</w:delText>
        </w:r>
      </w:del>
    </w:p>
    <w:p w14:paraId="395652E8" w14:textId="5E1C9237" w:rsidR="005756B6" w:rsidRPr="00BA3791" w:rsidDel="0034058D" w:rsidRDefault="005756B6" w:rsidP="00BA3791">
      <w:pPr>
        <w:pStyle w:val="Bibliography"/>
        <w:rPr>
          <w:del w:id="377" w:author="JTT" w:date="2015-02-17T07:28:00Z"/>
        </w:rPr>
      </w:pPr>
      <w:del w:id="378" w:author="JTT" w:date="2015-02-17T07:28:00Z">
        <w:r w:rsidRPr="00BA3791" w:rsidDel="0034058D">
          <w:delText>Shelton, A.O., Satterthwaite, W.H., Beakes, M.P., Munch, S.B., Sogard, S.M., Mangel, M., 2013. Separating intrinsic and environmental contributions to growth and their population consequences. Am. Nat. 181, 799–814.</w:delText>
        </w:r>
      </w:del>
    </w:p>
    <w:p w14:paraId="3FB764F9" w14:textId="11C397E9" w:rsidR="005756B6" w:rsidRPr="00BA3791" w:rsidDel="0034058D" w:rsidRDefault="005756B6" w:rsidP="00BA3791">
      <w:pPr>
        <w:pStyle w:val="Bibliography"/>
        <w:rPr>
          <w:del w:id="379" w:author="JTT" w:date="2015-02-17T07:28:00Z"/>
        </w:rPr>
      </w:pPr>
      <w:del w:id="380" w:author="JTT" w:date="2015-02-17T07:28:00Z">
        <w:r w:rsidRPr="00BA3791" w:rsidDel="0034058D">
          <w:delText>Shelton, A.O., Thorson, J.T., Ward, E.J., Feist, B.E., 2014. Spatial semiparametric models improve estimates of species abundance and distribution. Can. J. Fish. Aquat. Sci. 71, 1655–1666. doi:10.1139/cjfas-2013-0508</w:delText>
        </w:r>
      </w:del>
    </w:p>
    <w:p w14:paraId="79A9845D" w14:textId="2990EFA6" w:rsidR="005756B6" w:rsidRPr="00BA3791" w:rsidDel="0034058D" w:rsidRDefault="005756B6" w:rsidP="00BA3791">
      <w:pPr>
        <w:pStyle w:val="Bibliography"/>
        <w:rPr>
          <w:del w:id="381" w:author="JTT" w:date="2015-02-17T07:28:00Z"/>
        </w:rPr>
      </w:pPr>
      <w:del w:id="382" w:author="JTT" w:date="2015-02-17T07:28:00Z">
        <w:r w:rsidRPr="00BA3791" w:rsidDel="0034058D">
          <w:delText>Stawitz, C.C., Essington, T.E., Branch, T.A., Haltuch, M.A., Hollowed, A.B., Spencer, P.D., In review. A state-space approach for measuring growth variation and application to North Pacific groundfish.</w:delText>
        </w:r>
      </w:del>
    </w:p>
    <w:p w14:paraId="7747D0CE" w14:textId="023A9D4E" w:rsidR="005756B6" w:rsidRPr="00BA3791" w:rsidDel="0034058D" w:rsidRDefault="005756B6" w:rsidP="00BA3791">
      <w:pPr>
        <w:pStyle w:val="Bibliography"/>
        <w:rPr>
          <w:del w:id="383" w:author="JTT" w:date="2015-02-17T07:28:00Z"/>
        </w:rPr>
      </w:pPr>
      <w:del w:id="384" w:author="JTT" w:date="2015-02-17T07:28:00Z">
        <w:r w:rsidRPr="00BA3791" w:rsidDel="0034058D">
          <w:delText>Taylor, I.G., Methot, R.D., 2013. Hiding or dead? A computationally efficient model of selective fisheries mortality. Fish. Res. 142, 75–85.</w:delText>
        </w:r>
      </w:del>
    </w:p>
    <w:p w14:paraId="192253C4" w14:textId="4B789B1A" w:rsidR="005756B6" w:rsidRPr="00BA3791" w:rsidDel="0034058D" w:rsidRDefault="005756B6" w:rsidP="00BA3791">
      <w:pPr>
        <w:pStyle w:val="Bibliography"/>
        <w:rPr>
          <w:del w:id="385" w:author="JTT" w:date="2015-02-17T07:28:00Z"/>
        </w:rPr>
      </w:pPr>
      <w:del w:id="386" w:author="JTT" w:date="2015-02-17T07:28:00Z">
        <w:r w:rsidRPr="00BA3791" w:rsidDel="0034058D">
          <w:delText>Thorson, J.T., In press. Spatio-temporal variation in fish condition is not consistently explained by density, temperature, or season for Northeast Pacific groundfishes.</w:delText>
        </w:r>
      </w:del>
    </w:p>
    <w:p w14:paraId="54F45374" w14:textId="59BEAF10" w:rsidR="005756B6" w:rsidRPr="00BA3791" w:rsidDel="0034058D" w:rsidRDefault="005756B6" w:rsidP="00BA3791">
      <w:pPr>
        <w:pStyle w:val="Bibliography"/>
        <w:rPr>
          <w:del w:id="387" w:author="JTT" w:date="2015-02-17T07:28:00Z"/>
        </w:rPr>
      </w:pPr>
      <w:del w:id="388" w:author="JTT" w:date="2015-02-17T07:28:00Z">
        <w:r w:rsidRPr="00BA3791" w:rsidDel="0034058D">
          <w:delText>Thorson, J.T., Minte-Vera, C., In press. Relative magnitude of cohort, age, and year effects on size at age of exploited marine fishes. Fish. Res.</w:delText>
        </w:r>
      </w:del>
    </w:p>
    <w:p w14:paraId="3C326D65" w14:textId="0577D9DD" w:rsidR="005756B6" w:rsidRPr="00BA3791" w:rsidDel="0034058D" w:rsidRDefault="005756B6" w:rsidP="00BA3791">
      <w:pPr>
        <w:pStyle w:val="Bibliography"/>
        <w:rPr>
          <w:del w:id="389" w:author="JTT" w:date="2015-02-17T07:28:00Z"/>
        </w:rPr>
      </w:pPr>
      <w:del w:id="390" w:author="JTT" w:date="2015-02-17T07:28:00Z">
        <w:r w:rsidRPr="00BA3791" w:rsidDel="0034058D">
          <w:delText>Thorson, J.T., Minto, C., In press. Mixed effects: a unifying framework for modelling in aquatic ecology. ICES J. Mar. Sci.</w:delText>
        </w:r>
      </w:del>
    </w:p>
    <w:p w14:paraId="759B96E0" w14:textId="78E8E8D1" w:rsidR="005756B6" w:rsidRPr="00BA3791" w:rsidDel="0034058D" w:rsidRDefault="005756B6" w:rsidP="00BA3791">
      <w:pPr>
        <w:pStyle w:val="Bibliography"/>
        <w:rPr>
          <w:del w:id="391" w:author="JTT" w:date="2015-02-17T07:28:00Z"/>
        </w:rPr>
      </w:pPr>
      <w:del w:id="392" w:author="JTT" w:date="2015-02-17T07:28:00Z">
        <w:r w:rsidRPr="00BA3791" w:rsidDel="0034058D">
          <w:delText>Thorson, J.T., Skaug, H., Kristensen, K., Shelton, A.O., Ward, E.J., Harms, J., Benante, J., In press. The importance of spatial models for estimating the strength of density dependence. Ecology. doi:http://dx.doi.org/10.1890/14-0739.1</w:delText>
        </w:r>
      </w:del>
    </w:p>
    <w:p w14:paraId="6CF811BF" w14:textId="5A2E4215" w:rsidR="005756B6" w:rsidRPr="00BA3791" w:rsidDel="0034058D" w:rsidRDefault="005756B6" w:rsidP="00BA3791">
      <w:pPr>
        <w:pStyle w:val="Bibliography"/>
        <w:rPr>
          <w:del w:id="393" w:author="JTT" w:date="2015-02-17T07:28:00Z"/>
        </w:rPr>
      </w:pPr>
      <w:del w:id="394" w:author="JTT" w:date="2015-02-17T07:28:00Z">
        <w:r w:rsidRPr="00BA3791" w:rsidDel="0034058D">
          <w:delText>Vincenzi, S., Mangel, M., Crivelli, A.J., Munch, S., Skaug, H.J., 2014. Determining Individual Variation in Growth and Its Implication for Life-History and Population Processes Using the Empirical Bayes Method. PLoS Comput Biol 10, e1003828. doi:10.1371/journal.pcbi.1003828</w:delText>
        </w:r>
      </w:del>
    </w:p>
    <w:p w14:paraId="03CDCEB1" w14:textId="5725C540" w:rsidR="005756B6" w:rsidRPr="00BA3791" w:rsidDel="0034058D" w:rsidRDefault="005756B6" w:rsidP="00BA3791">
      <w:pPr>
        <w:pStyle w:val="Bibliography"/>
        <w:rPr>
          <w:del w:id="395" w:author="JTT" w:date="2015-02-17T07:28:00Z"/>
        </w:rPr>
      </w:pPr>
      <w:del w:id="396" w:author="JTT" w:date="2015-02-17T07:28:00Z">
        <w:r w:rsidRPr="00BA3791" w:rsidDel="0034058D">
          <w:delText>Xiao, Y., 1994. Growth Models with Corrections for the Retardative Effects of Tagging. Can. J. Fish. Aquat. Sci. 51, 263–267. doi:10.1139/f94-027</w:delText>
        </w:r>
      </w:del>
    </w:p>
    <w:p w14:paraId="28966ECE" w14:textId="69D51F3D" w:rsidR="00A94EC6" w:rsidRPr="0089043B" w:rsidRDefault="00AB2A7D" w:rsidP="00BA3791">
      <w:pPr>
        <w:pStyle w:val="Bibliography"/>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
      <w:r w:rsidRPr="009C37AB">
        <w:fldChar w:fldCharType="end"/>
      </w:r>
    </w:p>
    <w:p w14:paraId="274A2D50" w14:textId="1A9A3F90" w:rsidR="00883C74" w:rsidRPr="00883C74" w:rsidRDefault="00883C74" w:rsidP="00883C74">
      <w:pPr>
        <w:pStyle w:val="Caption"/>
        <w:keepNext/>
        <w:rPr>
          <w:i w:val="0"/>
          <w:color w:val="auto"/>
          <w:sz w:val="24"/>
          <w:szCs w:val="24"/>
        </w:rPr>
      </w:pPr>
      <w:bookmarkStart w:id="397"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FF1879">
        <w:rPr>
          <w:i w:val="0"/>
          <w:noProof/>
          <w:color w:val="auto"/>
          <w:sz w:val="24"/>
          <w:szCs w:val="24"/>
        </w:rPr>
        <w:t>1</w:t>
      </w:r>
      <w:r w:rsidRPr="00883C74">
        <w:rPr>
          <w:i w:val="0"/>
          <w:color w:val="auto"/>
          <w:sz w:val="24"/>
          <w:szCs w:val="24"/>
        </w:rPr>
        <w:fldChar w:fldCharType="end"/>
      </w:r>
      <w:bookmarkEnd w:id="397"/>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34058D"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398"/>
            <w:r w:rsidRPr="00B17755">
              <w:rPr>
                <w:rFonts w:ascii="Times New Roman" w:hAnsi="Times New Roman" w:cs="Times New Roman"/>
                <w:sz w:val="24"/>
                <w:szCs w:val="24"/>
                <w:highlight w:val="yellow"/>
              </w:rPr>
              <w:t>?</w:t>
            </w:r>
            <w:commentRangeEnd w:id="398"/>
            <w:r>
              <w:rPr>
                <w:rStyle w:val="CommentReference"/>
              </w:rPr>
              <w:commentReference w:id="398"/>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34058D"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34058D"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34058D"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0C285D13" w:rsidR="00D01717" w:rsidRPr="00D01717" w:rsidRDefault="00D01717" w:rsidP="00D01717">
      <w:pPr>
        <w:pStyle w:val="Caption"/>
        <w:keepNext/>
        <w:rPr>
          <w:i w:val="0"/>
          <w:color w:val="000000" w:themeColor="text1"/>
          <w:sz w:val="24"/>
          <w:szCs w:val="24"/>
        </w:rPr>
      </w:pPr>
      <w:bookmarkStart w:id="399" w:name="_Ref410907158"/>
      <w:bookmarkStart w:id="400" w:name="_Ref411934157"/>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2</w:t>
      </w:r>
      <w:r w:rsidRPr="00D01717">
        <w:rPr>
          <w:i w:val="0"/>
          <w:color w:val="000000" w:themeColor="text1"/>
          <w:sz w:val="24"/>
          <w:szCs w:val="24"/>
        </w:rPr>
        <w:fldChar w:fldCharType="end"/>
      </w:r>
      <w:bookmarkEnd w:id="399"/>
      <w:bookmarkEnd w:id="400"/>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33BEB8A5" w14:textId="77777777" w:rsidR="00017955" w:rsidRDefault="00017955">
      <w:pPr>
        <w:rPr>
          <w:iCs/>
          <w:color w:val="000000" w:themeColor="text1"/>
          <w:sz w:val="24"/>
          <w:szCs w:val="24"/>
        </w:rPr>
      </w:pPr>
      <w:bookmarkStart w:id="401" w:name="_Ref411934690"/>
      <w:r>
        <w:rPr>
          <w:i/>
          <w:color w:val="000000" w:themeColor="text1"/>
          <w:sz w:val="24"/>
          <w:szCs w:val="24"/>
        </w:rPr>
        <w:br w:type="page"/>
      </w:r>
    </w:p>
    <w:p w14:paraId="11F8E667" w14:textId="1CCE5C7C"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3</w:t>
      </w:r>
      <w:r w:rsidRPr="00D01717">
        <w:rPr>
          <w:i w:val="0"/>
          <w:color w:val="000000" w:themeColor="text1"/>
          <w:sz w:val="24"/>
          <w:szCs w:val="24"/>
        </w:rPr>
        <w:fldChar w:fldCharType="end"/>
      </w:r>
      <w:bookmarkEnd w:id="401"/>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139B27D2" w14:textId="77777777" w:rsidR="00C355E0" w:rsidRDefault="00C355E0">
      <w:pPr>
        <w:rPr>
          <w:i/>
          <w:sz w:val="24"/>
          <w:szCs w:val="24"/>
        </w:rPr>
      </w:pPr>
      <w:bookmarkStart w:id="402" w:name="_Ref410371769"/>
      <w:r>
        <w:rPr>
          <w:i/>
          <w:sz w:val="24"/>
          <w:szCs w:val="24"/>
        </w:rPr>
        <w:br w:type="page"/>
      </w:r>
    </w:p>
    <w:p w14:paraId="5120D52E" w14:textId="43A532C6" w:rsidR="00C355E0" w:rsidRPr="00DB6525" w:rsidRDefault="00C355E0" w:rsidP="00C355E0">
      <w:pPr>
        <w:pStyle w:val="Caption"/>
        <w:keepNext/>
        <w:rPr>
          <w:i w:val="0"/>
          <w:color w:val="auto"/>
          <w:sz w:val="24"/>
          <w:szCs w:val="24"/>
        </w:rPr>
      </w:pPr>
      <w:bookmarkStart w:id="403" w:name="_Ref411934431"/>
      <w:commentRangeStart w:id="404"/>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FF1879">
        <w:rPr>
          <w:i w:val="0"/>
          <w:noProof/>
          <w:color w:val="auto"/>
          <w:sz w:val="24"/>
          <w:szCs w:val="24"/>
        </w:rPr>
        <w:t>4</w:t>
      </w:r>
      <w:r w:rsidRPr="00DB6525">
        <w:rPr>
          <w:i w:val="0"/>
          <w:color w:val="auto"/>
          <w:sz w:val="24"/>
          <w:szCs w:val="24"/>
        </w:rPr>
        <w:fldChar w:fldCharType="end"/>
      </w:r>
      <w:bookmarkEnd w:id="403"/>
      <w:r>
        <w:rPr>
          <w:i w:val="0"/>
          <w:color w:val="auto"/>
          <w:sz w:val="24"/>
          <w:szCs w:val="24"/>
        </w:rPr>
        <w:t>: Estimated parameter values in each of the four case study models by sex (</w:t>
      </w:r>
      <w:r w:rsidRPr="00D5011F">
        <w:rPr>
          <w:color w:val="auto"/>
          <w:sz w:val="24"/>
          <w:szCs w:val="24"/>
        </w:rPr>
        <w:t>s</w:t>
      </w:r>
      <w:r>
        <w:rPr>
          <w:i w:val="0"/>
          <w:color w:val="auto"/>
          <w:sz w:val="24"/>
          <w:szCs w:val="24"/>
        </w:rPr>
        <w:t xml:space="preserve">).  </w:t>
      </w:r>
      <w:r w:rsidR="00540FE9" w:rsidRPr="00E87996">
        <w:rPr>
          <w:rFonts w:ascii="Times New Roman" w:hAnsi="Times New Roman" w:cs="Times New Roman"/>
          <w:b/>
          <w:color w:val="auto"/>
          <w:sz w:val="24"/>
          <w:szCs w:val="24"/>
        </w:rPr>
        <w:t>∆</w:t>
      </w:r>
      <w:r>
        <w:rPr>
          <w:i w:val="0"/>
          <w:color w:val="auto"/>
          <w:sz w:val="24"/>
          <w:szCs w:val="24"/>
        </w:rPr>
        <w:t>AIC is the</w:t>
      </w:r>
      <w:r w:rsidR="00540FE9">
        <w:rPr>
          <w:i w:val="0"/>
          <w:color w:val="auto"/>
          <w:sz w:val="24"/>
          <w:szCs w:val="24"/>
        </w:rPr>
        <w:t xml:space="preserve"> </w:t>
      </w:r>
      <w:r w:rsidR="00526985">
        <w:rPr>
          <w:i w:val="0"/>
          <w:color w:val="auto"/>
          <w:sz w:val="24"/>
          <w:szCs w:val="24"/>
        </w:rPr>
        <w:t>difference</w:t>
      </w:r>
      <w:r w:rsidR="00540FE9">
        <w:rPr>
          <w:i w:val="0"/>
          <w:color w:val="auto"/>
          <w:sz w:val="24"/>
          <w:szCs w:val="24"/>
        </w:rPr>
        <w:t xml:space="preserve"> in</w:t>
      </w:r>
      <w:r>
        <w:rPr>
          <w:i w:val="0"/>
          <w:color w:val="auto"/>
          <w:sz w:val="24"/>
          <w:szCs w:val="24"/>
        </w:rPr>
        <w:t xml:space="preserve"> Akaike Information Criterion</w:t>
      </w:r>
      <w:r w:rsidR="00526985">
        <w:rPr>
          <w:i w:val="0"/>
          <w:color w:val="auto"/>
          <w:sz w:val="24"/>
          <w:szCs w:val="24"/>
        </w:rPr>
        <w:t xml:space="preserve"> between the current model and the model without any random-effects</w:t>
      </w:r>
      <w:r>
        <w:rPr>
          <w:i w:val="0"/>
          <w:color w:val="auto"/>
          <w:sz w:val="24"/>
          <w:szCs w:val="24"/>
        </w:rPr>
        <w:t>. Values marked with an asterisks (</w:t>
      </w:r>
      <w:r w:rsidRPr="002804A5">
        <w:rPr>
          <w:i w:val="0"/>
          <w:color w:val="auto"/>
          <w:sz w:val="24"/>
          <w:szCs w:val="24"/>
          <w:vertAlign w:val="superscript"/>
        </w:rPr>
        <w:t>*</w:t>
      </w:r>
      <w:r>
        <w:rPr>
          <w:i w:val="0"/>
          <w:color w:val="auto"/>
          <w:sz w:val="24"/>
          <w:szCs w:val="24"/>
        </w:rPr>
        <w:t>) are hitting the lower bound.</w:t>
      </w:r>
      <w:commentRangeEnd w:id="404"/>
      <w:r w:rsidR="00FF5667">
        <w:rPr>
          <w:rStyle w:val="CommentReference"/>
          <w:i w:val="0"/>
          <w:iCs w:val="0"/>
          <w:color w:val="auto"/>
        </w:rPr>
        <w:commentReference w:id="404"/>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C355E0" w:rsidRPr="009250DC" w14:paraId="788DD4E8" w14:textId="77777777" w:rsidTr="00FF1879">
        <w:tc>
          <w:tcPr>
            <w:tcW w:w="2262" w:type="dxa"/>
            <w:tcBorders>
              <w:top w:val="single" w:sz="4" w:space="0" w:color="auto"/>
              <w:bottom w:val="single" w:sz="4" w:space="0" w:color="auto"/>
            </w:tcBorders>
          </w:tcPr>
          <w:p w14:paraId="739F2791"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1242" w:type="dxa"/>
            <w:tcBorders>
              <w:top w:val="single" w:sz="4" w:space="0" w:color="auto"/>
              <w:bottom w:val="single" w:sz="4" w:space="0" w:color="auto"/>
            </w:tcBorders>
          </w:tcPr>
          <w:p w14:paraId="3BBDC80F" w14:textId="3068DC83" w:rsidR="00C355E0" w:rsidRPr="007F441A" w:rsidRDefault="00540FE9" w:rsidP="00FF1879">
            <w:pPr>
              <w:tabs>
                <w:tab w:val="left" w:pos="360"/>
                <w:tab w:val="left" w:pos="720"/>
                <w:tab w:val="left" w:pos="8640"/>
              </w:tabs>
              <w:spacing w:line="480" w:lineRule="auto"/>
              <w:jc w:val="center"/>
              <w:rPr>
                <w:rFonts w:ascii="Times New Roman" w:hAnsi="Times New Roman" w:cs="Times New Roman"/>
                <w:b/>
                <w:sz w:val="24"/>
                <w:szCs w:val="24"/>
              </w:rPr>
            </w:pPr>
            <w:r w:rsidRPr="00540FE9">
              <w:rPr>
                <w:rFonts w:ascii="Times New Roman" w:hAnsi="Times New Roman" w:cs="Times New Roman"/>
                <w:b/>
                <w:sz w:val="24"/>
                <w:szCs w:val="24"/>
              </w:rPr>
              <w:t>∆</w:t>
            </w:r>
            <w:r w:rsidR="00C355E0"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7AB0ADF4"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670E66E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E8F3A30"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47B7FDB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C355E0" w:rsidRPr="003A28BE" w14:paraId="1E130490" w14:textId="77777777" w:rsidTr="00FF1879">
        <w:tc>
          <w:tcPr>
            <w:tcW w:w="2262" w:type="dxa"/>
            <w:tcBorders>
              <w:top w:val="single" w:sz="4" w:space="0" w:color="auto"/>
              <w:bottom w:val="nil"/>
            </w:tcBorders>
          </w:tcPr>
          <w:p w14:paraId="742DD0A6"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CAA60A0" w14:textId="0BDC4EE0"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2" w:type="dxa"/>
            <w:tcBorders>
              <w:top w:val="single" w:sz="4" w:space="0" w:color="auto"/>
              <w:bottom w:val="nil"/>
            </w:tcBorders>
          </w:tcPr>
          <w:p w14:paraId="4F4998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55680BF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3A0FD0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2186CC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C355E0" w:rsidRPr="003A28BE" w14:paraId="5F809609" w14:textId="77777777" w:rsidTr="00FF1879">
        <w:tc>
          <w:tcPr>
            <w:tcW w:w="2262" w:type="dxa"/>
            <w:tcBorders>
              <w:top w:val="nil"/>
              <w:bottom w:val="nil"/>
            </w:tcBorders>
          </w:tcPr>
          <w:p w14:paraId="5AA2C71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1BD128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D7C95F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6F920529"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FDCED5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69899E0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339AEDB" w14:textId="77777777" w:rsidTr="00FF1879">
        <w:tc>
          <w:tcPr>
            <w:tcW w:w="2262" w:type="dxa"/>
            <w:tcBorders>
              <w:top w:val="nil"/>
              <w:bottom w:val="nil"/>
            </w:tcBorders>
          </w:tcPr>
          <w:p w14:paraId="6308BE25"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737A5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62940D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7A9146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C818CC3"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2101F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C355E0" w:rsidRPr="003A28BE" w14:paraId="37E22B0E" w14:textId="77777777" w:rsidTr="00FF1879">
        <w:tc>
          <w:tcPr>
            <w:tcW w:w="2262" w:type="dxa"/>
            <w:tcBorders>
              <w:top w:val="nil"/>
              <w:bottom w:val="nil"/>
            </w:tcBorders>
          </w:tcPr>
          <w:p w14:paraId="36F5E15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1D1F7D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F1E6A12"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D80265"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5E0859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2172458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4A95161" w14:textId="77777777" w:rsidTr="00FF1879">
        <w:tc>
          <w:tcPr>
            <w:tcW w:w="2262" w:type="dxa"/>
            <w:vMerge w:val="restart"/>
            <w:tcBorders>
              <w:top w:val="dotted" w:sz="4" w:space="0" w:color="auto"/>
              <w:left w:val="nil"/>
              <w:bottom w:val="nil"/>
            </w:tcBorders>
          </w:tcPr>
          <w:p w14:paraId="7A9A77D9"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
        </w:tc>
        <w:tc>
          <w:tcPr>
            <w:tcW w:w="1242" w:type="dxa"/>
            <w:tcBorders>
              <w:top w:val="dotted" w:sz="4" w:space="0" w:color="auto"/>
              <w:bottom w:val="nil"/>
            </w:tcBorders>
          </w:tcPr>
          <w:p w14:paraId="12F4AFC7" w14:textId="435BF048"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532" w:type="dxa"/>
            <w:tcBorders>
              <w:top w:val="dotted" w:sz="4" w:space="0" w:color="auto"/>
              <w:bottom w:val="nil"/>
            </w:tcBorders>
          </w:tcPr>
          <w:p w14:paraId="5008272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3D2F66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F43DB8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594AC6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C355E0" w:rsidRPr="003A28BE" w14:paraId="0617B3D1" w14:textId="77777777" w:rsidTr="00FF1879">
        <w:tc>
          <w:tcPr>
            <w:tcW w:w="2262" w:type="dxa"/>
            <w:vMerge/>
            <w:tcBorders>
              <w:top w:val="nil"/>
              <w:left w:val="nil"/>
              <w:bottom w:val="nil"/>
            </w:tcBorders>
          </w:tcPr>
          <w:p w14:paraId="0EA3BD6C"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AA6A12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580B1C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Borders>
              <w:top w:val="nil"/>
              <w:bottom w:val="nil"/>
            </w:tcBorders>
          </w:tcPr>
          <w:p w14:paraId="5531E980"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6D7C02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4DF333D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C355E0" w:rsidRPr="003A28BE" w14:paraId="0AE7C869" w14:textId="77777777" w:rsidTr="00FF1879">
        <w:tc>
          <w:tcPr>
            <w:tcW w:w="2262" w:type="dxa"/>
            <w:tcBorders>
              <w:top w:val="nil"/>
              <w:left w:val="nil"/>
              <w:bottom w:val="nil"/>
            </w:tcBorders>
          </w:tcPr>
          <w:p w14:paraId="565A1910"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980673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E053C4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9E5E3E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3640D2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50593F8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C355E0" w:rsidRPr="003A28BE" w14:paraId="27CA1DF2" w14:textId="77777777" w:rsidTr="00FF1879">
        <w:tc>
          <w:tcPr>
            <w:tcW w:w="2262" w:type="dxa"/>
            <w:tcBorders>
              <w:top w:val="nil"/>
              <w:left w:val="nil"/>
              <w:bottom w:val="nil"/>
            </w:tcBorders>
          </w:tcPr>
          <w:p w14:paraId="790022D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462D0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03A8750"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2065E81F"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086C1D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4CC7CB2B"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30FEAB9" w14:textId="77777777" w:rsidTr="00FF1879">
        <w:tc>
          <w:tcPr>
            <w:tcW w:w="2262" w:type="dxa"/>
            <w:tcBorders>
              <w:top w:val="nil"/>
              <w:left w:val="nil"/>
              <w:bottom w:val="dotted" w:sz="4" w:space="0" w:color="auto"/>
            </w:tcBorders>
          </w:tcPr>
          <w:p w14:paraId="0FEB8C62"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75394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5E245DE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Borders>
              <w:top w:val="nil"/>
              <w:bottom w:val="dotted" w:sz="4" w:space="0" w:color="auto"/>
            </w:tcBorders>
          </w:tcPr>
          <w:p w14:paraId="3432FDF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2346F7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748D129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C355E0" w:rsidRPr="003A28BE" w14:paraId="18AEF818" w14:textId="77777777" w:rsidTr="00FF1879">
        <w:tc>
          <w:tcPr>
            <w:tcW w:w="2262" w:type="dxa"/>
            <w:vMerge w:val="restart"/>
            <w:tcBorders>
              <w:top w:val="dotted" w:sz="4" w:space="0" w:color="auto"/>
              <w:bottom w:val="nil"/>
            </w:tcBorders>
          </w:tcPr>
          <w:p w14:paraId="74ACA561"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E5162D7" w14:textId="43D90C7C"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160</w:t>
            </w:r>
          </w:p>
        </w:tc>
        <w:tc>
          <w:tcPr>
            <w:tcW w:w="1532" w:type="dxa"/>
            <w:tcBorders>
              <w:top w:val="dotted" w:sz="4" w:space="0" w:color="auto"/>
              <w:bottom w:val="nil"/>
            </w:tcBorders>
          </w:tcPr>
          <w:p w14:paraId="33499B7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9DDD10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3DA937F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1FD3BAB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72056144" w14:textId="77777777" w:rsidTr="00FF1879">
        <w:tc>
          <w:tcPr>
            <w:tcW w:w="2262" w:type="dxa"/>
            <w:vMerge/>
            <w:tcBorders>
              <w:top w:val="nil"/>
              <w:bottom w:val="nil"/>
            </w:tcBorders>
          </w:tcPr>
          <w:p w14:paraId="0B705C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09E50E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4925B2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7DC09C1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131413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39A109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21917F65" w14:textId="77777777" w:rsidTr="00FF1879">
        <w:tc>
          <w:tcPr>
            <w:tcW w:w="2262" w:type="dxa"/>
            <w:tcBorders>
              <w:top w:val="nil"/>
              <w:bottom w:val="nil"/>
            </w:tcBorders>
          </w:tcPr>
          <w:p w14:paraId="53716E0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197EEC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CAFD3A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0058AB6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4B5601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1D3551D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7E6A52CB" w14:textId="77777777" w:rsidTr="00FF1879">
        <w:tc>
          <w:tcPr>
            <w:tcW w:w="2262" w:type="dxa"/>
            <w:tcBorders>
              <w:top w:val="nil"/>
              <w:bottom w:val="nil"/>
            </w:tcBorders>
          </w:tcPr>
          <w:p w14:paraId="65D11ACF"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1FE5E3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671A78B"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1355C7B"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729C47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58638EC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7B346E59" w14:textId="77777777" w:rsidTr="00FF1879">
        <w:tc>
          <w:tcPr>
            <w:tcW w:w="2262" w:type="dxa"/>
            <w:tcBorders>
              <w:top w:val="nil"/>
              <w:bottom w:val="dotted" w:sz="4" w:space="0" w:color="auto"/>
            </w:tcBorders>
          </w:tcPr>
          <w:p w14:paraId="4FF72D68"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895CBC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5B7080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Borders>
              <w:top w:val="nil"/>
              <w:bottom w:val="dotted" w:sz="4" w:space="0" w:color="auto"/>
            </w:tcBorders>
          </w:tcPr>
          <w:p w14:paraId="59BAD41F"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6F68873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8186702"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0E46371" w14:textId="77777777" w:rsidTr="00FF1879">
        <w:tc>
          <w:tcPr>
            <w:tcW w:w="2262" w:type="dxa"/>
            <w:vMerge w:val="restart"/>
            <w:tcBorders>
              <w:top w:val="dotted" w:sz="4" w:space="0" w:color="auto"/>
            </w:tcBorders>
          </w:tcPr>
          <w:p w14:paraId="257A3622"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5C7B7C1C" w14:textId="36BF585B"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156</w:t>
            </w:r>
          </w:p>
        </w:tc>
        <w:tc>
          <w:tcPr>
            <w:tcW w:w="1532" w:type="dxa"/>
            <w:tcBorders>
              <w:top w:val="dotted" w:sz="4" w:space="0" w:color="auto"/>
            </w:tcBorders>
          </w:tcPr>
          <w:p w14:paraId="08551C2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251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DBC5E3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1E7746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0E0BDD71" w14:textId="77777777" w:rsidTr="00FF1879">
        <w:tc>
          <w:tcPr>
            <w:tcW w:w="2262" w:type="dxa"/>
            <w:vMerge/>
          </w:tcPr>
          <w:p w14:paraId="34C7C3A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EA91908"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32396C"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Pr>
          <w:p w14:paraId="69D1C54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F89A429"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4E6B864B"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8710C9B" w14:textId="77777777" w:rsidTr="00FF1879">
        <w:tc>
          <w:tcPr>
            <w:tcW w:w="2262" w:type="dxa"/>
            <w:vMerge/>
          </w:tcPr>
          <w:p w14:paraId="783AE4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661F79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765171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Pr>
          <w:p w14:paraId="7C333A5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45156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4F7F79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176878F4" w14:textId="77777777" w:rsidTr="00FF1879">
        <w:tc>
          <w:tcPr>
            <w:tcW w:w="2262" w:type="dxa"/>
          </w:tcPr>
          <w:p w14:paraId="53FD93A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216B62D"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C57B8E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C9C74"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17EAECC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2A8A519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38AC0AA" w14:textId="77777777" w:rsidTr="00FF1879">
        <w:tc>
          <w:tcPr>
            <w:tcW w:w="2262" w:type="dxa"/>
          </w:tcPr>
          <w:p w14:paraId="1DF4E87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787873B"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BC6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Pr>
          <w:p w14:paraId="2CD6A9A5"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236E513"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4EFEE45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C355E0" w:rsidRPr="003A28BE" w14:paraId="1E785D2C" w14:textId="77777777" w:rsidTr="00FF1879">
        <w:tc>
          <w:tcPr>
            <w:tcW w:w="2262" w:type="dxa"/>
          </w:tcPr>
          <w:p w14:paraId="1D0DF22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B109FEF"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7D469C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Pr>
          <w:p w14:paraId="7AEA6B27"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0E1DA70A"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229DE574"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bl>
    <w:bookmarkEnd w:id="402"/>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405" w:name="_Ref410371170"/>
      <w:bookmarkStart w:id="406"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F1879">
        <w:rPr>
          <w:i w:val="0"/>
          <w:noProof/>
          <w:color w:val="auto"/>
          <w:sz w:val="24"/>
          <w:szCs w:val="24"/>
        </w:rPr>
        <w:t>1</w:t>
      </w:r>
      <w:r w:rsidRPr="00843FF9">
        <w:rPr>
          <w:i w:val="0"/>
          <w:color w:val="auto"/>
          <w:sz w:val="24"/>
          <w:szCs w:val="24"/>
        </w:rPr>
        <w:fldChar w:fldCharType="end"/>
      </w:r>
      <w:bookmarkEnd w:id="405"/>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406"/>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40381BAD" w:rsidR="00EC55AF" w:rsidRPr="00AC4738" w:rsidRDefault="00EC55AF" w:rsidP="00AC4738">
      <w:pPr>
        <w:spacing w:line="480" w:lineRule="auto"/>
        <w:rPr>
          <w:rFonts w:ascii="Times New Roman" w:hAnsi="Times New Roman" w:cs="Times New Roman"/>
          <w:sz w:val="24"/>
          <w:szCs w:val="24"/>
        </w:rPr>
      </w:pPr>
    </w:p>
    <w:p w14:paraId="2D49F065" w14:textId="15431D75" w:rsidR="00EC55AF" w:rsidRDefault="00EC55AF" w:rsidP="00EC55AF">
      <w:pPr>
        <w:pStyle w:val="Caption"/>
        <w:rPr>
          <w:i w:val="0"/>
          <w:color w:val="auto"/>
          <w:sz w:val="24"/>
          <w:szCs w:val="24"/>
        </w:rPr>
      </w:pPr>
      <w:bookmarkStart w:id="407"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F1879">
        <w:rPr>
          <w:i w:val="0"/>
          <w:noProof/>
          <w:color w:val="auto"/>
          <w:sz w:val="24"/>
          <w:szCs w:val="24"/>
        </w:rPr>
        <w:t>2</w:t>
      </w:r>
      <w:r w:rsidRPr="00EC55AF">
        <w:rPr>
          <w:i w:val="0"/>
          <w:color w:val="auto"/>
          <w:sz w:val="24"/>
          <w:szCs w:val="24"/>
        </w:rPr>
        <w:fldChar w:fldCharType="end"/>
      </w:r>
      <w:bookmarkEnd w:id="407"/>
      <w:r w:rsidRPr="00EC55AF">
        <w:rPr>
          <w:i w:val="0"/>
          <w:color w:val="auto"/>
          <w:sz w:val="24"/>
          <w:szCs w:val="24"/>
        </w:rPr>
        <w:t xml:space="preserve">: </w:t>
      </w:r>
      <w:r w:rsidR="00017955">
        <w:rPr>
          <w:i w:val="0"/>
          <w:color w:val="auto"/>
          <w:sz w:val="24"/>
          <w:szCs w:val="24"/>
        </w:rPr>
        <w:t>Standardized r</w:t>
      </w:r>
      <w:r w:rsidR="00541045">
        <w:rPr>
          <w:i w:val="0"/>
          <w:color w:val="auto"/>
          <w:sz w:val="24"/>
          <w:szCs w:val="24"/>
        </w:rPr>
        <w:t xml:space="preserve">esidual in length at tagging vs. the </w:t>
      </w:r>
      <w:r w:rsidR="00017955">
        <w:rPr>
          <w:i w:val="0"/>
          <w:color w:val="auto"/>
          <w:sz w:val="24"/>
          <w:szCs w:val="24"/>
        </w:rPr>
        <w:t xml:space="preserve">standardized </w:t>
      </w:r>
      <w:r w:rsidR="00541045">
        <w:rPr>
          <w:i w:val="0"/>
          <w:color w:val="auto"/>
          <w:sz w:val="24"/>
          <w:szCs w:val="24"/>
        </w:rPr>
        <w:t xml:space="preserve">residual in length at recapture (cm) for individual female and male Antarctic toothfish using the model with no random-effects.  The </w:t>
      </w:r>
      <w:r w:rsidR="00017955">
        <w:rPr>
          <w:i w:val="0"/>
          <w:color w:val="auto"/>
          <w:sz w:val="24"/>
          <w:szCs w:val="24"/>
        </w:rPr>
        <w:t xml:space="preserve">standardized </w:t>
      </w:r>
      <w:r w:rsidR="00541045">
        <w:rPr>
          <w:i w:val="0"/>
          <w:color w:val="auto"/>
          <w:sz w:val="24"/>
          <w:szCs w:val="24"/>
        </w:rPr>
        <w:t>residual is calculated as</w:t>
      </w:r>
      <w:r w:rsidR="00017955">
        <w:rPr>
          <w:i w:val="0"/>
          <w:color w:val="auto"/>
          <w:sz w:val="24"/>
          <w:szCs w:val="24"/>
        </w:rPr>
        <w:t xml:space="preserve"> </w:t>
      </w:r>
      <w:commentRangeStart w:id="408"/>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w:commentRangeEnd w:id="408"/>
        <m:r>
          <m:rPr>
            <m:sty m:val="p"/>
          </m:rPr>
          <w:rPr>
            <w:rStyle w:val="CommentReference"/>
            <w:i w:val="0"/>
            <w:iCs w:val="0"/>
            <w:color w:val="auto"/>
          </w:rPr>
          <w:commentReference w:id="408"/>
        </m:r>
      </m:oMath>
      <w:r w:rsidR="00017955">
        <w:rPr>
          <w:i w:val="0"/>
          <w:color w:val="auto"/>
          <w:sz w:val="24"/>
          <w:szCs w:val="24"/>
        </w:rPr>
        <w:t xml:space="preserve"> where SD is the standard deviation</w:t>
      </w:r>
      <w:r w:rsidR="00541045">
        <w:rPr>
          <w:i w:val="0"/>
          <w:color w:val="auto"/>
          <w:sz w:val="24"/>
          <w:szCs w:val="24"/>
        </w:rPr>
        <w:t>.</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908224A" w:rsidR="00995B95" w:rsidRPr="00B848D8" w:rsidRDefault="00995B95" w:rsidP="00995B95">
      <w:pPr>
        <w:pStyle w:val="Caption"/>
        <w:rPr>
          <w:rFonts w:ascii="Times New Roman" w:hAnsi="Times New Roman" w:cs="Times New Roman"/>
          <w:i w:val="0"/>
          <w:color w:val="000000" w:themeColor="text1"/>
          <w:sz w:val="24"/>
          <w:szCs w:val="24"/>
        </w:rPr>
      </w:pPr>
      <w:bookmarkStart w:id="409"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3</w:t>
      </w:r>
      <w:r w:rsidRPr="00995B95">
        <w:rPr>
          <w:i w:val="0"/>
          <w:color w:val="auto"/>
          <w:sz w:val="24"/>
          <w:szCs w:val="24"/>
        </w:rPr>
        <w:fldChar w:fldCharType="end"/>
      </w:r>
      <w:bookmarkEnd w:id="409"/>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toothfish using the model with </w:t>
      </w:r>
      <w:r w:rsidR="001D0CE3">
        <w:rPr>
          <w:i w:val="0"/>
          <w:color w:val="auto"/>
          <w:sz w:val="24"/>
          <w:szCs w:val="24"/>
        </w:rPr>
        <w:t>transient variation in growth</w:t>
      </w:r>
      <w:r w:rsidR="00B848D8"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56575C">
        <w:rPr>
          <w:i w:val="0"/>
          <w:color w:val="000000" w:themeColor="text1"/>
          <w:sz w:val="24"/>
          <w:szCs w:val="24"/>
        </w:rPr>
        <w:t xml:space="preserve"> only</w:t>
      </w:r>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3DE24513" w:rsidR="004F4F4E" w:rsidRDefault="004F4F4E" w:rsidP="00B04686">
      <w:pPr>
        <w:spacing w:line="480" w:lineRule="auto"/>
        <w:rPr>
          <w:rFonts w:ascii="Times New Roman" w:hAnsi="Times New Roman" w:cs="Times New Roman"/>
          <w:sz w:val="24"/>
          <w:szCs w:val="24"/>
        </w:rPr>
      </w:pPr>
    </w:p>
    <w:p w14:paraId="6AA59518" w14:textId="5DCEFCDE" w:rsidR="00995B95" w:rsidRDefault="00995B95" w:rsidP="00995B95">
      <w:pPr>
        <w:pStyle w:val="Caption"/>
        <w:rPr>
          <w:i w:val="0"/>
          <w:color w:val="auto"/>
          <w:sz w:val="24"/>
          <w:szCs w:val="24"/>
        </w:rPr>
      </w:pPr>
      <w:bookmarkStart w:id="410"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4</w:t>
      </w:r>
      <w:r w:rsidRPr="00995B95">
        <w:rPr>
          <w:i w:val="0"/>
          <w:color w:val="auto"/>
          <w:sz w:val="24"/>
          <w:szCs w:val="24"/>
        </w:rPr>
        <w:fldChar w:fldCharType="end"/>
      </w:r>
      <w:bookmarkEnd w:id="410"/>
      <w:r w:rsidRPr="00995B95">
        <w:rPr>
          <w:i w:val="0"/>
          <w:color w:val="auto"/>
          <w:sz w:val="24"/>
          <w:szCs w:val="24"/>
        </w:rPr>
        <w:t xml:space="preserve">: </w:t>
      </w:r>
      <w:r w:rsidR="00950415">
        <w:rPr>
          <w:i w:val="0"/>
          <w:color w:val="auto"/>
          <w:sz w:val="24"/>
          <w:szCs w:val="24"/>
        </w:rPr>
        <w:t xml:space="preserve">Standardized residual in length at tagging vs. the standardized residual in length at recapture (cm) for individual female and male Antarctic toothfish using the model with transient variation in growth.  The standardized residual is calculated as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950415">
        <w:rPr>
          <w:i w:val="0"/>
          <w:color w:val="auto"/>
          <w:sz w:val="24"/>
          <w:szCs w:val="24"/>
        </w:rPr>
        <w:t xml:space="preserve"> where SD is the standard deviation.</w:t>
      </w:r>
    </w:p>
    <w:p w14:paraId="40441C79" w14:textId="77777777" w:rsidR="003C64A7" w:rsidRPr="003C64A7" w:rsidRDefault="003C64A7" w:rsidP="003C64A7"/>
    <w:p w14:paraId="4C2ADBB4" w14:textId="77777777" w:rsidR="00995B95" w:rsidRDefault="00995B95" w:rsidP="00995B95">
      <w:pPr>
        <w:keepNext/>
        <w:spacing w:line="480" w:lineRule="auto"/>
      </w:pPr>
      <w:commentRangeStart w:id="411"/>
      <w:r>
        <w:rPr>
          <w:rFonts w:ascii="Times New Roman" w:hAnsi="Times New Roman" w:cs="Times New Roman"/>
          <w:noProof/>
          <w:sz w:val="24"/>
          <w:szCs w:val="24"/>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commentRangeEnd w:id="411"/>
      <w:r w:rsidR="00017955">
        <w:rPr>
          <w:rStyle w:val="CommentReference"/>
        </w:rPr>
        <w:commentReference w:id="411"/>
      </w:r>
    </w:p>
    <w:p w14:paraId="2A126744" w14:textId="09CA6155" w:rsidR="00995B95" w:rsidRPr="00995B95" w:rsidRDefault="00995B95" w:rsidP="00995B95">
      <w:pPr>
        <w:pStyle w:val="Caption"/>
        <w:rPr>
          <w:rFonts w:ascii="Times New Roman" w:hAnsi="Times New Roman" w:cs="Times New Roman"/>
          <w:i w:val="0"/>
          <w:color w:val="auto"/>
          <w:sz w:val="24"/>
          <w:szCs w:val="24"/>
        </w:rPr>
      </w:pPr>
      <w:bookmarkStart w:id="412"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5</w:t>
      </w:r>
      <w:r w:rsidRPr="00995B95">
        <w:rPr>
          <w:i w:val="0"/>
          <w:color w:val="auto"/>
          <w:sz w:val="24"/>
          <w:szCs w:val="24"/>
        </w:rPr>
        <w:fldChar w:fldCharType="end"/>
      </w:r>
      <w:bookmarkEnd w:id="412"/>
      <w:r w:rsidRPr="00995B95">
        <w:rPr>
          <w:i w:val="0"/>
          <w:color w:val="auto"/>
          <w:sz w:val="24"/>
          <w:szCs w:val="24"/>
        </w:rPr>
        <w:t xml:space="preserve">: </w:t>
      </w:r>
      <w:r w:rsidR="00167406">
        <w:rPr>
          <w:i w:val="0"/>
          <w:color w:val="auto"/>
          <w:sz w:val="24"/>
          <w:szCs w:val="24"/>
        </w:rPr>
        <w:t>Transient</w:t>
      </w:r>
      <w:r w:rsidR="00935AEE">
        <w:rPr>
          <w:i w:val="0"/>
          <w:color w:val="auto"/>
          <w:sz w:val="24"/>
          <w:szCs w:val="24"/>
        </w:rPr>
        <w:t xml:space="preserve">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toothfish</w:t>
      </w:r>
      <w:r w:rsidR="00FC3F7F">
        <w:rPr>
          <w:i w:val="0"/>
          <w:color w:val="auto"/>
          <w:sz w:val="24"/>
          <w:szCs w:val="24"/>
        </w:rPr>
        <w:t xml:space="preserve"> at tagging and recapture</w:t>
      </w:r>
      <w:r w:rsidR="00935AEE">
        <w:rPr>
          <w:i w:val="0"/>
          <w:color w:val="auto"/>
          <w:sz w:val="24"/>
          <w:szCs w:val="24"/>
        </w:rPr>
        <w:t xml:space="preserve"> using the model with </w:t>
      </w:r>
      <w:r w:rsidR="00167406">
        <w:rPr>
          <w:i w:val="0"/>
          <w:color w:val="auto"/>
          <w:sz w:val="24"/>
          <w:szCs w:val="24"/>
        </w:rPr>
        <w:t>transient variation in growth</w:t>
      </w:r>
      <w:r w:rsidR="00935AEE"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167406">
        <w:rPr>
          <w:i w:val="0"/>
          <w:color w:val="000000" w:themeColor="text1"/>
          <w:sz w:val="24"/>
          <w:szCs w:val="24"/>
        </w:rPr>
        <w:t xml:space="preserve"> only</w:t>
      </w:r>
      <w:r w:rsidR="00935AEE" w:rsidRPr="00B848D8">
        <w:rPr>
          <w:i w:val="0"/>
          <w:color w:val="000000" w:themeColor="text1"/>
          <w:sz w:val="24"/>
          <w:szCs w:val="24"/>
        </w:rPr>
        <w:t>)</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0BADFF62" w:rsidR="00CA6AE0" w:rsidRPr="00190689" w:rsidRDefault="00190689" w:rsidP="00190689">
      <w:pPr>
        <w:pStyle w:val="Caption"/>
        <w:rPr>
          <w:i w:val="0"/>
          <w:color w:val="auto"/>
          <w:sz w:val="24"/>
          <w:szCs w:val="24"/>
        </w:rPr>
      </w:pPr>
      <w:bookmarkStart w:id="413" w:name="_Ref410630945"/>
      <w:commentRangeStart w:id="414"/>
      <w:commentRangeStart w:id="41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F1879">
        <w:rPr>
          <w:i w:val="0"/>
          <w:noProof/>
          <w:color w:val="auto"/>
          <w:sz w:val="24"/>
          <w:szCs w:val="24"/>
        </w:rPr>
        <w:t>6</w:t>
      </w:r>
      <w:r w:rsidRPr="00190689">
        <w:rPr>
          <w:i w:val="0"/>
          <w:color w:val="auto"/>
          <w:sz w:val="24"/>
          <w:szCs w:val="24"/>
        </w:rPr>
        <w:fldChar w:fldCharType="end"/>
      </w:r>
      <w:bookmarkEnd w:id="413"/>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w:t>
      </w:r>
      <w:r w:rsidR="00526AE6">
        <w:rPr>
          <w:rFonts w:ascii="Times New Roman" w:hAnsi="Times New Roman" w:cs="Times New Roman"/>
          <w:i w:val="0"/>
          <w:color w:val="000000" w:themeColor="text1"/>
          <w:sz w:val="24"/>
          <w:szCs w:val="24"/>
        </w:rPr>
        <w:t>median</w:t>
      </w:r>
      <w:r w:rsidR="002205D4">
        <w:rPr>
          <w:rFonts w:ascii="Times New Roman" w:hAnsi="Times New Roman" w:cs="Times New Roman"/>
          <w:i w:val="0"/>
          <w:color w:val="000000" w:themeColor="text1"/>
          <w:sz w:val="24"/>
          <w:szCs w:val="24"/>
        </w:rPr>
        <w:t xml:space="preserve"> </w:t>
      </w:r>
      <w:r w:rsidR="00526AE6">
        <w:rPr>
          <w:rFonts w:ascii="Times New Roman" w:hAnsi="Times New Roman" w:cs="Times New Roman"/>
          <w:i w:val="0"/>
          <w:color w:val="000000" w:themeColor="text1"/>
          <w:sz w:val="24"/>
          <w:szCs w:val="24"/>
        </w:rPr>
        <w:t>upkeep cost</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fits</w:t>
      </w:r>
      <w:r w:rsidR="00526AE6">
        <w:rPr>
          <w:i w:val="0"/>
          <w:color w:val="000000" w:themeColor="text1"/>
          <w:sz w:val="24"/>
          <w:szCs w:val="24"/>
        </w:rPr>
        <w:t xml:space="preserve"> that are positive definite Hessian</w:t>
      </w:r>
      <w:r w:rsidR="0036274A">
        <w:rPr>
          <w:i w:val="0"/>
          <w:color w:val="000000" w:themeColor="text1"/>
          <w:sz w:val="24"/>
          <w:szCs w:val="24"/>
        </w:rPr>
        <w:t xml:space="preserve"> (pdH)</w:t>
      </w:r>
      <w:r w:rsidR="00E37AF2">
        <w:rPr>
          <w:i w:val="0"/>
          <w:color w:val="000000" w:themeColor="text1"/>
          <w:sz w:val="24"/>
          <w:szCs w:val="24"/>
        </w:rPr>
        <w:t xml:space="preserve"> are given in the top right of each panel.</w:t>
      </w:r>
      <w:commentRangeEnd w:id="414"/>
      <w:r w:rsidR="00437753">
        <w:rPr>
          <w:rStyle w:val="CommentReference"/>
          <w:i w:val="0"/>
          <w:iCs w:val="0"/>
          <w:color w:val="auto"/>
        </w:rPr>
        <w:commentReference w:id="414"/>
      </w:r>
      <w:commentRangeEnd w:id="415"/>
      <w:r w:rsidR="00E87996">
        <w:rPr>
          <w:rStyle w:val="CommentReference"/>
          <w:i w:val="0"/>
          <w:iCs w:val="0"/>
          <w:color w:val="auto"/>
        </w:rPr>
        <w:commentReference w:id="415"/>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22A13AEA" w14:textId="7AA2AD16" w:rsidR="001F3768" w:rsidRDefault="00720F73" w:rsidP="00720F73">
      <w:pPr>
        <w:pStyle w:val="Caption"/>
        <w:rPr>
          <w:i w:val="0"/>
          <w:color w:val="000000" w:themeColor="text1"/>
          <w:sz w:val="24"/>
          <w:szCs w:val="24"/>
        </w:rPr>
      </w:pPr>
      <w:bookmarkStart w:id="416"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F1879">
        <w:rPr>
          <w:i w:val="0"/>
          <w:noProof/>
          <w:color w:val="000000" w:themeColor="text1"/>
          <w:sz w:val="24"/>
          <w:szCs w:val="24"/>
        </w:rPr>
        <w:t>7</w:t>
      </w:r>
      <w:r w:rsidRPr="00D66CFF">
        <w:rPr>
          <w:i w:val="0"/>
          <w:color w:val="000000" w:themeColor="text1"/>
          <w:sz w:val="24"/>
          <w:szCs w:val="24"/>
        </w:rPr>
        <w:fldChar w:fldCharType="end"/>
      </w:r>
      <w:bookmarkEnd w:id="416"/>
      <w:r w:rsidRPr="00D66CFF">
        <w:rPr>
          <w:i w:val="0"/>
          <w:color w:val="000000" w:themeColor="text1"/>
          <w:sz w:val="24"/>
          <w:szCs w:val="24"/>
        </w:rPr>
        <w:t xml:space="preserve">: </w:t>
      </w:r>
      <w:r w:rsidR="001F3768" w:rsidRPr="00EB4096">
        <w:rPr>
          <w:i w:val="0"/>
          <w:color w:val="000000" w:themeColor="text1"/>
          <w:sz w:val="24"/>
          <w:szCs w:val="24"/>
        </w:rPr>
        <w:t>Estimated value</w:t>
      </w:r>
      <w:r w:rsidR="001F3768" w:rsidRPr="00EB4096">
        <w:rPr>
          <w:rFonts w:ascii="Times New Roman" w:hAnsi="Times New Roman" w:cs="Times New Roman"/>
          <w:i w:val="0"/>
          <w:color w:val="000000" w:themeColor="text1"/>
          <w:sz w:val="24"/>
          <w:szCs w:val="24"/>
        </w:rPr>
        <w:t xml:space="preserve"> of</w:t>
      </w:r>
      <w:r w:rsidR="001F3768">
        <w:rPr>
          <w:rFonts w:ascii="Times New Roman" w:hAnsi="Times New Roman" w:cs="Times New Roman"/>
          <w:i w:val="0"/>
          <w:color w:val="000000" w:themeColor="text1"/>
          <w:sz w:val="24"/>
          <w:szCs w:val="24"/>
        </w:rPr>
        <w:t xml:space="preserve"> the median asymptotic length</w:t>
      </w:r>
      <w:r w:rsidR="001F3768" w:rsidRPr="008A32D4">
        <w:rPr>
          <w:rFonts w:ascii="Times New Roman" w:hAnsi="Times New Roman" w:cs="Times New Roman"/>
          <w:i w:val="0"/>
          <w:color w:val="000000" w:themeColor="text1"/>
          <w:sz w:val="24"/>
          <w:szCs w:val="24"/>
        </w:rPr>
        <w:t xml:space="preserve"> </w:t>
      </w:r>
      <w:r w:rsidR="001F376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1F3768">
        <w:rPr>
          <w:rFonts w:ascii="Times New Roman" w:hAnsi="Times New Roman" w:cs="Times New Roman"/>
          <w:i w:val="0"/>
          <w:color w:val="000000" w:themeColor="text1"/>
          <w:sz w:val="24"/>
          <w:szCs w:val="24"/>
        </w:rPr>
        <w:t>, cm)</w:t>
      </w:r>
      <w:r w:rsidR="001F3768" w:rsidRPr="00EB4096">
        <w:rPr>
          <w:rFonts w:ascii="Times New Roman" w:hAnsi="Times New Roman" w:cs="Times New Roman"/>
          <w:i w:val="0"/>
          <w:color w:val="000000" w:themeColor="text1"/>
          <w:sz w:val="24"/>
          <w:szCs w:val="24"/>
        </w:rPr>
        <w:t xml:space="preserve"> in each of the simulation study experiments</w:t>
      </w:r>
      <w:r w:rsidR="001F3768">
        <w:rPr>
          <w:rFonts w:ascii="Times New Roman" w:hAnsi="Times New Roman" w:cs="Times New Roman"/>
          <w:i w:val="0"/>
          <w:color w:val="000000" w:themeColor="text1"/>
          <w:sz w:val="24"/>
          <w:szCs w:val="24"/>
        </w:rPr>
        <w:t xml:space="preserve"> (derived using Eqn. 6)</w:t>
      </w:r>
      <w:r w:rsidR="001F3768" w:rsidRPr="00EB4096">
        <w:rPr>
          <w:i w:val="0"/>
          <w:color w:val="000000" w:themeColor="text1"/>
          <w:sz w:val="24"/>
          <w:szCs w:val="24"/>
        </w:rPr>
        <w:t>.</w:t>
      </w:r>
      <w:r w:rsidR="001F3768">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43B1F36F" w:rsidR="007034F9" w:rsidRPr="00A03423" w:rsidRDefault="001169CD" w:rsidP="001169CD">
      <w:pPr>
        <w:pStyle w:val="Caption"/>
        <w:rPr>
          <w:rFonts w:ascii="Times New Roman" w:hAnsi="Times New Roman" w:cs="Times New Roman"/>
          <w:i w:val="0"/>
          <w:color w:val="000000" w:themeColor="text1"/>
          <w:sz w:val="36"/>
          <w:szCs w:val="24"/>
        </w:rPr>
      </w:pPr>
      <w:bookmarkStart w:id="417"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F1879">
        <w:rPr>
          <w:i w:val="0"/>
          <w:noProof/>
          <w:color w:val="000000" w:themeColor="text1"/>
          <w:sz w:val="24"/>
        </w:rPr>
        <w:t>8</w:t>
      </w:r>
      <w:r w:rsidRPr="00A03423">
        <w:rPr>
          <w:i w:val="0"/>
          <w:color w:val="000000" w:themeColor="text1"/>
          <w:sz w:val="24"/>
        </w:rPr>
        <w:fldChar w:fldCharType="end"/>
      </w:r>
      <w:bookmarkEnd w:id="417"/>
      <w:r w:rsidRPr="00A03423">
        <w:rPr>
          <w:i w:val="0"/>
          <w:color w:val="000000" w:themeColor="text1"/>
          <w:sz w:val="24"/>
        </w:rPr>
        <w:t xml:space="preserve">: </w:t>
      </w:r>
      <w:r w:rsidR="0052452D" w:rsidRPr="00EB4096">
        <w:rPr>
          <w:i w:val="0"/>
          <w:color w:val="000000" w:themeColor="text1"/>
          <w:sz w:val="24"/>
          <w:szCs w:val="24"/>
        </w:rPr>
        <w:t>Estimated value</w:t>
      </w:r>
      <w:r w:rsidR="0052452D" w:rsidRPr="00EB4096">
        <w:rPr>
          <w:rFonts w:ascii="Times New Roman" w:hAnsi="Times New Roman" w:cs="Times New Roman"/>
          <w:i w:val="0"/>
          <w:color w:val="000000" w:themeColor="text1"/>
          <w:sz w:val="24"/>
          <w:szCs w:val="24"/>
        </w:rPr>
        <w:t xml:space="preserve"> of</w:t>
      </w:r>
      <w:r w:rsidR="0052452D">
        <w:rPr>
          <w:rFonts w:ascii="Times New Roman" w:hAnsi="Times New Roman" w:cs="Times New Roman"/>
          <w:i w:val="0"/>
          <w:color w:val="000000" w:themeColor="text1"/>
          <w:sz w:val="24"/>
          <w:szCs w:val="24"/>
        </w:rPr>
        <w:t xml:space="preserve"> the length at birth</w:t>
      </w:r>
      <w:r w:rsidR="0052452D" w:rsidRPr="008A32D4">
        <w:rPr>
          <w:rFonts w:ascii="Times New Roman" w:hAnsi="Times New Roman" w:cs="Times New Roman"/>
          <w:i w:val="0"/>
          <w:color w:val="000000" w:themeColor="text1"/>
          <w:sz w:val="24"/>
          <w:szCs w:val="24"/>
        </w:rPr>
        <w:t xml:space="preserve"> </w:t>
      </w:r>
      <w:r w:rsidR="0052452D">
        <w:rPr>
          <w:rFonts w:ascii="Times New Roman" w:hAnsi="Times New Roman" w:cs="Times New Roman"/>
          <w:i w:val="0"/>
          <w:color w:val="000000" w:themeColor="text1"/>
          <w:sz w:val="24"/>
          <w:szCs w:val="24"/>
        </w:rPr>
        <w:t>(</w:t>
      </w:r>
      <w:r w:rsidR="0052452D" w:rsidRPr="0052452D">
        <w:rPr>
          <w:rFonts w:ascii="Times New Roman" w:hAnsi="Times New Roman" w:cs="Times New Roman"/>
          <w:color w:val="000000" w:themeColor="text1"/>
          <w:sz w:val="24"/>
          <w:szCs w:val="24"/>
        </w:rPr>
        <w:t>L</w:t>
      </w:r>
      <w:r w:rsidR="0052452D" w:rsidRPr="0052452D">
        <w:rPr>
          <w:rFonts w:ascii="Times New Roman" w:hAnsi="Times New Roman" w:cs="Times New Roman"/>
          <w:color w:val="000000" w:themeColor="text1"/>
          <w:sz w:val="24"/>
          <w:szCs w:val="24"/>
          <w:vertAlign w:val="subscript"/>
        </w:rPr>
        <w:t>0,s</w:t>
      </w:r>
      <w:r w:rsidR="0052452D">
        <w:rPr>
          <w:rFonts w:ascii="Times New Roman" w:hAnsi="Times New Roman" w:cs="Times New Roman"/>
          <w:i w:val="0"/>
          <w:color w:val="000000" w:themeColor="text1"/>
          <w:sz w:val="24"/>
          <w:szCs w:val="24"/>
        </w:rPr>
        <w:t>, cm)</w:t>
      </w:r>
      <w:r w:rsidR="0052452D" w:rsidRPr="00EB4096">
        <w:rPr>
          <w:rFonts w:ascii="Times New Roman" w:hAnsi="Times New Roman" w:cs="Times New Roman"/>
          <w:i w:val="0"/>
          <w:color w:val="000000" w:themeColor="text1"/>
          <w:sz w:val="24"/>
          <w:szCs w:val="24"/>
        </w:rPr>
        <w:t xml:space="preserve"> in each of the simulation study experiments</w:t>
      </w:r>
      <w:r w:rsidR="0052452D" w:rsidRPr="00EB4096">
        <w:rPr>
          <w:i w:val="0"/>
          <w:color w:val="000000" w:themeColor="text1"/>
          <w:sz w:val="24"/>
          <w:szCs w:val="24"/>
        </w:rPr>
        <w:t>.</w:t>
      </w:r>
      <w:r w:rsidR="0052452D">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FEF2D62" w:rsidR="005C518B" w:rsidRPr="00EC4558" w:rsidRDefault="00EC4558" w:rsidP="00EC4558">
      <w:pPr>
        <w:pStyle w:val="Caption"/>
        <w:rPr>
          <w:rFonts w:ascii="Times New Roman" w:hAnsi="Times New Roman" w:cs="Times New Roman"/>
          <w:i w:val="0"/>
          <w:color w:val="000000" w:themeColor="text1"/>
          <w:sz w:val="24"/>
          <w:szCs w:val="24"/>
        </w:rPr>
      </w:pPr>
      <w:bookmarkStart w:id="418"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9</w:t>
      </w:r>
      <w:r w:rsidRPr="00EC4558">
        <w:rPr>
          <w:i w:val="0"/>
          <w:color w:val="000000" w:themeColor="text1"/>
          <w:sz w:val="24"/>
          <w:szCs w:val="24"/>
        </w:rPr>
        <w:fldChar w:fldCharType="end"/>
      </w:r>
      <w:bookmarkEnd w:id="418"/>
      <w:r w:rsidRPr="00EC4558">
        <w:rPr>
          <w:i w:val="0"/>
          <w:color w:val="000000" w:themeColor="text1"/>
          <w:sz w:val="24"/>
          <w:szCs w:val="24"/>
        </w:rPr>
        <w:t xml:space="preserve">: </w:t>
      </w:r>
      <w:r w:rsidR="005749B9" w:rsidRPr="00EB4096">
        <w:rPr>
          <w:i w:val="0"/>
          <w:color w:val="000000" w:themeColor="text1"/>
          <w:sz w:val="24"/>
          <w:szCs w:val="24"/>
        </w:rPr>
        <w:t>Estimated value</w:t>
      </w:r>
      <w:r w:rsidR="005749B9" w:rsidRPr="00EB4096">
        <w:rPr>
          <w:rFonts w:ascii="Times New Roman" w:hAnsi="Times New Roman" w:cs="Times New Roman"/>
          <w:i w:val="0"/>
          <w:color w:val="000000" w:themeColor="text1"/>
          <w:sz w:val="24"/>
          <w:szCs w:val="24"/>
        </w:rPr>
        <w:t xml:space="preserve"> of</w:t>
      </w:r>
      <w:r w:rsidR="005749B9">
        <w:rPr>
          <w:rFonts w:ascii="Times New Roman" w:hAnsi="Times New Roman" w:cs="Times New Roman"/>
          <w:i w:val="0"/>
          <w:color w:val="000000" w:themeColor="text1"/>
          <w:sz w:val="24"/>
          <w:szCs w:val="24"/>
        </w:rPr>
        <w:t xml:space="preserve"> the</w:t>
      </w:r>
      <w:r w:rsidR="00EE7F74">
        <w:rPr>
          <w:rFonts w:ascii="Times New Roman" w:hAnsi="Times New Roman" w:cs="Times New Roman"/>
          <w:i w:val="0"/>
          <w:color w:val="000000" w:themeColor="text1"/>
          <w:sz w:val="24"/>
          <w:szCs w:val="24"/>
        </w:rPr>
        <w:t xml:space="preserve"> magnitude of persistent variation among individuals</w:t>
      </w:r>
      <w:r w:rsidR="005749B9" w:rsidRPr="008A32D4">
        <w:rPr>
          <w:rFonts w:ascii="Times New Roman" w:hAnsi="Times New Roman" w:cs="Times New Roman"/>
          <w:i w:val="0"/>
          <w:color w:val="000000" w:themeColor="text1"/>
          <w:sz w:val="24"/>
          <w:szCs w:val="24"/>
        </w:rPr>
        <w:t xml:space="preserve"> </w:t>
      </w:r>
      <w:r w:rsidR="005749B9">
        <w:rPr>
          <w:rFonts w:ascii="Times New Roman" w:hAnsi="Times New Roman" w:cs="Times New Roman"/>
          <w:i w:val="0"/>
          <w:color w:val="000000" w:themeColor="text1"/>
          <w:sz w:val="24"/>
          <w:szCs w:val="24"/>
        </w:rPr>
        <w:t>(</w:t>
      </w:r>
      <w:r w:rsidR="005749B9" w:rsidRPr="00EC4558">
        <w:rPr>
          <w:rFonts w:ascii="Times New Roman" w:hAnsi="Times New Roman" w:cs="Times New Roman"/>
          <w:color w:val="000000" w:themeColor="text1"/>
          <w:sz w:val="24"/>
          <w:szCs w:val="24"/>
        </w:rPr>
        <w:t>σ</w:t>
      </w:r>
      <w:r w:rsidR="005749B9" w:rsidRPr="00EC4558">
        <w:rPr>
          <w:rFonts w:ascii="Times New Roman" w:hAnsi="Times New Roman" w:cs="Times New Roman"/>
          <w:color w:val="000000" w:themeColor="text1"/>
          <w:sz w:val="24"/>
          <w:szCs w:val="24"/>
          <w:vertAlign w:val="subscript"/>
        </w:rPr>
        <w:t>k,s</w:t>
      </w:r>
      <w:r w:rsidR="005749B9">
        <w:rPr>
          <w:rFonts w:ascii="Times New Roman" w:hAnsi="Times New Roman" w:cs="Times New Roman"/>
          <w:i w:val="0"/>
          <w:color w:val="000000" w:themeColor="text1"/>
          <w:sz w:val="24"/>
          <w:szCs w:val="24"/>
        </w:rPr>
        <w:t>)</w:t>
      </w:r>
      <w:r w:rsidR="005749B9" w:rsidRPr="00EB4096">
        <w:rPr>
          <w:rFonts w:ascii="Times New Roman" w:hAnsi="Times New Roman" w:cs="Times New Roman"/>
          <w:i w:val="0"/>
          <w:color w:val="000000" w:themeColor="text1"/>
          <w:sz w:val="24"/>
          <w:szCs w:val="24"/>
        </w:rPr>
        <w:t xml:space="preserve"> in each of the simulation study experiments</w:t>
      </w:r>
      <w:r w:rsidR="005749B9" w:rsidRPr="00EB4096">
        <w:rPr>
          <w:i w:val="0"/>
          <w:color w:val="000000" w:themeColor="text1"/>
          <w:sz w:val="24"/>
          <w:szCs w:val="24"/>
        </w:rPr>
        <w:t>.</w:t>
      </w:r>
      <w:r w:rsidR="005749B9">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Pr="00EC4558">
        <w:rPr>
          <w:i w:val="0"/>
          <w:color w:val="000000" w:themeColor="text1"/>
          <w:sz w:val="24"/>
          <w:szCs w:val="24"/>
        </w:rPr>
        <w:t>.</w:t>
      </w:r>
    </w:p>
    <w:p w14:paraId="055C8EAA" w14:textId="07345F74" w:rsidR="00017955" w:rsidRDefault="00017955">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rPr>
        <w:lastRenderedPageBreak/>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504F432D" w14:textId="4BABD810" w:rsidR="00DB1F0E" w:rsidRDefault="00EC4558" w:rsidP="00B21932">
      <w:pPr>
        <w:pStyle w:val="Caption"/>
        <w:rPr>
          <w:i w:val="0"/>
          <w:color w:val="000000" w:themeColor="text1"/>
          <w:sz w:val="24"/>
          <w:szCs w:val="24"/>
        </w:rPr>
      </w:pPr>
      <w:bookmarkStart w:id="419"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10</w:t>
      </w:r>
      <w:r w:rsidRPr="00EC4558">
        <w:rPr>
          <w:i w:val="0"/>
          <w:color w:val="000000" w:themeColor="text1"/>
          <w:sz w:val="24"/>
          <w:szCs w:val="24"/>
        </w:rPr>
        <w:fldChar w:fldCharType="end"/>
      </w:r>
      <w:bookmarkEnd w:id="419"/>
      <w:r w:rsidRPr="00EC4558">
        <w:rPr>
          <w:i w:val="0"/>
          <w:color w:val="000000" w:themeColor="text1"/>
          <w:sz w:val="24"/>
          <w:szCs w:val="24"/>
        </w:rPr>
        <w:t xml:space="preserve">: </w:t>
      </w:r>
      <w:r w:rsidR="00B21932" w:rsidRPr="00EB4096">
        <w:rPr>
          <w:i w:val="0"/>
          <w:color w:val="000000" w:themeColor="text1"/>
          <w:sz w:val="24"/>
          <w:szCs w:val="24"/>
        </w:rPr>
        <w:t>Estimated value</w:t>
      </w:r>
      <w:r w:rsidR="00B21932" w:rsidRPr="00EB4096">
        <w:rPr>
          <w:rFonts w:ascii="Times New Roman" w:hAnsi="Times New Roman" w:cs="Times New Roman"/>
          <w:i w:val="0"/>
          <w:color w:val="000000" w:themeColor="text1"/>
          <w:sz w:val="24"/>
          <w:szCs w:val="24"/>
        </w:rPr>
        <w:t xml:space="preserve"> of</w:t>
      </w:r>
      <w:r w:rsidR="00B21932">
        <w:rPr>
          <w:rFonts w:ascii="Times New Roman" w:hAnsi="Times New Roman" w:cs="Times New Roman"/>
          <w:i w:val="0"/>
          <w:color w:val="000000" w:themeColor="text1"/>
          <w:sz w:val="24"/>
          <w:szCs w:val="24"/>
        </w:rPr>
        <w:t xml:space="preserve"> the</w:t>
      </w:r>
      <w:r w:rsidR="001E66B0">
        <w:rPr>
          <w:rFonts w:ascii="Times New Roman" w:hAnsi="Times New Roman" w:cs="Times New Roman"/>
          <w:i w:val="0"/>
          <w:color w:val="000000" w:themeColor="text1"/>
          <w:sz w:val="24"/>
          <w:szCs w:val="24"/>
        </w:rPr>
        <w:t xml:space="preserve"> magnitude of transient</w:t>
      </w:r>
      <w:r w:rsidR="00B21932">
        <w:rPr>
          <w:rFonts w:ascii="Times New Roman" w:hAnsi="Times New Roman" w:cs="Times New Roman"/>
          <w:i w:val="0"/>
          <w:color w:val="000000" w:themeColor="text1"/>
          <w:sz w:val="24"/>
          <w:szCs w:val="24"/>
        </w:rPr>
        <w:t xml:space="preserve"> variation among individuals</w:t>
      </w:r>
      <w:r w:rsidR="00B21932" w:rsidRPr="008A32D4">
        <w:rPr>
          <w:rFonts w:ascii="Times New Roman" w:hAnsi="Times New Roman" w:cs="Times New Roman"/>
          <w:i w:val="0"/>
          <w:color w:val="000000" w:themeColor="text1"/>
          <w:sz w:val="24"/>
          <w:szCs w:val="24"/>
        </w:rPr>
        <w:t xml:space="preserve"> </w:t>
      </w:r>
      <w:r w:rsidR="00B21932">
        <w:rPr>
          <w:rFonts w:ascii="Times New Roman" w:hAnsi="Times New Roman" w:cs="Times New Roman"/>
          <w:i w:val="0"/>
          <w:color w:val="000000" w:themeColor="text1"/>
          <w:sz w:val="24"/>
          <w:szCs w:val="24"/>
        </w:rPr>
        <w:t>(</w:t>
      </w:r>
      <w:r w:rsidR="00B21932" w:rsidRPr="00EC4558">
        <w:rPr>
          <w:rFonts w:ascii="Times New Roman" w:hAnsi="Times New Roman" w:cs="Times New Roman"/>
          <w:color w:val="000000" w:themeColor="text1"/>
          <w:sz w:val="24"/>
          <w:szCs w:val="24"/>
        </w:rPr>
        <w:t>σ</w:t>
      </w:r>
      <w:r w:rsidR="00142E17">
        <w:rPr>
          <w:rFonts w:ascii="Times New Roman" w:hAnsi="Times New Roman" w:cs="Times New Roman"/>
          <w:color w:val="000000" w:themeColor="text1"/>
          <w:sz w:val="24"/>
          <w:szCs w:val="24"/>
          <w:vertAlign w:val="subscript"/>
        </w:rPr>
        <w:t>z</w:t>
      </w:r>
      <w:r w:rsidR="00B21932">
        <w:rPr>
          <w:rFonts w:ascii="Times New Roman" w:hAnsi="Times New Roman" w:cs="Times New Roman"/>
          <w:i w:val="0"/>
          <w:color w:val="000000" w:themeColor="text1"/>
          <w:sz w:val="24"/>
          <w:szCs w:val="24"/>
        </w:rPr>
        <w:t>)</w:t>
      </w:r>
      <w:r w:rsidR="00B21932" w:rsidRPr="00EB4096">
        <w:rPr>
          <w:rFonts w:ascii="Times New Roman" w:hAnsi="Times New Roman" w:cs="Times New Roman"/>
          <w:i w:val="0"/>
          <w:color w:val="000000" w:themeColor="text1"/>
          <w:sz w:val="24"/>
          <w:szCs w:val="24"/>
        </w:rPr>
        <w:t xml:space="preserve"> in each of the simulation study experiments</w:t>
      </w:r>
      <w:r w:rsidR="00B21932" w:rsidRPr="00EB4096">
        <w:rPr>
          <w:i w:val="0"/>
          <w:color w:val="000000" w:themeColor="text1"/>
          <w:sz w:val="24"/>
          <w:szCs w:val="24"/>
        </w:rPr>
        <w:t>.</w:t>
      </w:r>
      <w:r w:rsidR="00B21932">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00B21932" w:rsidRPr="00EC4558">
        <w:rPr>
          <w:i w:val="0"/>
          <w:color w:val="000000" w:themeColor="text1"/>
          <w:sz w:val="24"/>
          <w:szCs w:val="24"/>
        </w:rPr>
        <w:t>.</w:t>
      </w:r>
    </w:p>
    <w:p w14:paraId="3F160C85" w14:textId="77777777" w:rsidR="00B21932" w:rsidRPr="00B21932" w:rsidRDefault="00B21932" w:rsidP="00B21932"/>
    <w:sectPr w:rsidR="00B21932" w:rsidRPr="00B21932"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TT" w:date="2015-02-17T07:55:00Z" w:initials="JT">
    <w:p w14:paraId="68FF8B1D" w14:textId="0FDDA8BA" w:rsidR="0034058D" w:rsidRDefault="0034058D">
      <w:pPr>
        <w:pStyle w:val="CommentText"/>
      </w:pPr>
      <w:r>
        <w:rPr>
          <w:rStyle w:val="CommentReference"/>
        </w:rPr>
        <w:annotationRef/>
      </w:r>
      <w:r>
        <w:t>Cutting its length to closer to 85 (let’s say, less than 150)</w:t>
      </w:r>
    </w:p>
  </w:comment>
  <w:comment w:id="30" w:author="JTT" w:date="2015-02-17T07:55:00Z" w:initials="JT">
    <w:p w14:paraId="3A7A3C6B" w14:textId="77777777" w:rsidR="00BA3791" w:rsidRPr="00BA3791" w:rsidRDefault="00BA3791" w:rsidP="00BA3791">
      <w:pPr>
        <w:pStyle w:val="Bibliography"/>
        <w:rPr>
          <w:rFonts w:ascii="Times New Roman" w:eastAsia="Calibri" w:hAnsi="Times New Roman" w:cs="Times New Roman"/>
          <w:sz w:val="24"/>
        </w:rPr>
      </w:pPr>
      <w:r>
        <w:rPr>
          <w:rStyle w:val="CommentReference"/>
        </w:rPr>
        <w:annotationRef/>
      </w:r>
      <w:r w:rsidRPr="00BA3791">
        <w:rPr>
          <w:rFonts w:ascii="Times New Roman" w:eastAsia="Calibri" w:hAnsi="Times New Roman" w:cs="Times New Roman"/>
          <w:sz w:val="24"/>
        </w:rPr>
        <w:t>Wolf, M., Weissing, F.J., 2012. Animal personalities: consequences for ecology and evolution. Trends Ecol. Evol. 27, 452–461. doi:10.1016/j.tree.2012.05.001</w:t>
      </w:r>
    </w:p>
    <w:p w14:paraId="7F27178E" w14:textId="19BFA1E4" w:rsidR="00BA3791" w:rsidRDefault="00BA3791">
      <w:pPr>
        <w:pStyle w:val="CommentText"/>
      </w:pPr>
    </w:p>
  </w:comment>
  <w:comment w:id="33" w:author="JTT" w:date="2015-02-17T07:55:00Z" w:initials="JT">
    <w:p w14:paraId="0848890E" w14:textId="77777777" w:rsidR="00BA3791" w:rsidRPr="00BA3791" w:rsidRDefault="00BA3791" w:rsidP="00BA3791">
      <w:pPr>
        <w:pStyle w:val="Bibliography"/>
        <w:rPr>
          <w:rFonts w:ascii="Times New Roman" w:eastAsia="Calibri" w:hAnsi="Times New Roman" w:cs="Times New Roman"/>
          <w:sz w:val="24"/>
        </w:rPr>
      </w:pPr>
      <w:r>
        <w:rPr>
          <w:rStyle w:val="CommentReference"/>
        </w:rPr>
        <w:annotationRef/>
      </w:r>
      <w:r w:rsidRPr="00BA3791">
        <w:rPr>
          <w:rFonts w:ascii="Times New Roman" w:eastAsia="Calibri" w:hAnsi="Times New Roman" w:cs="Times New Roman"/>
          <w:sz w:val="24"/>
        </w:rPr>
        <w:t>Biro, P.A., Post, J.R., 2008. Rapid depletion of genotypes with fast growth and bold personality traits from harvested fish populations. Proc. Natl. Acad. Sci. 105, 2919–2922. doi:10.1073/pnas.0708159105</w:t>
      </w:r>
    </w:p>
    <w:p w14:paraId="36760AAB" w14:textId="69840F25" w:rsidR="00BA3791" w:rsidRDefault="00BA3791">
      <w:pPr>
        <w:pStyle w:val="CommentText"/>
      </w:pPr>
    </w:p>
  </w:comment>
  <w:comment w:id="49" w:author="JTT" w:date="2015-02-17T07:55:00Z" w:initials="JT">
    <w:p w14:paraId="39A4C379" w14:textId="77777777" w:rsidR="001D702B" w:rsidRPr="001D702B" w:rsidRDefault="001D702B" w:rsidP="001D702B">
      <w:pPr>
        <w:pStyle w:val="Bibliography"/>
        <w:rPr>
          <w:rFonts w:ascii="Times New Roman" w:eastAsia="Calibri" w:hAnsi="Times New Roman" w:cs="Times New Roman"/>
          <w:sz w:val="24"/>
        </w:rPr>
      </w:pPr>
      <w:r>
        <w:rPr>
          <w:rStyle w:val="CommentReference"/>
        </w:rPr>
        <w:annotationRef/>
      </w:r>
      <w:r w:rsidRPr="001D702B">
        <w:rPr>
          <w:rFonts w:ascii="Times New Roman" w:eastAsia="Calibri" w:hAnsi="Times New Roman" w:cs="Times New Roman"/>
          <w:sz w:val="24"/>
        </w:rPr>
        <w:t>Armstrong, J.B., Schindler, D.E., 2011. Excess digestive capacity in predators reflects a life of feast and famine. Nature 476, 84–87. doi:10.1038/nature10240</w:t>
      </w:r>
    </w:p>
    <w:p w14:paraId="188B88E6" w14:textId="3C0F95BA" w:rsidR="001D702B" w:rsidRDefault="001D702B">
      <w:pPr>
        <w:pStyle w:val="CommentText"/>
      </w:pPr>
    </w:p>
  </w:comment>
  <w:comment w:id="56" w:author="JTT" w:date="2015-02-17T07:55:00Z" w:initials="JT">
    <w:p w14:paraId="0BB09999" w14:textId="77777777" w:rsidR="001D702B" w:rsidRPr="001D702B" w:rsidRDefault="001D702B" w:rsidP="001D702B">
      <w:pPr>
        <w:pStyle w:val="Bibliography"/>
        <w:rPr>
          <w:rFonts w:ascii="Times New Roman" w:eastAsia="Calibri" w:hAnsi="Times New Roman" w:cs="Times New Roman"/>
          <w:sz w:val="24"/>
        </w:rPr>
      </w:pPr>
      <w:r>
        <w:rPr>
          <w:rStyle w:val="CommentReference"/>
        </w:rPr>
        <w:annotationRef/>
      </w:r>
      <w:r w:rsidRPr="001D702B">
        <w:rPr>
          <w:rFonts w:ascii="Times New Roman" w:eastAsia="Calibri" w:hAnsi="Times New Roman" w:cs="Times New Roman"/>
          <w:sz w:val="24"/>
        </w:rPr>
        <w:t>Jørgensen, C., Fiksen, Ø., 2006. State-dependent energy allocation in cod (Gadus morhua). Can. J. Fish. Aquat. Sci. 63, 186–199.</w:t>
      </w:r>
    </w:p>
    <w:p w14:paraId="3754F504" w14:textId="514866E1" w:rsidR="001D702B" w:rsidRDefault="001D702B">
      <w:pPr>
        <w:pStyle w:val="CommentText"/>
      </w:pPr>
    </w:p>
  </w:comment>
  <w:comment w:id="140" w:author="Darcy Webber" w:date="2015-02-17T07:55:00Z" w:initials="DW">
    <w:p w14:paraId="6782037D" w14:textId="5DD822B4" w:rsidR="0034058D" w:rsidRDefault="0034058D">
      <w:pPr>
        <w:pStyle w:val="CommentText"/>
      </w:pPr>
      <w:r>
        <w:rPr>
          <w:rStyle w:val="CommentReference"/>
        </w:rPr>
        <w:annotationRef/>
      </w:r>
      <w:r>
        <w:t>I was talking about figure 5 here, we need a sentence on fig. 5, I put it in below. Or do you want to delete this fig?</w:t>
      </w:r>
    </w:p>
  </w:comment>
  <w:comment w:id="141" w:author="JTT" w:date="2015-02-17T08:12:00Z" w:initials="JT">
    <w:p w14:paraId="316C6747" w14:textId="1C2414B2" w:rsidR="005C011F" w:rsidRDefault="005C011F">
      <w:pPr>
        <w:pStyle w:val="CommentText"/>
      </w:pPr>
      <w:r>
        <w:rPr>
          <w:rStyle w:val="CommentReference"/>
        </w:rPr>
        <w:annotationRef/>
      </w:r>
      <w:r>
        <w:t>Yeah, let’s delete Fig. 5 (unless you want to make an Appendix C which contains diagnostic plots for the selected model, I personally wouldn’t spend the time, but I don’t think Fig. 5 belongs in the main text, given that I don’t really know what to say about it of interest except that they seem  approx. normal.</w:t>
      </w:r>
    </w:p>
  </w:comment>
  <w:comment w:id="162" w:author="Darcy Webber" w:date="2015-02-17T07:55:00Z" w:initials="DW">
    <w:p w14:paraId="0648433F" w14:textId="154159AC" w:rsidR="0034058D" w:rsidRDefault="0034058D">
      <w:pPr>
        <w:pStyle w:val="CommentText"/>
      </w:pPr>
      <w:r>
        <w:rPr>
          <w:rStyle w:val="CommentReference"/>
        </w:rPr>
        <w:annotationRef/>
      </w:r>
      <w:r>
        <w:t>Should it?</w:t>
      </w:r>
    </w:p>
  </w:comment>
  <w:comment w:id="163" w:author="JTT" w:date="2015-02-17T08:14:00Z" w:initials="JT">
    <w:p w14:paraId="343F9944" w14:textId="0DC6BC75" w:rsidR="00FF5667" w:rsidRDefault="00FF5667">
      <w:pPr>
        <w:pStyle w:val="CommentText"/>
      </w:pPr>
      <w:r>
        <w:rPr>
          <w:rStyle w:val="CommentReference"/>
        </w:rPr>
        <w:annotationRef/>
      </w:r>
      <w:r>
        <w:t>sorry, I was confused about the ref to Fig. 5 before.  but I do think we should cut Fig. 5 (see above), so the point still stands</w:t>
      </w:r>
    </w:p>
  </w:comment>
  <w:comment w:id="164" w:author="darcy" w:date="2015-02-17T07:55:00Z" w:initials="d">
    <w:p w14:paraId="6D30B8EB" w14:textId="5292E921" w:rsidR="0034058D" w:rsidRDefault="0034058D">
      <w:pPr>
        <w:pStyle w:val="CommentText"/>
      </w:pPr>
      <w:r>
        <w:rPr>
          <w:rStyle w:val="CommentReference"/>
        </w:rPr>
        <w:annotationRef/>
      </w:r>
      <w:r>
        <w:t>For which scenario?</w:t>
      </w:r>
    </w:p>
  </w:comment>
  <w:comment w:id="165" w:author="JTT" w:date="2015-02-17T08:15:00Z" w:initials="JT">
    <w:p w14:paraId="1F423C03" w14:textId="7D7D9EF4" w:rsidR="00FF5667" w:rsidRDefault="00FF5667">
      <w:pPr>
        <w:pStyle w:val="CommentText"/>
      </w:pPr>
      <w:r>
        <w:rPr>
          <w:rStyle w:val="CommentReference"/>
        </w:rPr>
        <w:annotationRef/>
      </w:r>
      <w:r>
        <w:t>see clarification here re: scenario</w:t>
      </w:r>
    </w:p>
  </w:comment>
  <w:comment w:id="166" w:author="darcy" w:date="2015-02-17T07:55:00Z" w:initials="d">
    <w:p w14:paraId="1DF5F9A7" w14:textId="09CAF4DE" w:rsidR="0034058D" w:rsidRDefault="0034058D">
      <w:pPr>
        <w:pStyle w:val="CommentText"/>
      </w:pPr>
      <w:r>
        <w:rPr>
          <w:rStyle w:val="CommentReference"/>
        </w:rPr>
        <w:annotationRef/>
      </w:r>
      <w:r>
        <w:t>Which scenario?</w:t>
      </w:r>
    </w:p>
  </w:comment>
  <w:comment w:id="229" w:author="Darcy Webber" w:date="2015-02-17T07:55:00Z" w:initials="DW">
    <w:p w14:paraId="08DD4A5D" w14:textId="0153724E" w:rsidR="0034058D" w:rsidRDefault="0034058D">
      <w:pPr>
        <w:pStyle w:val="CommentText"/>
      </w:pPr>
      <w:r>
        <w:rPr>
          <w:rStyle w:val="CommentReference"/>
        </w:rPr>
        <w:annotationRef/>
      </w:r>
      <w:r>
        <w:t>Where’s this from?</w:t>
      </w:r>
    </w:p>
  </w:comment>
  <w:comment w:id="237" w:author="JTT" w:date="2015-02-17T08:33:00Z" w:initials="JT">
    <w:p w14:paraId="22939DF1" w14:textId="77777777" w:rsidR="00CA240E" w:rsidRPr="00CA240E" w:rsidRDefault="009969E2" w:rsidP="009969E2">
      <w:pPr>
        <w:pStyle w:val="Bibliography"/>
        <w:rPr>
          <w:rFonts w:ascii="Times New Roman" w:eastAsia="Calibri" w:hAnsi="Times New Roman" w:cs="Times New Roman"/>
          <w:sz w:val="24"/>
        </w:rPr>
      </w:pPr>
      <w:r>
        <w:rPr>
          <w:rStyle w:val="CommentReference"/>
        </w:rPr>
        <w:annotationRef/>
      </w:r>
      <w:r w:rsidR="00CA240E" w:rsidRPr="00CA240E">
        <w:rPr>
          <w:rFonts w:ascii="Times New Roman" w:eastAsia="Calibri" w:hAnsi="Times New Roman" w:cs="Times New Roman"/>
          <w:sz w:val="24"/>
        </w:rPr>
        <w:t>Taylor, I.G., Methot, R.D., 2013. Hiding or dead? A computationally efficient model of selective fisheries mortality. Fish. Res. 142, 75–85.</w:t>
      </w:r>
    </w:p>
    <w:p w14:paraId="141EDD2D" w14:textId="77777777" w:rsidR="009969E2" w:rsidRDefault="009969E2" w:rsidP="009969E2">
      <w:pPr>
        <w:pStyle w:val="CommentText"/>
      </w:pPr>
    </w:p>
  </w:comment>
  <w:comment w:id="398" w:author="darcy" w:date="2015-02-17T07:55:00Z" w:initials="d">
    <w:p w14:paraId="64062209" w14:textId="11A3E023" w:rsidR="0034058D" w:rsidRDefault="0034058D">
      <w:pPr>
        <w:pStyle w:val="CommentText"/>
      </w:pPr>
      <w:r>
        <w:rPr>
          <w:rStyle w:val="CommentReference"/>
        </w:rPr>
        <w:annotationRef/>
      </w:r>
      <w:r>
        <w:t>What are the units for these highlighted cells? Could you just double check these for me please Jim?</w:t>
      </w:r>
    </w:p>
  </w:comment>
  <w:comment w:id="404" w:author="JTT" w:date="2015-02-17T08:22:00Z" w:initials="JT">
    <w:p w14:paraId="32791E76" w14:textId="4F98B935" w:rsidR="00FF5667" w:rsidRDefault="00FF5667">
      <w:pPr>
        <w:pStyle w:val="CommentText"/>
      </w:pPr>
      <w:r>
        <w:rPr>
          <w:rStyle w:val="CommentReference"/>
        </w:rPr>
        <w:annotationRef/>
      </w:r>
      <w:r>
        <w:t>I think you’ve got AIC backwards: the 3</w:t>
      </w:r>
      <w:r w:rsidRPr="00FF5667">
        <w:rPr>
          <w:vertAlign w:val="superscript"/>
        </w:rPr>
        <w:t>rd</w:t>
      </w:r>
      <w:r>
        <w:t xml:space="preserve"> model should have delta-AIC = 0. </w:t>
      </w:r>
    </w:p>
  </w:comment>
  <w:comment w:id="408" w:author="darcy" w:date="2015-02-17T07:55:00Z" w:initials="d">
    <w:p w14:paraId="4664C0A7" w14:textId="3C9845C1" w:rsidR="0034058D" w:rsidRDefault="0034058D">
      <w:pPr>
        <w:pStyle w:val="CommentText"/>
      </w:pPr>
      <w:r>
        <w:rPr>
          <w:rStyle w:val="CommentReference"/>
        </w:rPr>
        <w:annotationRef/>
      </w:r>
      <w:r>
        <w:t>Added this</w:t>
      </w:r>
    </w:p>
  </w:comment>
  <w:comment w:id="411" w:author="Darcy Webber" w:date="2015-02-17T07:55:00Z" w:initials="DW">
    <w:p w14:paraId="58ED6FEC" w14:textId="1DBFF746" w:rsidR="0034058D" w:rsidRDefault="0034058D">
      <w:pPr>
        <w:pStyle w:val="CommentText"/>
      </w:pPr>
      <w:r>
        <w:rPr>
          <w:rStyle w:val="CommentReference"/>
        </w:rPr>
        <w:annotationRef/>
      </w:r>
      <w:r>
        <w:t>Should I collapse this fig by sex? (as we don’t model transient variation by sex). What should the y axis labels say? Res_z1 etc is not very good.</w:t>
      </w:r>
    </w:p>
  </w:comment>
  <w:comment w:id="414" w:author="JTT" w:date="2015-02-17T07:55:00Z" w:initials="JT">
    <w:p w14:paraId="2AE68623" w14:textId="2D0E41B4" w:rsidR="0034058D" w:rsidRDefault="0034058D">
      <w:pPr>
        <w:pStyle w:val="CommentText"/>
      </w:pPr>
      <w:r>
        <w:rPr>
          <w:rStyle w:val="CommentReference"/>
        </w:rPr>
        <w:annotationRef/>
      </w:r>
      <w:r>
        <w:t>These will need captions on the outer left-hand side (“Sample size”) and outer top-side (“Estimation model”)</w:t>
      </w:r>
    </w:p>
  </w:comment>
  <w:comment w:id="415" w:author="darcy" w:date="2015-02-17T07:55:00Z" w:initials="d">
    <w:p w14:paraId="6EDD6886" w14:textId="3AA574B7" w:rsidR="0034058D" w:rsidRDefault="0034058D">
      <w:pPr>
        <w:pStyle w:val="CommentText"/>
      </w:pPr>
      <w:r>
        <w:rPr>
          <w:rStyle w:val="CommentReference"/>
        </w:rPr>
        <w:annotationRef/>
      </w:r>
      <w:r>
        <w:t>Will do tomo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B6D5B1" w15:done="0"/>
  <w15:commentEx w15:paraId="31BCD37E" w15:done="0"/>
  <w15:commentEx w15:paraId="3E268E85" w15:done="0"/>
  <w15:commentEx w15:paraId="201C6066" w15:done="0"/>
  <w15:commentEx w15:paraId="7A3911E4" w15:done="0"/>
  <w15:commentEx w15:paraId="339478FE" w15:paraIdParent="7A3911E4" w15:done="0"/>
  <w15:commentEx w15:paraId="1A1F2963" w15:done="0"/>
  <w15:commentEx w15:paraId="6782037D" w15:paraIdParent="1A1F2963" w15:done="0"/>
  <w15:commentEx w15:paraId="3E813A78" w15:done="0"/>
  <w15:commentEx w15:paraId="0648433F" w15:paraIdParent="3E813A78" w15:done="0"/>
  <w15:commentEx w15:paraId="6D30B8EB" w15:done="0"/>
  <w15:commentEx w15:paraId="1DF5F9A7" w15:done="0"/>
  <w15:commentEx w15:paraId="5ED5809D" w15:done="0"/>
  <w15:commentEx w15:paraId="6601B89D" w15:paraIdParent="5ED5809D" w15:done="0"/>
  <w15:commentEx w15:paraId="08DD4A5D" w15:done="0"/>
  <w15:commentEx w15:paraId="64062209" w15:done="0"/>
  <w15:commentEx w15:paraId="4664C0A7" w15:done="0"/>
  <w15:commentEx w15:paraId="58ED6FEC" w15:done="0"/>
  <w15:commentEx w15:paraId="2AE68623" w15:done="0"/>
  <w15:commentEx w15:paraId="6EDD6886" w15:paraIdParent="2AE686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5A82A2" w14:textId="77777777" w:rsidR="00151DCF" w:rsidRDefault="00151DCF" w:rsidP="00D21621">
      <w:pPr>
        <w:spacing w:after="0" w:line="240" w:lineRule="auto"/>
      </w:pPr>
      <w:r>
        <w:separator/>
      </w:r>
    </w:p>
  </w:endnote>
  <w:endnote w:type="continuationSeparator" w:id="0">
    <w:p w14:paraId="19CF178A" w14:textId="77777777" w:rsidR="00151DCF" w:rsidRDefault="00151DCF"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8679437"/>
      <w:docPartObj>
        <w:docPartGallery w:val="Page Numbers (Bottom of Page)"/>
        <w:docPartUnique/>
      </w:docPartObj>
    </w:sdtPr>
    <w:sdtContent>
      <w:p w14:paraId="4A4BC7A2" w14:textId="77777777" w:rsidR="0034058D" w:rsidRDefault="0034058D">
        <w:pPr>
          <w:pStyle w:val="Footer"/>
          <w:jc w:val="center"/>
        </w:pPr>
        <w:r>
          <w:fldChar w:fldCharType="begin"/>
        </w:r>
        <w:r>
          <w:instrText xml:space="preserve"> PAGE   \* MERGEFORMAT </w:instrText>
        </w:r>
        <w:r>
          <w:fldChar w:fldCharType="separate"/>
        </w:r>
        <w:r w:rsidR="009969E2">
          <w:rPr>
            <w:noProof/>
          </w:rPr>
          <w:t>26</w:t>
        </w:r>
        <w:r>
          <w:rPr>
            <w:noProof/>
          </w:rPr>
          <w:fldChar w:fldCharType="end"/>
        </w:r>
      </w:p>
    </w:sdtContent>
  </w:sdt>
  <w:p w14:paraId="5836647F" w14:textId="77777777" w:rsidR="0034058D" w:rsidRDefault="003405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D59ED" w14:textId="77777777" w:rsidR="00151DCF" w:rsidRDefault="00151DCF" w:rsidP="00D21621">
      <w:pPr>
        <w:spacing w:after="0" w:line="240" w:lineRule="auto"/>
      </w:pPr>
      <w:r>
        <w:separator/>
      </w:r>
    </w:p>
  </w:footnote>
  <w:footnote w:type="continuationSeparator" w:id="0">
    <w:p w14:paraId="60383AD2" w14:textId="77777777" w:rsidR="00151DCF" w:rsidRDefault="00151DCF"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37FDA"/>
    <w:multiLevelType w:val="hybridMultilevel"/>
    <w:tmpl w:val="E6B08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8"/>
  </w:num>
  <w:num w:numId="6">
    <w:abstractNumId w:val="7"/>
  </w:num>
  <w:num w:numId="7">
    <w:abstractNumId w:val="5"/>
  </w:num>
  <w:num w:numId="8">
    <w:abstractNumId w:val="3"/>
  </w:num>
  <w:num w:numId="9">
    <w:abstractNumId w:val="10"/>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4650"/>
    <w:rsid w:val="0000537E"/>
    <w:rsid w:val="00005BFC"/>
    <w:rsid w:val="00007EFD"/>
    <w:rsid w:val="00011AF6"/>
    <w:rsid w:val="000162BC"/>
    <w:rsid w:val="00017955"/>
    <w:rsid w:val="0002251C"/>
    <w:rsid w:val="00022847"/>
    <w:rsid w:val="00023DDB"/>
    <w:rsid w:val="000248F4"/>
    <w:rsid w:val="00024E4F"/>
    <w:rsid w:val="00027299"/>
    <w:rsid w:val="00031891"/>
    <w:rsid w:val="0003571C"/>
    <w:rsid w:val="00036315"/>
    <w:rsid w:val="0004100A"/>
    <w:rsid w:val="00041488"/>
    <w:rsid w:val="00044487"/>
    <w:rsid w:val="000454E4"/>
    <w:rsid w:val="0004710D"/>
    <w:rsid w:val="00050DB0"/>
    <w:rsid w:val="00051867"/>
    <w:rsid w:val="00051BF5"/>
    <w:rsid w:val="00052E35"/>
    <w:rsid w:val="000575B1"/>
    <w:rsid w:val="000621C9"/>
    <w:rsid w:val="0006538D"/>
    <w:rsid w:val="000654FE"/>
    <w:rsid w:val="00066536"/>
    <w:rsid w:val="00067354"/>
    <w:rsid w:val="00070308"/>
    <w:rsid w:val="00071680"/>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0508"/>
    <w:rsid w:val="00101F69"/>
    <w:rsid w:val="0010212C"/>
    <w:rsid w:val="00102DCB"/>
    <w:rsid w:val="00103DE1"/>
    <w:rsid w:val="00103F5A"/>
    <w:rsid w:val="0010514B"/>
    <w:rsid w:val="0010657A"/>
    <w:rsid w:val="00107FA5"/>
    <w:rsid w:val="00110AFC"/>
    <w:rsid w:val="001118E8"/>
    <w:rsid w:val="00111960"/>
    <w:rsid w:val="00111BF5"/>
    <w:rsid w:val="00116874"/>
    <w:rsid w:val="001169CD"/>
    <w:rsid w:val="00122FC8"/>
    <w:rsid w:val="00127A2A"/>
    <w:rsid w:val="00130716"/>
    <w:rsid w:val="00133C54"/>
    <w:rsid w:val="001342EF"/>
    <w:rsid w:val="001400CD"/>
    <w:rsid w:val="00141584"/>
    <w:rsid w:val="00142E17"/>
    <w:rsid w:val="00147A67"/>
    <w:rsid w:val="00147DC4"/>
    <w:rsid w:val="00151660"/>
    <w:rsid w:val="00151DCF"/>
    <w:rsid w:val="00152E1A"/>
    <w:rsid w:val="00154457"/>
    <w:rsid w:val="00157581"/>
    <w:rsid w:val="00160678"/>
    <w:rsid w:val="00160BE9"/>
    <w:rsid w:val="00161E13"/>
    <w:rsid w:val="00166624"/>
    <w:rsid w:val="00167406"/>
    <w:rsid w:val="00170478"/>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3F2B"/>
    <w:rsid w:val="001B42E3"/>
    <w:rsid w:val="001B594F"/>
    <w:rsid w:val="001B751D"/>
    <w:rsid w:val="001C1FF3"/>
    <w:rsid w:val="001C30F9"/>
    <w:rsid w:val="001C3BA8"/>
    <w:rsid w:val="001C3FC3"/>
    <w:rsid w:val="001C4ABE"/>
    <w:rsid w:val="001C6389"/>
    <w:rsid w:val="001C6BAD"/>
    <w:rsid w:val="001C739A"/>
    <w:rsid w:val="001D0CE3"/>
    <w:rsid w:val="001D1331"/>
    <w:rsid w:val="001D4B5F"/>
    <w:rsid w:val="001D5B61"/>
    <w:rsid w:val="001D5C5A"/>
    <w:rsid w:val="001D702B"/>
    <w:rsid w:val="001E3908"/>
    <w:rsid w:val="001E557E"/>
    <w:rsid w:val="001E61E7"/>
    <w:rsid w:val="001E66B0"/>
    <w:rsid w:val="001E733D"/>
    <w:rsid w:val="001E7A80"/>
    <w:rsid w:val="001F0484"/>
    <w:rsid w:val="001F2C5D"/>
    <w:rsid w:val="001F3564"/>
    <w:rsid w:val="001F3768"/>
    <w:rsid w:val="001F4C72"/>
    <w:rsid w:val="001F5B03"/>
    <w:rsid w:val="001F7B3F"/>
    <w:rsid w:val="00200293"/>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67F8A"/>
    <w:rsid w:val="00271160"/>
    <w:rsid w:val="00274E32"/>
    <w:rsid w:val="00276006"/>
    <w:rsid w:val="0027649E"/>
    <w:rsid w:val="002804A5"/>
    <w:rsid w:val="00281D5B"/>
    <w:rsid w:val="00281EFE"/>
    <w:rsid w:val="002820F4"/>
    <w:rsid w:val="00284FCE"/>
    <w:rsid w:val="00285C62"/>
    <w:rsid w:val="0029591B"/>
    <w:rsid w:val="00296287"/>
    <w:rsid w:val="00297EDF"/>
    <w:rsid w:val="002A0128"/>
    <w:rsid w:val="002A2AD5"/>
    <w:rsid w:val="002A3F7F"/>
    <w:rsid w:val="002A5980"/>
    <w:rsid w:val="002A6000"/>
    <w:rsid w:val="002B0838"/>
    <w:rsid w:val="002B1568"/>
    <w:rsid w:val="002B16C1"/>
    <w:rsid w:val="002B4908"/>
    <w:rsid w:val="002B6CD6"/>
    <w:rsid w:val="002C220A"/>
    <w:rsid w:val="002C5016"/>
    <w:rsid w:val="002C582E"/>
    <w:rsid w:val="002C6717"/>
    <w:rsid w:val="002C694D"/>
    <w:rsid w:val="002D137D"/>
    <w:rsid w:val="002E0656"/>
    <w:rsid w:val="002E4768"/>
    <w:rsid w:val="002E7AC8"/>
    <w:rsid w:val="002F1BE7"/>
    <w:rsid w:val="002F3191"/>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2B6"/>
    <w:rsid w:val="0033736C"/>
    <w:rsid w:val="0034058D"/>
    <w:rsid w:val="00341937"/>
    <w:rsid w:val="0034763E"/>
    <w:rsid w:val="00347984"/>
    <w:rsid w:val="0035468C"/>
    <w:rsid w:val="0035645B"/>
    <w:rsid w:val="0036274A"/>
    <w:rsid w:val="00367691"/>
    <w:rsid w:val="00367975"/>
    <w:rsid w:val="00371EC9"/>
    <w:rsid w:val="00373031"/>
    <w:rsid w:val="00374476"/>
    <w:rsid w:val="0037498F"/>
    <w:rsid w:val="00374F6C"/>
    <w:rsid w:val="00375014"/>
    <w:rsid w:val="003767B6"/>
    <w:rsid w:val="00376AEF"/>
    <w:rsid w:val="0038027B"/>
    <w:rsid w:val="0038117F"/>
    <w:rsid w:val="003819DE"/>
    <w:rsid w:val="003827F9"/>
    <w:rsid w:val="00383A7C"/>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348C"/>
    <w:rsid w:val="003C6177"/>
    <w:rsid w:val="003C64A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6DF"/>
    <w:rsid w:val="00404A48"/>
    <w:rsid w:val="00404D35"/>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2DD"/>
    <w:rsid w:val="00477473"/>
    <w:rsid w:val="00477ABC"/>
    <w:rsid w:val="00477ACC"/>
    <w:rsid w:val="004823D8"/>
    <w:rsid w:val="00484C5B"/>
    <w:rsid w:val="004850C6"/>
    <w:rsid w:val="004871D1"/>
    <w:rsid w:val="004908BD"/>
    <w:rsid w:val="00491851"/>
    <w:rsid w:val="00491B36"/>
    <w:rsid w:val="00491E8E"/>
    <w:rsid w:val="004922C2"/>
    <w:rsid w:val="0049618E"/>
    <w:rsid w:val="004966B2"/>
    <w:rsid w:val="00496EE4"/>
    <w:rsid w:val="00497E1D"/>
    <w:rsid w:val="004A0C2D"/>
    <w:rsid w:val="004A1004"/>
    <w:rsid w:val="004A1830"/>
    <w:rsid w:val="004A3333"/>
    <w:rsid w:val="004A6E32"/>
    <w:rsid w:val="004B098E"/>
    <w:rsid w:val="004B0F74"/>
    <w:rsid w:val="004B1687"/>
    <w:rsid w:val="004B192B"/>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2F46"/>
    <w:rsid w:val="00503819"/>
    <w:rsid w:val="00503913"/>
    <w:rsid w:val="00507964"/>
    <w:rsid w:val="005104DC"/>
    <w:rsid w:val="005117B2"/>
    <w:rsid w:val="00515B38"/>
    <w:rsid w:val="00520F3F"/>
    <w:rsid w:val="00522C9C"/>
    <w:rsid w:val="00523628"/>
    <w:rsid w:val="0052452D"/>
    <w:rsid w:val="005246DA"/>
    <w:rsid w:val="0052594F"/>
    <w:rsid w:val="0052636B"/>
    <w:rsid w:val="00526985"/>
    <w:rsid w:val="00526AE6"/>
    <w:rsid w:val="005329C2"/>
    <w:rsid w:val="0053450D"/>
    <w:rsid w:val="00540FE9"/>
    <w:rsid w:val="00541045"/>
    <w:rsid w:val="005457E2"/>
    <w:rsid w:val="00546EC1"/>
    <w:rsid w:val="00547C69"/>
    <w:rsid w:val="005503EB"/>
    <w:rsid w:val="00550A9A"/>
    <w:rsid w:val="00551295"/>
    <w:rsid w:val="00552BF7"/>
    <w:rsid w:val="00557AA1"/>
    <w:rsid w:val="005602ED"/>
    <w:rsid w:val="00563244"/>
    <w:rsid w:val="0056575C"/>
    <w:rsid w:val="00570D16"/>
    <w:rsid w:val="00572C51"/>
    <w:rsid w:val="00573322"/>
    <w:rsid w:val="005745C0"/>
    <w:rsid w:val="005749B9"/>
    <w:rsid w:val="005756B6"/>
    <w:rsid w:val="005779DB"/>
    <w:rsid w:val="00577B8B"/>
    <w:rsid w:val="00581C85"/>
    <w:rsid w:val="005826AA"/>
    <w:rsid w:val="00582B4D"/>
    <w:rsid w:val="00583292"/>
    <w:rsid w:val="00584E95"/>
    <w:rsid w:val="00584EB3"/>
    <w:rsid w:val="00585AA2"/>
    <w:rsid w:val="0058677D"/>
    <w:rsid w:val="00587399"/>
    <w:rsid w:val="00587D96"/>
    <w:rsid w:val="0059107B"/>
    <w:rsid w:val="005947B5"/>
    <w:rsid w:val="0059664C"/>
    <w:rsid w:val="005A1EE7"/>
    <w:rsid w:val="005A2009"/>
    <w:rsid w:val="005A4504"/>
    <w:rsid w:val="005A47AA"/>
    <w:rsid w:val="005A5B5F"/>
    <w:rsid w:val="005A6B6E"/>
    <w:rsid w:val="005B5EB8"/>
    <w:rsid w:val="005B705A"/>
    <w:rsid w:val="005C011F"/>
    <w:rsid w:val="005C0572"/>
    <w:rsid w:val="005C081F"/>
    <w:rsid w:val="005C15FC"/>
    <w:rsid w:val="005C15FD"/>
    <w:rsid w:val="005C2C25"/>
    <w:rsid w:val="005C518B"/>
    <w:rsid w:val="005C6FB0"/>
    <w:rsid w:val="005E3599"/>
    <w:rsid w:val="005F0B74"/>
    <w:rsid w:val="005F1B2D"/>
    <w:rsid w:val="005F4D7C"/>
    <w:rsid w:val="005F533B"/>
    <w:rsid w:val="005F5898"/>
    <w:rsid w:val="0060060B"/>
    <w:rsid w:val="006020A2"/>
    <w:rsid w:val="006024D6"/>
    <w:rsid w:val="00602B4F"/>
    <w:rsid w:val="00603166"/>
    <w:rsid w:val="0060336D"/>
    <w:rsid w:val="00603447"/>
    <w:rsid w:val="00605588"/>
    <w:rsid w:val="00606B2E"/>
    <w:rsid w:val="0060754B"/>
    <w:rsid w:val="00611502"/>
    <w:rsid w:val="00611A3B"/>
    <w:rsid w:val="00613C92"/>
    <w:rsid w:val="006165AB"/>
    <w:rsid w:val="006170A6"/>
    <w:rsid w:val="0061737A"/>
    <w:rsid w:val="00620775"/>
    <w:rsid w:val="00626350"/>
    <w:rsid w:val="00627EEB"/>
    <w:rsid w:val="0063297E"/>
    <w:rsid w:val="00633F3A"/>
    <w:rsid w:val="00634CE3"/>
    <w:rsid w:val="00635613"/>
    <w:rsid w:val="00637679"/>
    <w:rsid w:val="006422CA"/>
    <w:rsid w:val="00652704"/>
    <w:rsid w:val="006527AD"/>
    <w:rsid w:val="00653368"/>
    <w:rsid w:val="006548B2"/>
    <w:rsid w:val="00655AED"/>
    <w:rsid w:val="00657CB4"/>
    <w:rsid w:val="0066474E"/>
    <w:rsid w:val="00664DC4"/>
    <w:rsid w:val="006715A8"/>
    <w:rsid w:val="00672E69"/>
    <w:rsid w:val="00672EE4"/>
    <w:rsid w:val="00676EEE"/>
    <w:rsid w:val="006815FB"/>
    <w:rsid w:val="00683C7E"/>
    <w:rsid w:val="006845B6"/>
    <w:rsid w:val="00684E7C"/>
    <w:rsid w:val="006866C0"/>
    <w:rsid w:val="006926FC"/>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470E"/>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1C1F"/>
    <w:rsid w:val="007233F4"/>
    <w:rsid w:val="00723CCB"/>
    <w:rsid w:val="00724700"/>
    <w:rsid w:val="00726AF6"/>
    <w:rsid w:val="00726B06"/>
    <w:rsid w:val="00730810"/>
    <w:rsid w:val="00732B0D"/>
    <w:rsid w:val="00733167"/>
    <w:rsid w:val="0073529C"/>
    <w:rsid w:val="00735766"/>
    <w:rsid w:val="007360A0"/>
    <w:rsid w:val="0073635D"/>
    <w:rsid w:val="00741AEA"/>
    <w:rsid w:val="00743673"/>
    <w:rsid w:val="007476FC"/>
    <w:rsid w:val="00747759"/>
    <w:rsid w:val="00747FF6"/>
    <w:rsid w:val="007513F7"/>
    <w:rsid w:val="00752FAC"/>
    <w:rsid w:val="00754FB9"/>
    <w:rsid w:val="0075665D"/>
    <w:rsid w:val="00760DB1"/>
    <w:rsid w:val="00763932"/>
    <w:rsid w:val="00772D9F"/>
    <w:rsid w:val="00772E4B"/>
    <w:rsid w:val="0077377F"/>
    <w:rsid w:val="007773A0"/>
    <w:rsid w:val="0078226B"/>
    <w:rsid w:val="007910B0"/>
    <w:rsid w:val="00793365"/>
    <w:rsid w:val="00793629"/>
    <w:rsid w:val="00795ABC"/>
    <w:rsid w:val="00795CB0"/>
    <w:rsid w:val="00797ECF"/>
    <w:rsid w:val="007A06A1"/>
    <w:rsid w:val="007A0F09"/>
    <w:rsid w:val="007A13BB"/>
    <w:rsid w:val="007A2E69"/>
    <w:rsid w:val="007A2F00"/>
    <w:rsid w:val="007A5137"/>
    <w:rsid w:val="007A7191"/>
    <w:rsid w:val="007B0D66"/>
    <w:rsid w:val="007B4AB3"/>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21D"/>
    <w:rsid w:val="007F441A"/>
    <w:rsid w:val="0080001A"/>
    <w:rsid w:val="00800D3D"/>
    <w:rsid w:val="00800D8D"/>
    <w:rsid w:val="00801518"/>
    <w:rsid w:val="00801A43"/>
    <w:rsid w:val="00804B23"/>
    <w:rsid w:val="008063C7"/>
    <w:rsid w:val="00806E4F"/>
    <w:rsid w:val="00807236"/>
    <w:rsid w:val="008100AA"/>
    <w:rsid w:val="00810461"/>
    <w:rsid w:val="00810AB2"/>
    <w:rsid w:val="00812728"/>
    <w:rsid w:val="00812CDB"/>
    <w:rsid w:val="008132F5"/>
    <w:rsid w:val="00814504"/>
    <w:rsid w:val="00814F05"/>
    <w:rsid w:val="00817B08"/>
    <w:rsid w:val="008209A2"/>
    <w:rsid w:val="0082302D"/>
    <w:rsid w:val="00826684"/>
    <w:rsid w:val="00827467"/>
    <w:rsid w:val="00827676"/>
    <w:rsid w:val="00830661"/>
    <w:rsid w:val="00831FF0"/>
    <w:rsid w:val="008327ED"/>
    <w:rsid w:val="00833712"/>
    <w:rsid w:val="00834608"/>
    <w:rsid w:val="008357CD"/>
    <w:rsid w:val="008374FC"/>
    <w:rsid w:val="00840BBD"/>
    <w:rsid w:val="008411C1"/>
    <w:rsid w:val="00841322"/>
    <w:rsid w:val="008413DE"/>
    <w:rsid w:val="00842DDE"/>
    <w:rsid w:val="00843FF9"/>
    <w:rsid w:val="00844A3B"/>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374F"/>
    <w:rsid w:val="00875E7E"/>
    <w:rsid w:val="00875F14"/>
    <w:rsid w:val="0088056C"/>
    <w:rsid w:val="0088078F"/>
    <w:rsid w:val="008814F8"/>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4A"/>
    <w:rsid w:val="008A4362"/>
    <w:rsid w:val="008A49FF"/>
    <w:rsid w:val="008A61B3"/>
    <w:rsid w:val="008A67B1"/>
    <w:rsid w:val="008A76DE"/>
    <w:rsid w:val="008B0389"/>
    <w:rsid w:val="008B5C34"/>
    <w:rsid w:val="008C4F9B"/>
    <w:rsid w:val="008C612C"/>
    <w:rsid w:val="008C7712"/>
    <w:rsid w:val="008D1B58"/>
    <w:rsid w:val="008D1ECE"/>
    <w:rsid w:val="008D1EF6"/>
    <w:rsid w:val="008D29C2"/>
    <w:rsid w:val="008D4AE9"/>
    <w:rsid w:val="008D585D"/>
    <w:rsid w:val="008D7D8C"/>
    <w:rsid w:val="008D7EBC"/>
    <w:rsid w:val="008E1438"/>
    <w:rsid w:val="008E2586"/>
    <w:rsid w:val="008E2EE7"/>
    <w:rsid w:val="008E3AF9"/>
    <w:rsid w:val="008E3F5B"/>
    <w:rsid w:val="008E499E"/>
    <w:rsid w:val="008E5E33"/>
    <w:rsid w:val="008E66D1"/>
    <w:rsid w:val="008E7084"/>
    <w:rsid w:val="008E7432"/>
    <w:rsid w:val="008F3073"/>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834"/>
    <w:rsid w:val="00935AEE"/>
    <w:rsid w:val="0093784C"/>
    <w:rsid w:val="00940000"/>
    <w:rsid w:val="0094013C"/>
    <w:rsid w:val="00940D52"/>
    <w:rsid w:val="00940E38"/>
    <w:rsid w:val="00942591"/>
    <w:rsid w:val="00943808"/>
    <w:rsid w:val="00943A64"/>
    <w:rsid w:val="00946148"/>
    <w:rsid w:val="00946EEA"/>
    <w:rsid w:val="00947389"/>
    <w:rsid w:val="0095033F"/>
    <w:rsid w:val="00950415"/>
    <w:rsid w:val="00950562"/>
    <w:rsid w:val="00954F5B"/>
    <w:rsid w:val="00957261"/>
    <w:rsid w:val="00960A5B"/>
    <w:rsid w:val="00960D21"/>
    <w:rsid w:val="00961AA1"/>
    <w:rsid w:val="00963A47"/>
    <w:rsid w:val="009738B0"/>
    <w:rsid w:val="00982892"/>
    <w:rsid w:val="009841E5"/>
    <w:rsid w:val="00984AF4"/>
    <w:rsid w:val="0098629A"/>
    <w:rsid w:val="009935C6"/>
    <w:rsid w:val="00995B95"/>
    <w:rsid w:val="009969E2"/>
    <w:rsid w:val="00996A1F"/>
    <w:rsid w:val="00997A6C"/>
    <w:rsid w:val="009A00DD"/>
    <w:rsid w:val="009A66F1"/>
    <w:rsid w:val="009A70B4"/>
    <w:rsid w:val="009B3149"/>
    <w:rsid w:val="009B3696"/>
    <w:rsid w:val="009B583F"/>
    <w:rsid w:val="009C07ED"/>
    <w:rsid w:val="009C0ED4"/>
    <w:rsid w:val="009C0EDA"/>
    <w:rsid w:val="009C37AB"/>
    <w:rsid w:val="009C5A38"/>
    <w:rsid w:val="009C6B60"/>
    <w:rsid w:val="009D0571"/>
    <w:rsid w:val="009D492F"/>
    <w:rsid w:val="009D73B8"/>
    <w:rsid w:val="009D7BCB"/>
    <w:rsid w:val="009E001B"/>
    <w:rsid w:val="009E4A54"/>
    <w:rsid w:val="009E5C19"/>
    <w:rsid w:val="009F1C12"/>
    <w:rsid w:val="009F3446"/>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34F5"/>
    <w:rsid w:val="00A44DD6"/>
    <w:rsid w:val="00A51456"/>
    <w:rsid w:val="00A5207A"/>
    <w:rsid w:val="00A54DCC"/>
    <w:rsid w:val="00A55D1F"/>
    <w:rsid w:val="00A56083"/>
    <w:rsid w:val="00A5683C"/>
    <w:rsid w:val="00A60FF5"/>
    <w:rsid w:val="00A6264B"/>
    <w:rsid w:val="00A6397F"/>
    <w:rsid w:val="00A63F03"/>
    <w:rsid w:val="00A65BD1"/>
    <w:rsid w:val="00A660FF"/>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C4738"/>
    <w:rsid w:val="00AC73C3"/>
    <w:rsid w:val="00AC7ED2"/>
    <w:rsid w:val="00AD04DB"/>
    <w:rsid w:val="00AD5176"/>
    <w:rsid w:val="00AD67A3"/>
    <w:rsid w:val="00AE035D"/>
    <w:rsid w:val="00AE340A"/>
    <w:rsid w:val="00AE374A"/>
    <w:rsid w:val="00AE3F42"/>
    <w:rsid w:val="00AF1880"/>
    <w:rsid w:val="00AF45F7"/>
    <w:rsid w:val="00B023DD"/>
    <w:rsid w:val="00B04686"/>
    <w:rsid w:val="00B06918"/>
    <w:rsid w:val="00B06A56"/>
    <w:rsid w:val="00B07756"/>
    <w:rsid w:val="00B0776F"/>
    <w:rsid w:val="00B101A5"/>
    <w:rsid w:val="00B133A3"/>
    <w:rsid w:val="00B135B9"/>
    <w:rsid w:val="00B147D2"/>
    <w:rsid w:val="00B16561"/>
    <w:rsid w:val="00B16741"/>
    <w:rsid w:val="00B17755"/>
    <w:rsid w:val="00B17B31"/>
    <w:rsid w:val="00B21932"/>
    <w:rsid w:val="00B22FD1"/>
    <w:rsid w:val="00B2376A"/>
    <w:rsid w:val="00B2578A"/>
    <w:rsid w:val="00B27000"/>
    <w:rsid w:val="00B270A4"/>
    <w:rsid w:val="00B32CC1"/>
    <w:rsid w:val="00B33638"/>
    <w:rsid w:val="00B341F3"/>
    <w:rsid w:val="00B344A8"/>
    <w:rsid w:val="00B34852"/>
    <w:rsid w:val="00B35058"/>
    <w:rsid w:val="00B3704B"/>
    <w:rsid w:val="00B404D0"/>
    <w:rsid w:val="00B4376C"/>
    <w:rsid w:val="00B45861"/>
    <w:rsid w:val="00B466AE"/>
    <w:rsid w:val="00B5009E"/>
    <w:rsid w:val="00B53FD0"/>
    <w:rsid w:val="00B54B63"/>
    <w:rsid w:val="00B55267"/>
    <w:rsid w:val="00B57608"/>
    <w:rsid w:val="00B62866"/>
    <w:rsid w:val="00B66D5E"/>
    <w:rsid w:val="00B675AC"/>
    <w:rsid w:val="00B70F65"/>
    <w:rsid w:val="00B711EC"/>
    <w:rsid w:val="00B723C3"/>
    <w:rsid w:val="00B73886"/>
    <w:rsid w:val="00B73CF0"/>
    <w:rsid w:val="00B7420B"/>
    <w:rsid w:val="00B75BFE"/>
    <w:rsid w:val="00B827F8"/>
    <w:rsid w:val="00B8286D"/>
    <w:rsid w:val="00B8366B"/>
    <w:rsid w:val="00B848D8"/>
    <w:rsid w:val="00B872D1"/>
    <w:rsid w:val="00B8752F"/>
    <w:rsid w:val="00B91CA1"/>
    <w:rsid w:val="00B949E5"/>
    <w:rsid w:val="00B94CBC"/>
    <w:rsid w:val="00B95C8C"/>
    <w:rsid w:val="00BA3791"/>
    <w:rsid w:val="00BA4710"/>
    <w:rsid w:val="00BA50F6"/>
    <w:rsid w:val="00BA6CB7"/>
    <w:rsid w:val="00BA6D31"/>
    <w:rsid w:val="00BB066F"/>
    <w:rsid w:val="00BB132F"/>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6E2C"/>
    <w:rsid w:val="00BF76EB"/>
    <w:rsid w:val="00C01D7E"/>
    <w:rsid w:val="00C03356"/>
    <w:rsid w:val="00C03A00"/>
    <w:rsid w:val="00C05804"/>
    <w:rsid w:val="00C0584E"/>
    <w:rsid w:val="00C05994"/>
    <w:rsid w:val="00C06676"/>
    <w:rsid w:val="00C10767"/>
    <w:rsid w:val="00C13B47"/>
    <w:rsid w:val="00C15D05"/>
    <w:rsid w:val="00C16837"/>
    <w:rsid w:val="00C173F8"/>
    <w:rsid w:val="00C17515"/>
    <w:rsid w:val="00C202D7"/>
    <w:rsid w:val="00C24727"/>
    <w:rsid w:val="00C27530"/>
    <w:rsid w:val="00C33135"/>
    <w:rsid w:val="00C33DE1"/>
    <w:rsid w:val="00C34730"/>
    <w:rsid w:val="00C3502D"/>
    <w:rsid w:val="00C355E0"/>
    <w:rsid w:val="00C40FF2"/>
    <w:rsid w:val="00C41D0B"/>
    <w:rsid w:val="00C47457"/>
    <w:rsid w:val="00C51200"/>
    <w:rsid w:val="00C535A9"/>
    <w:rsid w:val="00C54E6E"/>
    <w:rsid w:val="00C57731"/>
    <w:rsid w:val="00C60C38"/>
    <w:rsid w:val="00C62558"/>
    <w:rsid w:val="00C63890"/>
    <w:rsid w:val="00C64097"/>
    <w:rsid w:val="00C670D8"/>
    <w:rsid w:val="00C7025B"/>
    <w:rsid w:val="00C726CF"/>
    <w:rsid w:val="00C730F9"/>
    <w:rsid w:val="00C76E51"/>
    <w:rsid w:val="00C814FD"/>
    <w:rsid w:val="00C84B1E"/>
    <w:rsid w:val="00C85D9B"/>
    <w:rsid w:val="00C85F42"/>
    <w:rsid w:val="00C8648B"/>
    <w:rsid w:val="00C91ECF"/>
    <w:rsid w:val="00C93C83"/>
    <w:rsid w:val="00C94851"/>
    <w:rsid w:val="00C97048"/>
    <w:rsid w:val="00CA240E"/>
    <w:rsid w:val="00CA2ADD"/>
    <w:rsid w:val="00CA3575"/>
    <w:rsid w:val="00CA3729"/>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3023"/>
    <w:rsid w:val="00CD4BA4"/>
    <w:rsid w:val="00CD52BC"/>
    <w:rsid w:val="00CD5D58"/>
    <w:rsid w:val="00CE13FE"/>
    <w:rsid w:val="00CE259D"/>
    <w:rsid w:val="00CE3790"/>
    <w:rsid w:val="00CE6E8D"/>
    <w:rsid w:val="00CE7787"/>
    <w:rsid w:val="00CF0504"/>
    <w:rsid w:val="00CF1422"/>
    <w:rsid w:val="00CF143F"/>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629"/>
    <w:rsid w:val="00D269B9"/>
    <w:rsid w:val="00D27F19"/>
    <w:rsid w:val="00D30258"/>
    <w:rsid w:val="00D30472"/>
    <w:rsid w:val="00D32276"/>
    <w:rsid w:val="00D32788"/>
    <w:rsid w:val="00D344E7"/>
    <w:rsid w:val="00D34870"/>
    <w:rsid w:val="00D34BEE"/>
    <w:rsid w:val="00D34D60"/>
    <w:rsid w:val="00D36A7B"/>
    <w:rsid w:val="00D41E76"/>
    <w:rsid w:val="00D43B8A"/>
    <w:rsid w:val="00D45026"/>
    <w:rsid w:val="00D5011F"/>
    <w:rsid w:val="00D5340D"/>
    <w:rsid w:val="00D53FFE"/>
    <w:rsid w:val="00D57C32"/>
    <w:rsid w:val="00D62F7E"/>
    <w:rsid w:val="00D6330A"/>
    <w:rsid w:val="00D63C20"/>
    <w:rsid w:val="00D66CB2"/>
    <w:rsid w:val="00D66CFF"/>
    <w:rsid w:val="00D67E45"/>
    <w:rsid w:val="00D71F44"/>
    <w:rsid w:val="00D73B3D"/>
    <w:rsid w:val="00D76A12"/>
    <w:rsid w:val="00D77D56"/>
    <w:rsid w:val="00D81DE4"/>
    <w:rsid w:val="00D82E23"/>
    <w:rsid w:val="00D841C6"/>
    <w:rsid w:val="00D8471F"/>
    <w:rsid w:val="00D849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2F49"/>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5254"/>
    <w:rsid w:val="00E270F9"/>
    <w:rsid w:val="00E316DF"/>
    <w:rsid w:val="00E32154"/>
    <w:rsid w:val="00E32B44"/>
    <w:rsid w:val="00E34336"/>
    <w:rsid w:val="00E34E47"/>
    <w:rsid w:val="00E3637C"/>
    <w:rsid w:val="00E37AF2"/>
    <w:rsid w:val="00E40C58"/>
    <w:rsid w:val="00E40F2B"/>
    <w:rsid w:val="00E4160B"/>
    <w:rsid w:val="00E43D98"/>
    <w:rsid w:val="00E47FF6"/>
    <w:rsid w:val="00E503C0"/>
    <w:rsid w:val="00E51924"/>
    <w:rsid w:val="00E51C92"/>
    <w:rsid w:val="00E51F89"/>
    <w:rsid w:val="00E51FA7"/>
    <w:rsid w:val="00E52B9B"/>
    <w:rsid w:val="00E52D78"/>
    <w:rsid w:val="00E54330"/>
    <w:rsid w:val="00E54769"/>
    <w:rsid w:val="00E557CD"/>
    <w:rsid w:val="00E62FEB"/>
    <w:rsid w:val="00E64885"/>
    <w:rsid w:val="00E70A9F"/>
    <w:rsid w:val="00E7149C"/>
    <w:rsid w:val="00E71FDD"/>
    <w:rsid w:val="00E74C9E"/>
    <w:rsid w:val="00E75162"/>
    <w:rsid w:val="00E76581"/>
    <w:rsid w:val="00E80F51"/>
    <w:rsid w:val="00E81544"/>
    <w:rsid w:val="00E84EBE"/>
    <w:rsid w:val="00E8714B"/>
    <w:rsid w:val="00E87996"/>
    <w:rsid w:val="00E90ECD"/>
    <w:rsid w:val="00E91063"/>
    <w:rsid w:val="00E92231"/>
    <w:rsid w:val="00E92D65"/>
    <w:rsid w:val="00E9478D"/>
    <w:rsid w:val="00E94B6C"/>
    <w:rsid w:val="00E95BC6"/>
    <w:rsid w:val="00E95E62"/>
    <w:rsid w:val="00E96342"/>
    <w:rsid w:val="00E96497"/>
    <w:rsid w:val="00E96556"/>
    <w:rsid w:val="00E965B7"/>
    <w:rsid w:val="00EA0979"/>
    <w:rsid w:val="00EA1E4F"/>
    <w:rsid w:val="00EA21F1"/>
    <w:rsid w:val="00EA284B"/>
    <w:rsid w:val="00EA3D66"/>
    <w:rsid w:val="00EA4300"/>
    <w:rsid w:val="00EA4365"/>
    <w:rsid w:val="00EA51AC"/>
    <w:rsid w:val="00EA6722"/>
    <w:rsid w:val="00EA7B8C"/>
    <w:rsid w:val="00EB0951"/>
    <w:rsid w:val="00EB0C11"/>
    <w:rsid w:val="00EB28FA"/>
    <w:rsid w:val="00EB4096"/>
    <w:rsid w:val="00EB46D1"/>
    <w:rsid w:val="00EC021A"/>
    <w:rsid w:val="00EC1911"/>
    <w:rsid w:val="00EC1BDC"/>
    <w:rsid w:val="00EC1D64"/>
    <w:rsid w:val="00EC3EAC"/>
    <w:rsid w:val="00EC4558"/>
    <w:rsid w:val="00EC55AF"/>
    <w:rsid w:val="00EC79D5"/>
    <w:rsid w:val="00ED087E"/>
    <w:rsid w:val="00ED1059"/>
    <w:rsid w:val="00ED1492"/>
    <w:rsid w:val="00ED2BEC"/>
    <w:rsid w:val="00ED7CD2"/>
    <w:rsid w:val="00EE1BC2"/>
    <w:rsid w:val="00EE26BF"/>
    <w:rsid w:val="00EE483D"/>
    <w:rsid w:val="00EE7F74"/>
    <w:rsid w:val="00EF2360"/>
    <w:rsid w:val="00EF27B8"/>
    <w:rsid w:val="00EF3B09"/>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2937"/>
    <w:rsid w:val="00F22E9E"/>
    <w:rsid w:val="00F2396C"/>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67B46"/>
    <w:rsid w:val="00F710B5"/>
    <w:rsid w:val="00F71B08"/>
    <w:rsid w:val="00F757E8"/>
    <w:rsid w:val="00F779D1"/>
    <w:rsid w:val="00F81B68"/>
    <w:rsid w:val="00F8200B"/>
    <w:rsid w:val="00F84221"/>
    <w:rsid w:val="00F85298"/>
    <w:rsid w:val="00F85DD6"/>
    <w:rsid w:val="00F87D54"/>
    <w:rsid w:val="00F90D4D"/>
    <w:rsid w:val="00F911F1"/>
    <w:rsid w:val="00F92765"/>
    <w:rsid w:val="00F9289D"/>
    <w:rsid w:val="00F9423F"/>
    <w:rsid w:val="00FA01CA"/>
    <w:rsid w:val="00FA12C7"/>
    <w:rsid w:val="00FA313D"/>
    <w:rsid w:val="00FB1785"/>
    <w:rsid w:val="00FB17A0"/>
    <w:rsid w:val="00FB27DC"/>
    <w:rsid w:val="00FB5CE1"/>
    <w:rsid w:val="00FB79BF"/>
    <w:rsid w:val="00FC052D"/>
    <w:rsid w:val="00FC3F7F"/>
    <w:rsid w:val="00FC4B72"/>
    <w:rsid w:val="00FC5611"/>
    <w:rsid w:val="00FC5D92"/>
    <w:rsid w:val="00FC682C"/>
    <w:rsid w:val="00FC6D3B"/>
    <w:rsid w:val="00FC7639"/>
    <w:rsid w:val="00FD1B8A"/>
    <w:rsid w:val="00FD34F1"/>
    <w:rsid w:val="00FD7A35"/>
    <w:rsid w:val="00FE0813"/>
    <w:rsid w:val="00FE0EF2"/>
    <w:rsid w:val="00FE2138"/>
    <w:rsid w:val="00FE4E68"/>
    <w:rsid w:val="00FE6275"/>
    <w:rsid w:val="00FF0CA4"/>
    <w:rsid w:val="00FF1879"/>
    <w:rsid w:val="00FF23AA"/>
    <w:rsid w:val="00FF2CB8"/>
    <w:rsid w:val="00FF3E67"/>
    <w:rsid w:val="00FF4139"/>
    <w:rsid w:val="00FF5667"/>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quantifish/TagGrowth"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askr/adcomp"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www.elsevier.com/journals/fisheries-research/0165-7836/guide-for-authors"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77112B-1267-4734-8E39-3F6113D16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36</Pages>
  <Words>17017</Words>
  <Characters>97001</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JTT</cp:lastModifiedBy>
  <cp:revision>616</cp:revision>
  <cp:lastPrinted>2015-02-16T22:19:00Z</cp:lastPrinted>
  <dcterms:created xsi:type="dcterms:W3CDTF">2015-01-23T23:16:00Z</dcterms:created>
  <dcterms:modified xsi:type="dcterms:W3CDTF">2015-02-17T16:34:00Z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id="KT7VR39P"/&gt;&lt;style id="http://www.zotero.org/styles/elsevier-harvard" hasBibliography="1" bibliographyStyleHasBeenSet="1"/&gt;&lt;prefs&gt;&lt;pref name="fieldType" value="Field"/&gt;&lt;pref name="storeReferences"</vt:lpwstr>
  </property>
  <property fmtid="{D5CDD505-2E9C-101B-9397-08002B2CF9AE}" pid="4" name="ZOTERO_PREF_2">
    <vt:lpwstr> value="true"/&gt;&lt;pref name="automaticJournalAbbreviations" value="true"/&gt;&lt;pref name="noteType" value="0"/&gt;&lt;/prefs&gt;&lt;/data&gt;</vt:lpwstr>
  </property>
</Properties>
</file>