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02AC1FBF" w:rsidR="00C54E6E" w:rsidRDefault="0052594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this study, we </w:t>
      </w:r>
      <w:r w:rsidR="00C54E6E">
        <w:rPr>
          <w:rFonts w:ascii="Times New Roman" w:hAnsi="Times New Roman" w:cs="Times New Roman"/>
          <w:sz w:val="24"/>
          <w:szCs w:val="24"/>
        </w:rPr>
        <w:t>have explicitly modeled multiple sources of variability in growth rates</w:t>
      </w:r>
      <w:r w:rsidR="00DB1D55">
        <w:rPr>
          <w:rFonts w:ascii="Times New Roman" w:hAnsi="Times New Roman" w:cs="Times New Roman"/>
          <w:sz w:val="24"/>
          <w:szCs w:val="24"/>
        </w:rPr>
        <w:t xml:space="preserve"> in a wild marine population</w:t>
      </w:r>
      <w:r w:rsidR="00D043BF">
        <w:rPr>
          <w:rFonts w:ascii="Times New Roman" w:hAnsi="Times New Roman" w:cs="Times New Roman"/>
          <w:sz w:val="24"/>
          <w:szCs w:val="24"/>
        </w:rPr>
        <w:t xml:space="preserve"> of Antarctic </w:t>
      </w:r>
      <w:proofErr w:type="spellStart"/>
      <w:r w:rsidR="00D043BF">
        <w:rPr>
          <w:rFonts w:ascii="Times New Roman" w:hAnsi="Times New Roman" w:cs="Times New Roman"/>
          <w:sz w:val="24"/>
          <w:szCs w:val="24"/>
        </w:rPr>
        <w:t>toothfish</w:t>
      </w:r>
      <w:proofErr w:type="spellEnd"/>
      <w:r w:rsidR="00D043BF">
        <w:rPr>
          <w:rFonts w:ascii="Times New Roman" w:hAnsi="Times New Roman" w:cs="Times New Roman"/>
          <w:sz w:val="24"/>
          <w:szCs w:val="24"/>
        </w:rPr>
        <w:t xml:space="preserve"> </w:t>
      </w:r>
      <w:r w:rsidR="00D043BF" w:rsidRPr="009C37AB">
        <w:rPr>
          <w:rFonts w:ascii="Times New Roman" w:hAnsi="Times New Roman" w:cs="Times New Roman"/>
          <w:sz w:val="24"/>
          <w:szCs w:val="24"/>
        </w:rPr>
        <w:t>(</w:t>
      </w:r>
      <w:proofErr w:type="spellStart"/>
      <w:r w:rsidR="00D043BF">
        <w:rPr>
          <w:rFonts w:ascii="Times New Roman" w:hAnsi="Times New Roman" w:cs="Times New Roman"/>
          <w:i/>
          <w:sz w:val="24"/>
          <w:szCs w:val="24"/>
        </w:rPr>
        <w:t>Dissostichus</w:t>
      </w:r>
      <w:proofErr w:type="spellEnd"/>
      <w:r w:rsidR="00D043BF">
        <w:rPr>
          <w:rFonts w:ascii="Times New Roman" w:hAnsi="Times New Roman" w:cs="Times New Roman"/>
          <w:i/>
          <w:sz w:val="24"/>
          <w:szCs w:val="24"/>
        </w:rPr>
        <w:t xml:space="preserve"> </w:t>
      </w:r>
      <w:proofErr w:type="spellStart"/>
      <w:r w:rsidR="00D043BF">
        <w:rPr>
          <w:rFonts w:ascii="Times New Roman" w:hAnsi="Times New Roman" w:cs="Times New Roman"/>
          <w:i/>
          <w:sz w:val="24"/>
          <w:szCs w:val="24"/>
        </w:rPr>
        <w:t>mawsoni</w:t>
      </w:r>
      <w:proofErr w:type="spellEnd"/>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sidR="00C54E6E">
        <w:rPr>
          <w:rFonts w:ascii="Times New Roman" w:hAnsi="Times New Roman" w:cs="Times New Roman"/>
          <w:sz w:val="24"/>
          <w:szCs w:val="24"/>
        </w:rPr>
        <w:t xml:space="preserve">.  Our model </w:t>
      </w:r>
      <w:r>
        <w:rPr>
          <w:rFonts w:ascii="Times New Roman" w:hAnsi="Times New Roman" w:cs="Times New Roman"/>
          <w:sz w:val="24"/>
          <w:szCs w:val="24"/>
        </w:rPr>
        <w:t>incorporate</w:t>
      </w:r>
      <w:r w:rsidR="00C54E6E">
        <w:rPr>
          <w:rFonts w:ascii="Times New Roman" w:hAnsi="Times New Roman" w:cs="Times New Roman"/>
          <w:sz w:val="24"/>
          <w:szCs w:val="24"/>
        </w:rPr>
        <w:t>s</w:t>
      </w:r>
      <w:r>
        <w:rPr>
          <w:rFonts w:ascii="Times New Roman" w:hAnsi="Times New Roman" w:cs="Times New Roman"/>
          <w:sz w:val="24"/>
          <w:szCs w:val="24"/>
        </w:rPr>
        <w:t xml:space="preserve"> sex-specific differences in growth rates, </w:t>
      </w:r>
      <w:r w:rsidR="00BD25B3">
        <w:rPr>
          <w:rFonts w:ascii="Times New Roman" w:hAnsi="Times New Roman" w:cs="Times New Roman"/>
          <w:sz w:val="24"/>
          <w:szCs w:val="24"/>
        </w:rPr>
        <w:t>along with</w:t>
      </w:r>
      <w:r w:rsidR="00C54E6E">
        <w:rPr>
          <w:rFonts w:ascii="Times New Roman" w:hAnsi="Times New Roman" w:cs="Times New Roman"/>
          <w:sz w:val="24"/>
          <w:szCs w:val="24"/>
        </w:rPr>
        <w:t xml:space="preserve"> persistent, temporal, and residual variation</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ins w:id="1" w:author="Darcy Webber" w:date="2015-02-11T12:17:00Z">
        <w:r w:rsidR="00D30472">
          <w:rPr>
            <w:rFonts w:ascii="Times New Roman" w:hAnsi="Times New Roman" w:cs="Times New Roman"/>
            <w:sz w:val="24"/>
            <w:szCs w:val="24"/>
          </w:rPr>
          <w:t xml:space="preserve"> and validated using a simulation study</w:t>
        </w:r>
      </w:ins>
      <w:r w:rsidR="00BD25B3">
        <w:rPr>
          <w:rFonts w:ascii="Times New Roman" w:hAnsi="Times New Roman" w:cs="Times New Roman"/>
          <w:sz w:val="24"/>
          <w:szCs w:val="24"/>
        </w:rPr>
        <w:t>.  The code is distributed as a publicly available package in the R statistical environment.</w:t>
      </w:r>
      <w:r w:rsidR="009935C6">
        <w:rPr>
          <w:rFonts w:ascii="Times New Roman" w:hAnsi="Times New Roman" w:cs="Times New Roman"/>
          <w:sz w:val="24"/>
          <w:szCs w:val="24"/>
        </w:rPr>
        <w:t xml:space="preserve">  </w:t>
      </w:r>
      <w:proofErr w:type="spellStart"/>
      <w:r w:rsidR="009935C6" w:rsidRPr="00AE340A">
        <w:rPr>
          <w:rFonts w:ascii="Times New Roman" w:hAnsi="Times New Roman" w:cs="Times New Roman"/>
          <w:sz w:val="24"/>
          <w:szCs w:val="24"/>
          <w:highlight w:val="yellow"/>
          <w:rPrChange w:id="2" w:author="Darcy Webber" w:date="2015-02-11T12:27:00Z">
            <w:rPr>
              <w:rFonts w:ascii="Times New Roman" w:hAnsi="Times New Roman" w:cs="Times New Roman"/>
              <w:sz w:val="24"/>
              <w:szCs w:val="24"/>
            </w:rPr>
          </w:rPrChange>
        </w:rPr>
        <w:t>Toothfish</w:t>
      </w:r>
      <w:proofErr w:type="spellEnd"/>
      <w:r w:rsidR="009935C6" w:rsidRPr="00AE340A">
        <w:rPr>
          <w:rFonts w:ascii="Times New Roman" w:hAnsi="Times New Roman" w:cs="Times New Roman"/>
          <w:sz w:val="24"/>
          <w:szCs w:val="24"/>
          <w:highlight w:val="yellow"/>
          <w:rPrChange w:id="3" w:author="Darcy Webber" w:date="2015-02-11T12:27:00Z">
            <w:rPr>
              <w:rFonts w:ascii="Times New Roman" w:hAnsi="Times New Roman" w:cs="Times New Roman"/>
              <w:sz w:val="24"/>
              <w:szCs w:val="24"/>
            </w:rPr>
          </w:rPrChange>
        </w:rPr>
        <w:t xml:space="preserve"> were found to…</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w:t>
      </w:r>
      <w:proofErr w:type="spellStart"/>
      <w:r w:rsidR="00B45861">
        <w:rPr>
          <w:rFonts w:ascii="Times New Roman" w:hAnsi="Times New Roman" w:cs="Times New Roman"/>
          <w:sz w:val="24"/>
          <w:szCs w:val="24"/>
        </w:rPr>
        <w:t>Bertalanffy</w:t>
      </w:r>
      <w:proofErr w:type="spellEnd"/>
      <w:r w:rsidR="00B45861">
        <w:rPr>
          <w:rFonts w:ascii="Times New Roman" w:hAnsi="Times New Roman" w:cs="Times New Roman"/>
          <w:sz w:val="24"/>
          <w:szCs w:val="24"/>
        </w:rPr>
        <w:t xml:space="preserve">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4EDF14DA"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 explicitly model multiple sources of variability in growth rates.</w:t>
      </w:r>
    </w:p>
    <w:p w14:paraId="552D889F" w14:textId="32E07608"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simulated data.</w:t>
      </w:r>
    </w:p>
    <w:p w14:paraId="1B067474" w14:textId="77777777" w:rsidR="008D4AE9" w:rsidRPr="00B45861" w:rsidRDefault="008D4AE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0D2205">
      <w:pPr>
        <w:tabs>
          <w:tab w:val="left" w:pos="360"/>
          <w:tab w:val="left" w:pos="720"/>
          <w:tab w:val="left" w:pos="8640"/>
        </w:tabs>
        <w:spacing w:after="0" w:line="480" w:lineRule="auto"/>
        <w:rPr>
          <w:rFonts w:ascii="Courier New" w:hAnsi="Courier New" w:cs="Courier New"/>
        </w:rPr>
      </w:pPr>
      <w:hyperlink r:id="rId10"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3896F99F"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ins w:id="4" w:author="Darcy Webber" w:date="2015-02-11T12:03:00Z">
        <w:r w:rsidR="00410ED6">
          <w:rPr>
            <w:rFonts w:ascii="Times New Roman" w:hAnsi="Times New Roman" w:cs="Times New Roman"/>
            <w:sz w:val="24"/>
            <w:szCs w:val="24"/>
          </w:rPr>
          <w:t>Sex</w:t>
        </w:r>
      </w:ins>
      <w:ins w:id="5" w:author="Darcy Webber" w:date="2015-02-11T12:14:00Z">
        <w:r w:rsidR="00611A3B">
          <w:rPr>
            <w:rFonts w:ascii="Times New Roman" w:hAnsi="Times New Roman" w:cs="Times New Roman"/>
            <w:sz w:val="24"/>
            <w:szCs w:val="24"/>
          </w:rPr>
          <w:t>-specific differences in behavior</w:t>
        </w:r>
      </w:ins>
      <w:ins w:id="6" w:author="Darcy Webber" w:date="2015-02-11T12:03:00Z">
        <w:r w:rsidR="00410ED6">
          <w:rPr>
            <w:rFonts w:ascii="Times New Roman" w:hAnsi="Times New Roman" w:cs="Times New Roman"/>
            <w:sz w:val="24"/>
            <w:szCs w:val="24"/>
          </w:rPr>
          <w:t xml:space="preserve"> can also </w:t>
        </w:r>
        <w:r w:rsidR="00611A3B">
          <w:rPr>
            <w:rFonts w:ascii="Times New Roman" w:hAnsi="Times New Roman" w:cs="Times New Roman"/>
            <w:sz w:val="24"/>
            <w:szCs w:val="24"/>
          </w:rPr>
          <w:t>manifest differences</w:t>
        </w:r>
        <w:r w:rsidR="00410ED6">
          <w:rPr>
            <w:rFonts w:ascii="Times New Roman" w:hAnsi="Times New Roman" w:cs="Times New Roman"/>
            <w:sz w:val="24"/>
            <w:szCs w:val="24"/>
          </w:rPr>
          <w:t xml:space="preserve"> in growth rates</w:t>
        </w:r>
      </w:ins>
      <w:ins w:id="7" w:author="Darcy Webber" w:date="2015-02-11T12:13:00Z">
        <w:r w:rsidR="00611A3B">
          <w:rPr>
            <w:rFonts w:ascii="Times New Roman" w:hAnsi="Times New Roman" w:cs="Times New Roman"/>
            <w:sz w:val="24"/>
            <w:szCs w:val="24"/>
          </w:rPr>
          <w:t xml:space="preserve"> </w:t>
        </w:r>
      </w:ins>
      <w:ins w:id="8" w:author="Darcy Webber" w:date="2015-02-11T12:12:00Z">
        <w:r w:rsidR="00410ED6">
          <w:rPr>
            <w:rFonts w:ascii="Times New Roman" w:hAnsi="Times New Roman" w:cs="Times New Roman"/>
            <w:sz w:val="24"/>
            <w:szCs w:val="24"/>
          </w:rPr>
          <w:t>(Biro and Sampson 2015).</w:t>
        </w:r>
      </w:ins>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w:t>
      </w:r>
      <w:r>
        <w:rPr>
          <w:rFonts w:ascii="Times New Roman" w:hAnsi="Times New Roman" w:cs="Times New Roman"/>
          <w:sz w:val="24"/>
          <w:szCs w:val="24"/>
        </w:rPr>
        <w:lastRenderedPageBreak/>
        <w:t xml:space="preserve">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387D3E88"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9"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ins w:id="10" w:author="Darcy Webber" w:date="2015-02-11T12:31:00Z">
        <w:r w:rsidR="00924BF6">
          <w:rPr>
            <w:rFonts w:ascii="Times New Roman" w:hAnsi="Times New Roman" w:cs="Times New Roman"/>
            <w:sz w:val="24"/>
            <w:szCs w:val="24"/>
          </w:rPr>
          <w:t xml:space="preserve"> we can successfully fit models that </w:t>
        </w:r>
      </w:ins>
      <w:ins w:id="11" w:author="Darcy Webber" w:date="2015-02-11T12:33:00Z">
        <w:r w:rsidR="00924BF6">
          <w:rPr>
            <w:rFonts w:ascii="Times New Roman" w:hAnsi="Times New Roman" w:cs="Times New Roman"/>
            <w:sz w:val="24"/>
            <w:szCs w:val="24"/>
          </w:rPr>
          <w:t xml:space="preserve">account for multiple sources or variation in growth.  These models suggest that </w:t>
        </w:r>
      </w:ins>
      <w:ins w:id="12" w:author="Darcy Webber" w:date="2015-02-11T12:35:00Z">
        <w:r w:rsidR="00924BF6">
          <w:rPr>
            <w:rFonts w:ascii="Times New Roman" w:hAnsi="Times New Roman" w:cs="Times New Roman"/>
            <w:sz w:val="24"/>
            <w:szCs w:val="24"/>
          </w:rPr>
          <w:t xml:space="preserve">variation among </w:t>
        </w:r>
      </w:ins>
      <w:ins w:id="13" w:author="Darcy Webber" w:date="2015-02-11T12:33:00Z">
        <w:r w:rsidR="00924BF6">
          <w:rPr>
            <w:rFonts w:ascii="Times New Roman" w:hAnsi="Times New Roman" w:cs="Times New Roman"/>
            <w:sz w:val="24"/>
            <w:szCs w:val="24"/>
          </w:rPr>
          <w:t>individual</w:t>
        </w:r>
      </w:ins>
      <w:ins w:id="14" w:author="Darcy Webber" w:date="2015-02-11T12:36:00Z">
        <w:r w:rsidR="00924BF6">
          <w:rPr>
            <w:rFonts w:ascii="Times New Roman" w:hAnsi="Times New Roman" w:cs="Times New Roman"/>
            <w:sz w:val="24"/>
            <w:szCs w:val="24"/>
          </w:rPr>
          <w:t xml:space="preserve">s accounts for up to half of the total variability in </w:t>
        </w:r>
      </w:ins>
      <w:ins w:id="15" w:author="Darcy Webber" w:date="2015-02-11T12:37:00Z">
        <w:r w:rsidR="008209A2">
          <w:rPr>
            <w:rFonts w:ascii="Times New Roman" w:hAnsi="Times New Roman" w:cs="Times New Roman"/>
            <w:sz w:val="24"/>
            <w:szCs w:val="24"/>
          </w:rPr>
          <w:t>this species</w:t>
        </w:r>
      </w:ins>
      <w:ins w:id="16" w:author="Darcy Webber" w:date="2015-02-11T12:36:00Z">
        <w:r w:rsidR="00924BF6">
          <w:rPr>
            <w:rFonts w:ascii="Times New Roman" w:hAnsi="Times New Roman" w:cs="Times New Roman"/>
            <w:sz w:val="24"/>
            <w:szCs w:val="24"/>
          </w:rPr>
          <w:t>.</w:t>
        </w:r>
      </w:ins>
      <w:del w:id="17" w:author="Darcy Webber" w:date="2015-02-11T12:36:00Z">
        <w:r w:rsidR="00D018E5" w:rsidDel="00924BF6">
          <w:rPr>
            <w:rFonts w:ascii="Times New Roman" w:hAnsi="Times New Roman" w:cs="Times New Roman"/>
            <w:sz w:val="24"/>
            <w:szCs w:val="24"/>
          </w:rPr>
          <w:delText xml:space="preserve"> </w:delText>
        </w:r>
        <w:r w:rsidR="00D018E5" w:rsidRPr="005C6FB0" w:rsidDel="00924BF6">
          <w:rPr>
            <w:rFonts w:ascii="Times New Roman" w:hAnsi="Times New Roman" w:cs="Times New Roman"/>
            <w:sz w:val="24"/>
            <w:szCs w:val="24"/>
            <w:highlight w:val="yellow"/>
          </w:rPr>
          <w:delText>…. [1-2 sentence summary of most important result for toothfish]</w:delText>
        </w:r>
        <w:r w:rsidR="00D018E5" w:rsidDel="00924BF6">
          <w:rPr>
            <w:rFonts w:ascii="Times New Roman" w:hAnsi="Times New Roman" w:cs="Times New Roman"/>
            <w:sz w:val="24"/>
            <w:szCs w:val="24"/>
          </w:rPr>
          <w:delText>.</w:delText>
        </w:r>
      </w:del>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0D220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0D220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0D2205">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0D2205">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6CD25CD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1"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2"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0D2205">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18"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 xml:space="preserve">recaptures are </w:t>
      </w:r>
      <w:r w:rsidR="00772E4B">
        <w:rPr>
          <w:rFonts w:ascii="Times New Roman" w:hAnsi="Times New Roman" w:cs="Times New Roman"/>
          <w:sz w:val="24"/>
          <w:szCs w:val="24"/>
        </w:rPr>
        <w:lastRenderedPageBreak/>
        <w:t>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19"/>
      <w:commentRangeStart w:id="20"/>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19"/>
      <w:r w:rsidR="004471DE">
        <w:rPr>
          <w:rStyle w:val="CommentReference"/>
        </w:rPr>
        <w:commentReference w:id="19"/>
      </w:r>
      <w:commentRangeEnd w:id="20"/>
      <w:r w:rsidR="006D0BF6">
        <w:rPr>
          <w:rStyle w:val="CommentReference"/>
        </w:rPr>
        <w:commentReference w:id="20"/>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0D220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w:t>
      </w:r>
      <w:r w:rsidR="00FF0CA4">
        <w:rPr>
          <w:rFonts w:ascii="Times New Roman" w:hAnsi="Times New Roman" w:cs="Times New Roman"/>
          <w:sz w:val="24"/>
          <w:szCs w:val="24"/>
        </w:rPr>
        <w:lastRenderedPageBreak/>
        <w:t xml:space="preserve">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30B66F1"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7095CA68" w14:textId="5222E529" w:rsidR="00252E62" w:rsidRDefault="00DB3AA7" w:rsidP="00841322">
      <w:pPr>
        <w:spacing w:line="480" w:lineRule="auto"/>
        <w:rPr>
          <w:ins w:id="21" w:author="Darcy Webber" w:date="2015-02-11T12:38:00Z"/>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In this model, the log-standard deviation of residual variation in growth rates</w:t>
      </w:r>
      <w:ins w:id="22" w:author="darcy" w:date="2015-02-11T09:23:00Z">
        <w:r w:rsidR="00402E5D">
          <w:rPr>
            <w:rFonts w:ascii="Times New Roman" w:hAnsi="Times New Roman" w:cs="Times New Roman"/>
            <w:sz w:val="24"/>
            <w:szCs w:val="24"/>
          </w:rPr>
          <w:t xml:space="preserve"> (</w:t>
        </w:r>
        <w:r w:rsidR="00402E5D" w:rsidRPr="00402E5D">
          <w:rPr>
            <w:rFonts w:ascii="Times New Roman" w:hAnsi="Times New Roman" w:cs="Times New Roman"/>
            <w:i/>
            <w:sz w:val="24"/>
            <w:szCs w:val="24"/>
            <w:rPrChange w:id="23" w:author="darcy" w:date="2015-02-11T09:23:00Z">
              <w:rPr>
                <w:rFonts w:ascii="Times New Roman" w:hAnsi="Times New Roman" w:cs="Times New Roman"/>
                <w:sz w:val="24"/>
                <w:szCs w:val="24"/>
              </w:rPr>
            </w:rPrChange>
          </w:rPr>
          <w:t>log(</w:t>
        </w:r>
        <w:proofErr w:type="spellStart"/>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proofErr w:type="spellEnd"/>
        <w:r w:rsidR="00402E5D" w:rsidRPr="00402E5D">
          <w:rPr>
            <w:rFonts w:ascii="Times New Roman" w:hAnsi="Times New Roman" w:cs="Times New Roman"/>
            <w:i/>
            <w:sz w:val="24"/>
            <w:szCs w:val="24"/>
            <w:rPrChange w:id="24" w:author="darcy" w:date="2015-02-11T09:23:00Z">
              <w:rPr>
                <w:rFonts w:ascii="Times New Roman" w:hAnsi="Times New Roman" w:cs="Times New Roman"/>
                <w:sz w:val="24"/>
                <w:szCs w:val="24"/>
              </w:rPr>
            </w:rPrChange>
          </w:rPr>
          <w:t>)</w:t>
        </w:r>
        <w:r w:rsidR="00402E5D">
          <w:rPr>
            <w:rFonts w:ascii="Times New Roman" w:hAnsi="Times New Roman" w:cs="Times New Roman"/>
            <w:sz w:val="24"/>
            <w:szCs w:val="24"/>
          </w:rPr>
          <w:t>)</w:t>
        </w:r>
      </w:ins>
      <w:r w:rsidR="004F51AC">
        <w:rPr>
          <w:rFonts w:ascii="Times New Roman" w:hAnsi="Times New Roman" w:cs="Times New Roman"/>
          <w:sz w:val="24"/>
          <w:szCs w:val="24"/>
        </w:rPr>
        <w:t xml:space="preserve"> was </w:t>
      </w:r>
      <w:ins w:id="25" w:author="darcy" w:date="2015-02-11T09:22:00Z">
        <w:r w:rsidR="00402E5D">
          <w:rPr>
            <w:rFonts w:ascii="Times New Roman" w:hAnsi="Times New Roman" w:cs="Times New Roman"/>
            <w:sz w:val="24"/>
            <w:szCs w:val="24"/>
          </w:rPr>
          <w:t>-0.459</w:t>
        </w:r>
      </w:ins>
      <w:del w:id="26" w:author="darcy" w:date="2015-02-11T09:23:00Z">
        <w:r w:rsidR="004F51AC" w:rsidRPr="00AC4738" w:rsidDel="00B270A4">
          <w:rPr>
            <w:rFonts w:ascii="Times New Roman" w:hAnsi="Times New Roman" w:cs="Times New Roman"/>
            <w:sz w:val="24"/>
            <w:szCs w:val="24"/>
            <w:highlight w:val="yellow"/>
          </w:rPr>
          <w:delText>0.</w:delText>
        </w:r>
        <w:commentRangeStart w:id="27"/>
        <w:r w:rsidR="004F51AC" w:rsidRPr="00AC4738" w:rsidDel="00B270A4">
          <w:rPr>
            <w:rFonts w:ascii="Times New Roman" w:hAnsi="Times New Roman" w:cs="Times New Roman"/>
            <w:sz w:val="24"/>
            <w:szCs w:val="24"/>
            <w:highlight w:val="yellow"/>
          </w:rPr>
          <w:delText>XX</w:delText>
        </w:r>
        <w:commentRangeEnd w:id="27"/>
        <w:r w:rsidR="00152E1A" w:rsidDel="00B270A4">
          <w:rPr>
            <w:rStyle w:val="CommentReference"/>
          </w:rPr>
          <w:commentReference w:id="27"/>
        </w:r>
        <w:r w:rsidR="004F51AC" w:rsidDel="00B270A4">
          <w:rPr>
            <w:rFonts w:ascii="Times New Roman" w:hAnsi="Times New Roman" w:cs="Times New Roman"/>
            <w:sz w:val="24"/>
            <w:szCs w:val="24"/>
          </w:rPr>
          <w:delText>,</w:delText>
        </w:r>
      </w:del>
      <w:r w:rsidR="004F51AC">
        <w:rPr>
          <w:rFonts w:ascii="Times New Roman" w:hAnsi="Times New Roman" w:cs="Times New Roman"/>
          <w:sz w:val="24"/>
          <w:szCs w:val="24"/>
        </w:rPr>
        <w:t xml:space="preserve"> representing a </w:t>
      </w:r>
      <w:r w:rsidR="00B8366B">
        <w:rPr>
          <w:rFonts w:ascii="Times New Roman" w:hAnsi="Times New Roman" w:cs="Times New Roman"/>
          <w:sz w:val="24"/>
          <w:szCs w:val="24"/>
        </w:rPr>
        <w:t>c.v.</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28"/>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28"/>
      <w:r w:rsidR="00152E1A">
        <w:rPr>
          <w:rStyle w:val="CommentReference"/>
        </w:rPr>
        <w:commentReference w:id="28"/>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 xml:space="preserve">is lower as </w:t>
      </w:r>
      <w:del w:id="29" w:author="Darcy Webber" w:date="2015-02-11T12:40:00Z">
        <w:r w:rsidR="000B36C1" w:rsidDel="00252E62">
          <w:rPr>
            <w:rFonts w:ascii="Times New Roman" w:hAnsi="Times New Roman" w:cs="Times New Roman"/>
            <w:sz w:val="24"/>
            <w:szCs w:val="24"/>
          </w:rPr>
          <w:delText xml:space="preserve">some </w:delText>
        </w:r>
      </w:del>
      <w:ins w:id="30" w:author="Darcy Webber" w:date="2015-02-11T12:40:00Z">
        <w:r w:rsidR="00252E62">
          <w:rPr>
            <w:rFonts w:ascii="Times New Roman" w:hAnsi="Times New Roman" w:cs="Times New Roman"/>
            <w:sz w:val="24"/>
            <w:szCs w:val="24"/>
          </w:rPr>
          <w:t xml:space="preserve">over half </w:t>
        </w:r>
      </w:ins>
      <w:r w:rsidR="000B36C1">
        <w:rPr>
          <w:rFonts w:ascii="Times New Roman" w:hAnsi="Times New Roman" w:cs="Times New Roman"/>
          <w:sz w:val="24"/>
          <w:szCs w:val="24"/>
        </w:rPr>
        <w:t>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w:t>
      </w:r>
    </w:p>
    <w:p w14:paraId="24DA6132" w14:textId="3D82E554" w:rsidR="00DB3AA7" w:rsidRDefault="00E81544" w:rsidP="00252E62">
      <w:pPr>
        <w:spacing w:line="480" w:lineRule="auto"/>
        <w:ind w:firstLine="720"/>
        <w:rPr>
          <w:rFonts w:ascii="Times New Roman" w:hAnsi="Times New Roman" w:cs="Times New Roman"/>
          <w:sz w:val="24"/>
          <w:szCs w:val="24"/>
        </w:rPr>
        <w:pPrChange w:id="31" w:author="Darcy Webber" w:date="2015-02-11T12:38:00Z">
          <w:pPr>
            <w:spacing w:line="480" w:lineRule="auto"/>
          </w:pPr>
        </w:pPrChange>
      </w:pPr>
      <w:r>
        <w:rPr>
          <w:rFonts w:ascii="Times New Roman" w:hAnsi="Times New Roman" w:cs="Times New Roman"/>
          <w:sz w:val="24"/>
          <w:szCs w:val="24"/>
        </w:rPr>
        <w:lastRenderedPageBreak/>
        <w:t>The model that included 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in addition to time-varying individual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proofErr w:type="spell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16CF1E5D"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del w:id="32" w:author="darcy" w:date="2015-02-08T13:21:00Z">
        <w:r w:rsidR="00E81544" w:rsidDel="005A1EE7">
          <w:rPr>
            <w:rFonts w:ascii="Times New Roman" w:hAnsi="Times New Roman" w:cs="Times New Roman"/>
            <w:sz w:val="24"/>
            <w:szCs w:val="24"/>
          </w:rPr>
          <w:delText xml:space="preserve">average </w:delText>
        </w:r>
      </w:del>
      <w:ins w:id="33" w:author="darcy" w:date="2015-02-08T13:21:00Z">
        <w:r w:rsidR="005A1EE7">
          <w:rPr>
            <w:rFonts w:ascii="Times New Roman" w:hAnsi="Times New Roman" w:cs="Times New Roman"/>
            <w:sz w:val="24"/>
            <w:szCs w:val="24"/>
          </w:rPr>
          <w:t xml:space="preserve">true </w:t>
        </w:r>
      </w:ins>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34"/>
      <w:r w:rsidR="00E81544" w:rsidRPr="00AC4738">
        <w:rPr>
          <w:rFonts w:ascii="Times New Roman" w:hAnsi="Times New Roman" w:cs="Times New Roman"/>
          <w:sz w:val="24"/>
          <w:szCs w:val="24"/>
          <w:highlight w:val="yellow"/>
        </w:rPr>
        <w:t>XXX</w:t>
      </w:r>
      <w:commentRangeEnd w:id="34"/>
      <w:r w:rsidR="00633F3A">
        <w:rPr>
          <w:rStyle w:val="CommentReference"/>
        </w:rPr>
        <w:commentReference w:id="34"/>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35"/>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35"/>
      <w:r w:rsidR="00633F3A">
        <w:rPr>
          <w:rStyle w:val="CommentReference"/>
        </w:rPr>
        <w:commentReference w:id="35"/>
      </w:r>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36"/>
      <w:r w:rsidR="00E81544">
        <w:rPr>
          <w:rFonts w:ascii="Times New Roman" w:hAnsi="Times New Roman" w:cs="Times New Roman"/>
          <w:sz w:val="24"/>
          <w:szCs w:val="24"/>
        </w:rPr>
        <w:t xml:space="preserve">approximately unbiased for all sample sizes, and relatively </w:t>
      </w:r>
      <w:del w:id="37" w:author="Darcy Webber" w:date="2015-02-05T15:15:00Z">
        <w:r w:rsidR="00E81544" w:rsidDel="00C60C38">
          <w:rPr>
            <w:rFonts w:ascii="Times New Roman" w:hAnsi="Times New Roman" w:cs="Times New Roman"/>
            <w:sz w:val="24"/>
            <w:szCs w:val="24"/>
          </w:rPr>
          <w:delText xml:space="preserve">precision </w:delText>
        </w:r>
      </w:del>
      <w:ins w:id="38"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36"/>
      <w:r w:rsidR="00E81544">
        <w:rPr>
          <w:rStyle w:val="CommentReference"/>
        </w:rPr>
        <w:commentReference w:id="36"/>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39" w:author="Darcy Webber" w:date="2015-02-05T15:02:00Z">
        <w:r w:rsidR="00BF1180" w:rsidDel="00154457">
          <w:rPr>
            <w:rFonts w:ascii="Times New Roman" w:hAnsi="Times New Roman" w:cs="Times New Roman"/>
            <w:sz w:val="24"/>
            <w:szCs w:val="24"/>
          </w:rPr>
          <w:delText xml:space="preserve">where </w:delText>
        </w:r>
      </w:del>
      <w:ins w:id="40"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41" w:author="Darcy Webber" w:date="2015-02-05T15:14:00Z">
        <w:r w:rsidR="00E81544" w:rsidRPr="00AC4738" w:rsidDel="00C60C38">
          <w:rPr>
            <w:rFonts w:ascii="Times New Roman" w:hAnsi="Times New Roman" w:cs="Times New Roman"/>
            <w:sz w:val="24"/>
            <w:szCs w:val="24"/>
            <w:highlight w:val="yellow"/>
          </w:rPr>
          <w:delText>XXX</w:delText>
        </w:r>
      </w:del>
      <w:ins w:id="42"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652AEF16"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43"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ins w:id="44" w:author="Darcy Webber" w:date="2015-02-11T12:48:00Z">
        <w:r w:rsidR="000D2205">
          <w:rPr>
            <w:rFonts w:ascii="Times New Roman" w:hAnsi="Times New Roman" w:cs="Times New Roman"/>
            <w:sz w:val="24"/>
            <w:szCs w:val="24"/>
          </w:rPr>
          <w:t xml:space="preserve">variation among individuals accounts for up to half of the total variability in Antarctic </w:t>
        </w:r>
        <w:proofErr w:type="spellStart"/>
        <w:r w:rsidR="000D2205">
          <w:rPr>
            <w:rFonts w:ascii="Times New Roman" w:hAnsi="Times New Roman" w:cs="Times New Roman"/>
            <w:sz w:val="24"/>
            <w:szCs w:val="24"/>
          </w:rPr>
          <w:t>toothfish</w:t>
        </w:r>
        <w:proofErr w:type="spellEnd"/>
        <w:r w:rsidR="000D2205">
          <w:rPr>
            <w:rFonts w:ascii="Times New Roman" w:hAnsi="Times New Roman" w:cs="Times New Roman"/>
            <w:sz w:val="24"/>
            <w:szCs w:val="24"/>
          </w:rPr>
          <w:t>.</w:t>
        </w:r>
        <w:r w:rsidR="000D2205" w:rsidRPr="003C710C">
          <w:rPr>
            <w:rFonts w:ascii="Times New Roman" w:hAnsi="Times New Roman" w:cs="Times New Roman"/>
            <w:sz w:val="24"/>
            <w:szCs w:val="24"/>
            <w:highlight w:val="yellow"/>
          </w:rPr>
          <w:t xml:space="preserve"> </w:t>
        </w:r>
      </w:ins>
      <w:r w:rsidRPr="003C710C">
        <w:rPr>
          <w:rFonts w:ascii="Times New Roman" w:hAnsi="Times New Roman" w:cs="Times New Roman"/>
          <w:sz w:val="24"/>
          <w:szCs w:val="24"/>
          <w:highlight w:val="yellow"/>
        </w:rPr>
        <w:t>…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w:t>
      </w:r>
      <w:commentRangeStart w:id="45"/>
      <w:r w:rsidR="001E733D">
        <w:rPr>
          <w:rFonts w:ascii="Times New Roman" w:hAnsi="Times New Roman" w:cs="Times New Roman"/>
          <w:sz w:val="24"/>
          <w:szCs w:val="24"/>
        </w:rPr>
        <w:t>space</w:t>
      </w:r>
      <w:commentRangeEnd w:id="45"/>
      <w:r w:rsidR="000D2205">
        <w:rPr>
          <w:rStyle w:val="CommentReference"/>
        </w:rPr>
        <w:commentReference w:id="45"/>
      </w:r>
      <w:r w:rsidR="001E733D">
        <w:rPr>
          <w:rFonts w:ascii="Times New Roman" w:hAnsi="Times New Roman" w:cs="Times New Roman"/>
          <w:sz w:val="24"/>
          <w:szCs w:val="24"/>
        </w:rPr>
        <w:t xml:space="preserv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w:t>
      </w:r>
      <w:r w:rsidR="001E733D">
        <w:rPr>
          <w:rFonts w:ascii="Times New Roman" w:hAnsi="Times New Roman" w:cs="Times New Roman"/>
          <w:sz w:val="24"/>
          <w:szCs w:val="24"/>
        </w:rPr>
        <w:lastRenderedPageBreak/>
        <w:t xml:space="preserve">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46"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08579F43" w:rsidR="00DA192C" w:rsidDel="008558B5" w:rsidRDefault="00DA192C">
      <w:pPr>
        <w:pStyle w:val="ListParagraph"/>
        <w:numPr>
          <w:ilvl w:val="0"/>
          <w:numId w:val="6"/>
        </w:numPr>
        <w:tabs>
          <w:tab w:val="left" w:pos="360"/>
          <w:tab w:val="left" w:pos="720"/>
          <w:tab w:val="left" w:pos="8640"/>
        </w:tabs>
        <w:spacing w:after="0" w:line="480" w:lineRule="auto"/>
        <w:jc w:val="both"/>
        <w:rPr>
          <w:del w:id="47" w:author="Darcy Webber" w:date="2015-02-11T12:51:00Z"/>
          <w:rFonts w:ascii="Times New Roman" w:hAnsi="Times New Roman" w:cs="Times New Roman"/>
          <w:sz w:val="24"/>
          <w:szCs w:val="24"/>
        </w:rPr>
      </w:pPr>
      <w:del w:id="48" w:author="Darcy Webber" w:date="2015-02-11T12:51:00Z">
        <w:r w:rsidDel="008558B5">
          <w:rPr>
            <w:rFonts w:ascii="Times New Roman" w:hAnsi="Times New Roman" w:cs="Times New Roman"/>
            <w:sz w:val="24"/>
            <w:szCs w:val="24"/>
          </w:rPr>
          <w:delText>Snapper may also have some data like this.</w:delText>
        </w:r>
      </w:del>
    </w:p>
    <w:p w14:paraId="20002400" w14:textId="77777777" w:rsidR="00367975" w:rsidRDefault="00367975">
      <w:pPr>
        <w:rPr>
          <w:ins w:id="49" w:author="Darcy Webber" w:date="2015-02-11T12:52:00Z"/>
          <w:rFonts w:ascii="Times New Roman" w:eastAsia="Times New Roman" w:hAnsi="Times New Roman" w:cs="Times New Roman"/>
          <w:b/>
          <w:bCs/>
          <w:sz w:val="24"/>
          <w:szCs w:val="24"/>
          <w:lang w:val="en-GB" w:eastAsia="en-GB"/>
        </w:rPr>
      </w:pPr>
      <w:ins w:id="50" w:author="Darcy Webber" w:date="2015-02-11T12:52:00Z">
        <w:r>
          <w:rPr>
            <w:rFonts w:ascii="Times New Roman" w:hAnsi="Times New Roman" w:cs="Times New Roman"/>
            <w:sz w:val="24"/>
            <w:szCs w:val="24"/>
          </w:rPr>
          <w:br w:type="page"/>
        </w:r>
      </w:ins>
    </w:p>
    <w:p w14:paraId="3B1E12F2" w14:textId="59475120" w:rsidR="008558B5" w:rsidRPr="009C37AB" w:rsidRDefault="008558B5" w:rsidP="008558B5">
      <w:pPr>
        <w:pStyle w:val="Heading2"/>
        <w:widowControl/>
        <w:tabs>
          <w:tab w:val="left" w:pos="360"/>
          <w:tab w:val="left" w:pos="8640"/>
        </w:tabs>
        <w:spacing w:before="0" w:after="0" w:line="480" w:lineRule="auto"/>
        <w:rPr>
          <w:ins w:id="51" w:author="Darcy Webber" w:date="2015-02-11T12:51:00Z"/>
          <w:rFonts w:ascii="Times New Roman" w:hAnsi="Times New Roman" w:cs="Times New Roman"/>
          <w:noProof w:val="0"/>
          <w:sz w:val="24"/>
          <w:szCs w:val="24"/>
        </w:rPr>
      </w:pPr>
      <w:ins w:id="52" w:author="Darcy Webber" w:date="2015-02-11T12:51:00Z">
        <w:r>
          <w:rPr>
            <w:rFonts w:ascii="Times New Roman" w:hAnsi="Times New Roman" w:cs="Times New Roman"/>
            <w:noProof w:val="0"/>
            <w:sz w:val="24"/>
            <w:szCs w:val="24"/>
          </w:rPr>
          <w:lastRenderedPageBreak/>
          <w:t>5</w:t>
        </w:r>
        <w:r>
          <w:rPr>
            <w:rFonts w:ascii="Times New Roman" w:hAnsi="Times New Roman" w:cs="Times New Roman"/>
            <w:noProof w:val="0"/>
            <w:sz w:val="24"/>
            <w:szCs w:val="24"/>
          </w:rPr>
          <w:t xml:space="preserve"> </w:t>
        </w:r>
      </w:ins>
      <w:ins w:id="53" w:author="Darcy Webber" w:date="2015-02-11T12:52:00Z">
        <w:r>
          <w:rPr>
            <w:rFonts w:ascii="Times New Roman" w:hAnsi="Times New Roman" w:cs="Times New Roman"/>
            <w:noProof w:val="0"/>
            <w:sz w:val="24"/>
            <w:szCs w:val="24"/>
          </w:rPr>
          <w:t>Conclusions</w:t>
        </w:r>
      </w:ins>
    </w:p>
    <w:p w14:paraId="61FBD8D3" w14:textId="05B186FD" w:rsidR="008558B5" w:rsidRPr="0010657A" w:rsidRDefault="008558B5" w:rsidP="008558B5">
      <w:pPr>
        <w:tabs>
          <w:tab w:val="left" w:pos="360"/>
          <w:tab w:val="left" w:pos="720"/>
          <w:tab w:val="left" w:pos="8640"/>
        </w:tabs>
        <w:spacing w:after="0" w:line="480" w:lineRule="auto"/>
        <w:jc w:val="both"/>
        <w:rPr>
          <w:rFonts w:ascii="Times New Roman" w:hAnsi="Times New Roman" w:cs="Times New Roman"/>
          <w:sz w:val="24"/>
          <w:szCs w:val="24"/>
        </w:rPr>
        <w:pPrChange w:id="54" w:author="Darcy Webber" w:date="2015-02-11T12:51:00Z">
          <w:pPr>
            <w:tabs>
              <w:tab w:val="left" w:pos="360"/>
              <w:tab w:val="left" w:pos="720"/>
              <w:tab w:val="left" w:pos="8640"/>
            </w:tabs>
            <w:spacing w:after="0" w:line="480" w:lineRule="auto"/>
            <w:ind w:left="360"/>
            <w:jc w:val="both"/>
          </w:pPr>
        </w:pPrChange>
      </w:pPr>
      <w:ins w:id="55" w:author="Darcy Webber" w:date="2015-02-11T12:52:00Z">
        <w:r>
          <w:rPr>
            <w:rFonts w:ascii="Times New Roman" w:hAnsi="Times New Roman" w:cs="Times New Roman"/>
            <w:sz w:val="24"/>
            <w:szCs w:val="24"/>
          </w:rPr>
          <w:t>Text.</w:t>
        </w:r>
      </w:ins>
    </w:p>
    <w:p w14:paraId="08F6B16D" w14:textId="1D6BDF74" w:rsidR="00BB2DB0" w:rsidRDefault="00BB2DB0">
      <w:pPr>
        <w:rPr>
          <w:rFonts w:ascii="Times New Roman" w:hAnsi="Times New Roman" w:cs="Times New Roman"/>
          <w:b/>
          <w:sz w:val="24"/>
          <w:szCs w:val="24"/>
        </w:rPr>
      </w:pP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11A296D9"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ins w:id="56" w:author="Darcy Webber" w:date="2015-02-11T12:21:00Z">
        <w:r w:rsidR="00A00D5B">
          <w:rPr>
            <w:rFonts w:ascii="Times New Roman" w:hAnsi="Times New Roman" w:cs="Times New Roman"/>
            <w:sz w:val="24"/>
            <w:szCs w:val="24"/>
          </w:rPr>
          <w:t>.</w:t>
        </w:r>
      </w:ins>
      <w:del w:id="57" w:author="Darcy Webber" w:date="2015-02-11T12:21:00Z">
        <w:r w:rsidDel="00A00D5B">
          <w:rPr>
            <w:rFonts w:ascii="Times New Roman" w:hAnsi="Times New Roman" w:cs="Times New Roman"/>
            <w:sz w:val="24"/>
            <w:szCs w:val="24"/>
          </w:rPr>
          <w:delText>eter</w:delText>
        </w:r>
      </w:del>
      <w:r>
        <w:rPr>
          <w:rFonts w:ascii="Times New Roman" w:hAnsi="Times New Roman" w:cs="Times New Roman"/>
          <w:sz w:val="24"/>
          <w:szCs w:val="24"/>
        </w:rPr>
        <w:t xml:space="preserve"> Horn and C</w:t>
      </w:r>
      <w:ins w:id="58" w:author="Darcy Webber" w:date="2015-02-11T12:21:00Z">
        <w:r w:rsidR="00A00D5B">
          <w:rPr>
            <w:rFonts w:ascii="Times New Roman" w:hAnsi="Times New Roman" w:cs="Times New Roman"/>
            <w:sz w:val="24"/>
            <w:szCs w:val="24"/>
          </w:rPr>
          <w:t>.</w:t>
        </w:r>
      </w:ins>
      <w:del w:id="59" w:author="Darcy Webber" w:date="2015-02-11T12:21:00Z">
        <w:r w:rsidDel="00A00D5B">
          <w:rPr>
            <w:rFonts w:ascii="Times New Roman" w:hAnsi="Times New Roman" w:cs="Times New Roman"/>
            <w:sz w:val="24"/>
            <w:szCs w:val="24"/>
          </w:rPr>
          <w:delText>ollin</w:delText>
        </w:r>
      </w:del>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ins w:id="60" w:author="Darcy Webber" w:date="2015-02-11T12:22:00Z">
        <w:r w:rsidR="00A00D5B">
          <w:rPr>
            <w:rFonts w:ascii="Times New Roman" w:hAnsi="Times New Roman" w:cs="Times New Roman"/>
            <w:sz w:val="24"/>
            <w:szCs w:val="24"/>
          </w:rPr>
          <w:t>.</w:t>
        </w:r>
      </w:ins>
      <w:del w:id="61" w:author="Darcy Webber" w:date="2015-02-11T12:22:00Z">
        <w:r w:rsidDel="00A00D5B">
          <w:rPr>
            <w:rFonts w:ascii="Times New Roman" w:hAnsi="Times New Roman" w:cs="Times New Roman"/>
            <w:sz w:val="24"/>
            <w:szCs w:val="24"/>
          </w:rPr>
          <w:delText>listair</w:delText>
        </w:r>
      </w:del>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commentRangeStart w:id="62"/>
      <w:r w:rsidRPr="009C37AB">
        <w:rPr>
          <w:rFonts w:ascii="Times New Roman" w:hAnsi="Times New Roman" w:cs="Times New Roman"/>
          <w:b/>
          <w:sz w:val="24"/>
          <w:szCs w:val="24"/>
        </w:rPr>
        <w:lastRenderedPageBreak/>
        <w:t>Bibliography</w:t>
      </w:r>
      <w:commentRangeEnd w:id="62"/>
      <w:r w:rsidR="007B0D66">
        <w:rPr>
          <w:rStyle w:val="CommentReference"/>
        </w:rPr>
        <w:commentReference w:id="62"/>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A9A3F90" w:rsidR="00883C74" w:rsidRPr="00883C74" w:rsidRDefault="00883C74" w:rsidP="00883C74">
      <w:pPr>
        <w:pStyle w:val="Caption"/>
        <w:keepNext/>
        <w:rPr>
          <w:i w:val="0"/>
          <w:color w:val="auto"/>
          <w:sz w:val="24"/>
          <w:szCs w:val="24"/>
        </w:rPr>
      </w:pPr>
      <w:bookmarkStart w:id="63"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63"/>
      <w:r w:rsidRPr="00883C74">
        <w:rPr>
          <w:i w:val="0"/>
          <w:color w:val="auto"/>
          <w:sz w:val="24"/>
          <w:szCs w:val="24"/>
        </w:rPr>
        <w:t>: List and definition of symbols used in the text and equations</w:t>
      </w:r>
      <w:ins w:id="64" w:author="Darcy Webber" w:date="2015-02-11T12:53:00Z">
        <w:r w:rsidR="0063297E">
          <w:rPr>
            <w:i w:val="0"/>
            <w:color w:val="auto"/>
            <w:sz w:val="24"/>
            <w:szCs w:val="24"/>
          </w:rPr>
          <w:t xml:space="preserve"> with their units</w:t>
        </w:r>
      </w:ins>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0D220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65"/>
            <w:r w:rsidRPr="00B17755">
              <w:rPr>
                <w:rFonts w:ascii="Times New Roman" w:hAnsi="Times New Roman" w:cs="Times New Roman"/>
                <w:sz w:val="24"/>
                <w:szCs w:val="24"/>
                <w:highlight w:val="yellow"/>
              </w:rPr>
              <w:t>?</w:t>
            </w:r>
            <w:commentRangeEnd w:id="65"/>
            <w:r>
              <w:rPr>
                <w:rStyle w:val="CommentReference"/>
              </w:rPr>
              <w:commentReference w:id="65"/>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0D220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0D220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0D2205"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104D1DEC" w:rsidR="00D01717" w:rsidRPr="00D01717" w:rsidRDefault="00D01717" w:rsidP="00D01717">
      <w:pPr>
        <w:pStyle w:val="Caption"/>
        <w:keepNext/>
        <w:rPr>
          <w:i w:val="0"/>
          <w:color w:val="000000" w:themeColor="text1"/>
          <w:sz w:val="24"/>
          <w:szCs w:val="24"/>
        </w:rPr>
      </w:pPr>
      <w:bookmarkStart w:id="66" w:name="_Ref410907158"/>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66"/>
      <w:r w:rsidRPr="00D01717">
        <w:rPr>
          <w:i w:val="0"/>
          <w:color w:val="000000" w:themeColor="text1"/>
          <w:sz w:val="24"/>
          <w:szCs w:val="24"/>
        </w:rPr>
        <w:t xml:space="preserve">: </w:t>
      </w:r>
      <w:ins w:id="67" w:author="Darcy Webber" w:date="2015-02-11T12:54:00Z">
        <w:r w:rsidR="008549E8">
          <w:rPr>
            <w:i w:val="0"/>
            <w:color w:val="000000" w:themeColor="text1"/>
            <w:sz w:val="24"/>
            <w:szCs w:val="24"/>
          </w:rPr>
          <w:t xml:space="preserve">Sex-specific </w:t>
        </w:r>
      </w:ins>
      <w:del w:id="68" w:author="Darcy Webber" w:date="2015-02-11T12:54:00Z">
        <w:r w:rsidRPr="00D01717" w:rsidDel="008549E8">
          <w:rPr>
            <w:rFonts w:ascii="Times New Roman" w:hAnsi="Times New Roman" w:cs="Times New Roman"/>
            <w:i w:val="0"/>
            <w:color w:val="000000" w:themeColor="text1"/>
            <w:sz w:val="24"/>
            <w:szCs w:val="24"/>
          </w:rPr>
          <w:delText>P</w:delText>
        </w:r>
      </w:del>
      <w:ins w:id="69" w:author="Darcy Webber" w:date="2015-02-11T12:54:00Z">
        <w:r w:rsidR="008549E8">
          <w:rPr>
            <w:rFonts w:ascii="Times New Roman" w:hAnsi="Times New Roman" w:cs="Times New Roman"/>
            <w:i w:val="0"/>
            <w:color w:val="000000" w:themeColor="text1"/>
            <w:sz w:val="24"/>
            <w:szCs w:val="24"/>
          </w:rPr>
          <w:t>p</w:t>
        </w:r>
      </w:ins>
      <w:r w:rsidRPr="00D01717">
        <w:rPr>
          <w:rFonts w:ascii="Times New Roman" w:hAnsi="Times New Roman" w:cs="Times New Roman"/>
          <w:i w:val="0"/>
          <w:color w:val="000000" w:themeColor="text1"/>
          <w:sz w:val="24"/>
          <w:szCs w:val="24"/>
        </w:rPr>
        <w:t xml:space="preserve">arameter values used </w:t>
      </w:r>
      <w:del w:id="70" w:author="Darcy Webber" w:date="2015-02-11T12:55:00Z">
        <w:r w:rsidRPr="00D01717" w:rsidDel="00094B30">
          <w:rPr>
            <w:rFonts w:ascii="Times New Roman" w:hAnsi="Times New Roman" w:cs="Times New Roman"/>
            <w:i w:val="0"/>
            <w:color w:val="000000" w:themeColor="text1"/>
            <w:sz w:val="24"/>
            <w:szCs w:val="24"/>
          </w:rPr>
          <w:delText xml:space="preserve">for </w:delText>
        </w:r>
      </w:del>
      <w:ins w:id="71" w:author="Darcy Webber" w:date="2015-02-11T12:55:00Z">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ins>
      <w:r w:rsidRPr="00D01717">
        <w:rPr>
          <w:rFonts w:ascii="Times New Roman" w:hAnsi="Times New Roman" w:cs="Times New Roman"/>
          <w:i w:val="0"/>
          <w:color w:val="000000" w:themeColor="text1"/>
          <w:sz w:val="24"/>
          <w:szCs w:val="24"/>
        </w:rPr>
        <w:t>all</w:t>
      </w:r>
      <w:ins w:id="72" w:author="Darcy Webber" w:date="2015-02-11T12:55:00Z">
        <w:r w:rsidR="00094B30">
          <w:rPr>
            <w:rFonts w:ascii="Times New Roman" w:hAnsi="Times New Roman" w:cs="Times New Roman"/>
            <w:i w:val="0"/>
            <w:color w:val="000000" w:themeColor="text1"/>
            <w:sz w:val="24"/>
            <w:szCs w:val="24"/>
          </w:rPr>
          <w:t xml:space="preserve"> four</w:t>
        </w:r>
      </w:ins>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commentRangeStart w:id="73"/>
            <w:r>
              <w:rPr>
                <w:rFonts w:ascii="Times New Roman" w:hAnsi="Times New Roman" w:cs="Times New Roman"/>
                <w:sz w:val="24"/>
                <w:szCs w:val="24"/>
              </w:rPr>
              <w:t>weeks</w:t>
            </w:r>
            <w:commentRangeEnd w:id="73"/>
            <w:r w:rsidR="00D81DE4">
              <w:rPr>
                <w:rStyle w:val="CommentReference"/>
              </w:rPr>
              <w:commentReference w:id="73"/>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72B52810"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ins w:id="74" w:author="Darcy Webber" w:date="2015-02-11T12:54:00Z">
        <w:r w:rsidR="008549E8">
          <w:rPr>
            <w:i w:val="0"/>
            <w:color w:val="000000" w:themeColor="text1"/>
            <w:sz w:val="24"/>
            <w:szCs w:val="24"/>
          </w:rPr>
          <w:t xml:space="preserve">Sex-specific </w:t>
        </w:r>
      </w:ins>
      <w:del w:id="75" w:author="Darcy Webber" w:date="2015-02-11T12:55:00Z">
        <w:r w:rsidRPr="00D01717" w:rsidDel="008549E8">
          <w:rPr>
            <w:rFonts w:ascii="Times New Roman" w:hAnsi="Times New Roman" w:cs="Times New Roman"/>
            <w:i w:val="0"/>
            <w:color w:val="000000" w:themeColor="text1"/>
            <w:sz w:val="24"/>
            <w:szCs w:val="24"/>
          </w:rPr>
          <w:delText>P</w:delText>
        </w:r>
      </w:del>
      <w:ins w:id="76" w:author="Darcy Webber" w:date="2015-02-11T12:55:00Z">
        <w:r w:rsidR="008549E8">
          <w:rPr>
            <w:rFonts w:ascii="Times New Roman" w:hAnsi="Times New Roman" w:cs="Times New Roman"/>
            <w:i w:val="0"/>
            <w:color w:val="000000" w:themeColor="text1"/>
            <w:sz w:val="24"/>
            <w:szCs w:val="24"/>
          </w:rPr>
          <w:t>p</w:t>
        </w:r>
      </w:ins>
      <w:r w:rsidRPr="00D01717">
        <w:rPr>
          <w:rFonts w:ascii="Times New Roman" w:hAnsi="Times New Roman" w:cs="Times New Roman"/>
          <w:i w:val="0"/>
          <w:color w:val="000000" w:themeColor="text1"/>
          <w:sz w:val="24"/>
          <w:szCs w:val="24"/>
        </w:rPr>
        <w:t xml:space="preserve">arameter values that vary among </w:t>
      </w:r>
      <w:ins w:id="77" w:author="Darcy Webber" w:date="2015-02-11T12:55:00Z">
        <w:r w:rsidR="00094B30">
          <w:rPr>
            <w:rFonts w:ascii="Times New Roman" w:hAnsi="Times New Roman" w:cs="Times New Roman"/>
            <w:i w:val="0"/>
            <w:color w:val="000000" w:themeColor="text1"/>
            <w:sz w:val="24"/>
            <w:szCs w:val="24"/>
          </w:rPr>
          <w:t xml:space="preserve">each of the four </w:t>
        </w:r>
      </w:ins>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78" w:name="_Ref410371769"/>
      <w:r>
        <w:rPr>
          <w:i/>
          <w:sz w:val="24"/>
          <w:szCs w:val="24"/>
        </w:rPr>
        <w:br w:type="page"/>
      </w:r>
    </w:p>
    <w:p w14:paraId="4F9074E7" w14:textId="2E04EED6" w:rsidR="00E51924" w:rsidRPr="00DB6525" w:rsidRDefault="00E51924" w:rsidP="00E51924">
      <w:pPr>
        <w:pStyle w:val="Caption"/>
        <w:keepNext/>
        <w:rPr>
          <w:i w:val="0"/>
          <w:color w:val="auto"/>
          <w:sz w:val="24"/>
          <w:szCs w:val="24"/>
        </w:rPr>
      </w:pPr>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4D7D1B">
        <w:rPr>
          <w:i w:val="0"/>
          <w:noProof/>
          <w:color w:val="auto"/>
          <w:sz w:val="24"/>
          <w:szCs w:val="24"/>
        </w:rPr>
        <w:t>4</w:t>
      </w:r>
      <w:r w:rsidRPr="00DB6525">
        <w:rPr>
          <w:i w:val="0"/>
          <w:color w:val="auto"/>
          <w:sz w:val="24"/>
          <w:szCs w:val="24"/>
        </w:rPr>
        <w:fldChar w:fldCharType="end"/>
      </w:r>
      <w:bookmarkEnd w:id="78"/>
      <w:r>
        <w:rPr>
          <w:i w:val="0"/>
          <w:color w:val="auto"/>
          <w:sz w:val="24"/>
          <w:szCs w:val="24"/>
        </w:rPr>
        <w:t xml:space="preserve">: </w:t>
      </w:r>
      <w:ins w:id="79" w:author="Darcy Webber" w:date="2015-02-11T12:56:00Z">
        <w:r w:rsidR="00094B30">
          <w:rPr>
            <w:i w:val="0"/>
            <w:color w:val="auto"/>
            <w:sz w:val="24"/>
            <w:szCs w:val="24"/>
          </w:rPr>
          <w:t>Estimated parameter values in each of the four case study models</w:t>
        </w:r>
        <w:r w:rsidR="00AB0CA6">
          <w:rPr>
            <w:i w:val="0"/>
            <w:color w:val="auto"/>
            <w:sz w:val="24"/>
            <w:szCs w:val="24"/>
          </w:rPr>
          <w:t xml:space="preserve"> by sex</w:t>
        </w:r>
        <w:r w:rsidR="00094B30">
          <w:rPr>
            <w:i w:val="0"/>
            <w:color w:val="auto"/>
            <w:sz w:val="24"/>
            <w:szCs w:val="24"/>
          </w:rPr>
          <w:t>.</w:t>
        </w:r>
      </w:ins>
      <w:del w:id="80" w:author="Darcy Webber" w:date="2015-02-11T12:56:00Z">
        <w:r w:rsidDel="00094B30">
          <w:rPr>
            <w:i w:val="0"/>
            <w:color w:val="auto"/>
            <w:sz w:val="24"/>
            <w:szCs w:val="24"/>
          </w:rPr>
          <w:delText>Case study results.</w:delText>
        </w:r>
      </w:del>
      <w:r>
        <w:rPr>
          <w:i w:val="0"/>
          <w:color w:val="auto"/>
          <w:sz w:val="24"/>
          <w:szCs w:val="24"/>
        </w:rPr>
        <w:t xml:space="preserve">  </w:t>
      </w:r>
      <w:ins w:id="81" w:author="Darcy Webber" w:date="2015-02-11T12:57:00Z">
        <w:r w:rsidR="00A414D1">
          <w:rPr>
            <w:i w:val="0"/>
            <w:color w:val="auto"/>
            <w:sz w:val="24"/>
            <w:szCs w:val="24"/>
          </w:rPr>
          <w:t xml:space="preserve">AIC is the </w:t>
        </w:r>
        <w:proofErr w:type="spellStart"/>
        <w:r w:rsidR="00A414D1">
          <w:rPr>
            <w:i w:val="0"/>
            <w:color w:val="auto"/>
            <w:sz w:val="24"/>
            <w:szCs w:val="24"/>
          </w:rPr>
          <w:t>Akaike</w:t>
        </w:r>
        <w:proofErr w:type="spellEnd"/>
        <w:r w:rsidR="00A414D1">
          <w:rPr>
            <w:i w:val="0"/>
            <w:color w:val="auto"/>
            <w:sz w:val="24"/>
            <w:szCs w:val="24"/>
          </w:rPr>
          <w:t xml:space="preserve"> Information Criterion. </w:t>
        </w:r>
      </w:ins>
      <w:r>
        <w:rPr>
          <w:i w:val="0"/>
          <w:color w:val="auto"/>
          <w:sz w:val="24"/>
          <w:szCs w:val="24"/>
        </w:rPr>
        <w:t>Values marked wi</w:t>
      </w:r>
      <w:bookmarkStart w:id="82" w:name="_GoBack"/>
      <w:bookmarkEnd w:id="82"/>
      <w:r>
        <w:rPr>
          <w:i w:val="0"/>
          <w:color w:val="auto"/>
          <w:sz w:val="24"/>
          <w:szCs w:val="24"/>
        </w:rPr>
        <w:t>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E51924" w:rsidRPr="009250DC" w14:paraId="13A24BF8" w14:textId="77777777" w:rsidTr="00152E1A">
        <w:tc>
          <w:tcPr>
            <w:tcW w:w="2262" w:type="dxa"/>
            <w:tcBorders>
              <w:top w:val="single" w:sz="4" w:space="0" w:color="auto"/>
              <w:bottom w:val="single" w:sz="4" w:space="0" w:color="auto"/>
            </w:tcBorders>
          </w:tcPr>
          <w:p w14:paraId="73E192EA" w14:textId="4AD6313E"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del w:id="83" w:author="Darcy Webber" w:date="2015-02-11T12:57:00Z">
              <w:r w:rsidRPr="009250DC" w:rsidDel="00A414D1">
                <w:rPr>
                  <w:rFonts w:ascii="Times New Roman" w:hAnsi="Times New Roman" w:cs="Times New Roman"/>
                  <w:b/>
                  <w:sz w:val="24"/>
                  <w:szCs w:val="24"/>
                </w:rPr>
                <w:delText>Scenario</w:delText>
              </w:r>
            </w:del>
            <w:ins w:id="84" w:author="Darcy Webber" w:date="2015-02-11T12:57:00Z">
              <w:r w:rsidR="00A414D1">
                <w:rPr>
                  <w:rFonts w:ascii="Times New Roman" w:hAnsi="Times New Roman" w:cs="Times New Roman"/>
                  <w:b/>
                  <w:sz w:val="24"/>
                  <w:szCs w:val="24"/>
                </w:rPr>
                <w:t>Model</w:t>
              </w:r>
            </w:ins>
          </w:p>
        </w:tc>
        <w:tc>
          <w:tcPr>
            <w:tcW w:w="1242" w:type="dxa"/>
            <w:tcBorders>
              <w:top w:val="single" w:sz="4" w:space="0" w:color="auto"/>
              <w:bottom w:val="single" w:sz="4" w:space="0" w:color="auto"/>
            </w:tcBorders>
          </w:tcPr>
          <w:p w14:paraId="2FCE0269" w14:textId="77777777" w:rsidR="00E51924" w:rsidRPr="007F441A"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0D3F431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4EFDDE7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7C4C408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454C8A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E51924" w:rsidRPr="003A28BE" w14:paraId="47EBB434" w14:textId="77777777" w:rsidTr="00152E1A">
        <w:tc>
          <w:tcPr>
            <w:tcW w:w="2262" w:type="dxa"/>
            <w:tcBorders>
              <w:top w:val="single" w:sz="4" w:space="0" w:color="auto"/>
              <w:bottom w:val="nil"/>
            </w:tcBorders>
          </w:tcPr>
          <w:p w14:paraId="54491D6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3F97D4B"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6548524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228A4CA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2EACA0F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FA7802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E51924" w:rsidRPr="003A28BE" w14:paraId="2AEFC3AE" w14:textId="77777777" w:rsidTr="00152E1A">
        <w:tc>
          <w:tcPr>
            <w:tcW w:w="2262" w:type="dxa"/>
            <w:tcBorders>
              <w:top w:val="nil"/>
              <w:bottom w:val="nil"/>
            </w:tcBorders>
          </w:tcPr>
          <w:p w14:paraId="386D018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8E0CC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2FFC13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8A36BC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06AE8F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7077471B"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380B87D9" w14:textId="77777777" w:rsidTr="00152E1A">
        <w:tc>
          <w:tcPr>
            <w:tcW w:w="2262" w:type="dxa"/>
            <w:tcBorders>
              <w:top w:val="nil"/>
              <w:bottom w:val="nil"/>
            </w:tcBorders>
          </w:tcPr>
          <w:p w14:paraId="4B32C13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52ABD4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3AD5C3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CB8503A"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5EA802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00437C7D"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E51924" w:rsidRPr="003A28BE" w14:paraId="53E3A8F6" w14:textId="77777777" w:rsidTr="00152E1A">
        <w:tc>
          <w:tcPr>
            <w:tcW w:w="2262" w:type="dxa"/>
            <w:tcBorders>
              <w:top w:val="nil"/>
              <w:bottom w:val="nil"/>
            </w:tcBorders>
          </w:tcPr>
          <w:p w14:paraId="2D6771C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4843D93"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3B1449"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585ECF1"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DDFAAC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8A743D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F6B71D6" w14:textId="77777777" w:rsidTr="00152E1A">
        <w:tc>
          <w:tcPr>
            <w:tcW w:w="2262" w:type="dxa"/>
            <w:vMerge w:val="restart"/>
            <w:tcBorders>
              <w:top w:val="dotted" w:sz="4" w:space="0" w:color="auto"/>
              <w:left w:val="nil"/>
              <w:bottom w:val="nil"/>
            </w:tcBorders>
          </w:tcPr>
          <w:p w14:paraId="5FD5D53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29623FE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393A6A58"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110E7B4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739B127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1F1FBB9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E51924" w:rsidRPr="003A28BE" w14:paraId="471ABAB7" w14:textId="77777777" w:rsidTr="00152E1A">
        <w:tc>
          <w:tcPr>
            <w:tcW w:w="2262" w:type="dxa"/>
            <w:vMerge/>
            <w:tcBorders>
              <w:top w:val="nil"/>
              <w:left w:val="nil"/>
              <w:bottom w:val="nil"/>
            </w:tcBorders>
          </w:tcPr>
          <w:p w14:paraId="77FACF2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E9A55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D77FD66"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7F411E53"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035422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163695B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E51924" w:rsidRPr="003A28BE" w14:paraId="7A0842E3" w14:textId="77777777" w:rsidTr="00152E1A">
        <w:tc>
          <w:tcPr>
            <w:tcW w:w="2262" w:type="dxa"/>
            <w:tcBorders>
              <w:top w:val="nil"/>
              <w:left w:val="nil"/>
              <w:bottom w:val="nil"/>
            </w:tcBorders>
          </w:tcPr>
          <w:p w14:paraId="6779E4E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A4EC5C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B068A6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4F7ADB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CCF1BD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706BFE5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6A11096" w14:textId="77777777" w:rsidTr="00152E1A">
        <w:tc>
          <w:tcPr>
            <w:tcW w:w="2262" w:type="dxa"/>
            <w:tcBorders>
              <w:top w:val="nil"/>
              <w:left w:val="nil"/>
              <w:bottom w:val="nil"/>
            </w:tcBorders>
          </w:tcPr>
          <w:p w14:paraId="29FAFA2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C5C3FA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A01CE9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25E6AAA"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B2EDB5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1FA2764C"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08B4932" w14:textId="77777777" w:rsidTr="00152E1A">
        <w:tc>
          <w:tcPr>
            <w:tcW w:w="2262" w:type="dxa"/>
            <w:tcBorders>
              <w:top w:val="nil"/>
              <w:left w:val="nil"/>
              <w:bottom w:val="dotted" w:sz="4" w:space="0" w:color="auto"/>
            </w:tcBorders>
          </w:tcPr>
          <w:p w14:paraId="5C060F3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6F8207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6A542F7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AAD002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19EBCCE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0620B9F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E51924" w:rsidRPr="003A28BE" w14:paraId="2AB72E54" w14:textId="77777777" w:rsidTr="00152E1A">
        <w:tc>
          <w:tcPr>
            <w:tcW w:w="2262" w:type="dxa"/>
            <w:vMerge w:val="restart"/>
            <w:tcBorders>
              <w:top w:val="dotted" w:sz="4" w:space="0" w:color="auto"/>
              <w:bottom w:val="nil"/>
            </w:tcBorders>
          </w:tcPr>
          <w:p w14:paraId="6A83BE6E"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5B2D75CC"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7A0D0C44"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19C81E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4C2FE4F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646FA91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7EDD3229" w14:textId="77777777" w:rsidTr="00152E1A">
        <w:tc>
          <w:tcPr>
            <w:tcW w:w="2262" w:type="dxa"/>
            <w:vMerge/>
            <w:tcBorders>
              <w:top w:val="nil"/>
              <w:bottom w:val="nil"/>
            </w:tcBorders>
          </w:tcPr>
          <w:p w14:paraId="507904D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DBC5C8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E36F43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D4308BE"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FB32E0C"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17FA781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02810515" w14:textId="77777777" w:rsidTr="00152E1A">
        <w:tc>
          <w:tcPr>
            <w:tcW w:w="2262" w:type="dxa"/>
            <w:tcBorders>
              <w:top w:val="nil"/>
              <w:bottom w:val="nil"/>
            </w:tcBorders>
          </w:tcPr>
          <w:p w14:paraId="06DA571E"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14CD61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BBD1E8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149A89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D4A19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548BCD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64E277E4" w14:textId="77777777" w:rsidTr="00152E1A">
        <w:tc>
          <w:tcPr>
            <w:tcW w:w="2262" w:type="dxa"/>
            <w:tcBorders>
              <w:top w:val="nil"/>
              <w:bottom w:val="nil"/>
            </w:tcBorders>
          </w:tcPr>
          <w:p w14:paraId="2AACB80B"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F1D476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14A11B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1976423"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7E982C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344C0ED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01DEAB6D" w14:textId="77777777" w:rsidTr="00152E1A">
        <w:tc>
          <w:tcPr>
            <w:tcW w:w="2262" w:type="dxa"/>
            <w:tcBorders>
              <w:top w:val="nil"/>
              <w:bottom w:val="dotted" w:sz="4" w:space="0" w:color="auto"/>
            </w:tcBorders>
          </w:tcPr>
          <w:p w14:paraId="5F1E569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29ECED3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1555BA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42AAEFFD"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32C5853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5E947F2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E20106C" w14:textId="77777777" w:rsidTr="00152E1A">
        <w:tc>
          <w:tcPr>
            <w:tcW w:w="2262" w:type="dxa"/>
            <w:vMerge w:val="restart"/>
            <w:tcBorders>
              <w:top w:val="dotted" w:sz="4" w:space="0" w:color="auto"/>
            </w:tcBorders>
          </w:tcPr>
          <w:p w14:paraId="5663272C"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34E2B42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78252B1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F391D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4F2E8F4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483BEDD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55C819D9" w14:textId="77777777" w:rsidTr="00152E1A">
        <w:tc>
          <w:tcPr>
            <w:tcW w:w="2262" w:type="dxa"/>
            <w:vMerge/>
          </w:tcPr>
          <w:p w14:paraId="6F22C55D"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3FA8197"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4A3A9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26B7CB8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407540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30736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5367E870" w14:textId="77777777" w:rsidTr="00152E1A">
        <w:tc>
          <w:tcPr>
            <w:tcW w:w="2262" w:type="dxa"/>
            <w:vMerge/>
          </w:tcPr>
          <w:p w14:paraId="7894751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25CFCB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45736EA"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50E2B1C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3CA37F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1FD1EC6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EF17290" w14:textId="77777777" w:rsidTr="00152E1A">
        <w:tc>
          <w:tcPr>
            <w:tcW w:w="2262" w:type="dxa"/>
          </w:tcPr>
          <w:p w14:paraId="544CFE8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8CD8C30"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087CCA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24C3EE6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0B9CB78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1638DFE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50CE5E75" w14:textId="77777777" w:rsidTr="00152E1A">
        <w:tc>
          <w:tcPr>
            <w:tcW w:w="2262" w:type="dxa"/>
          </w:tcPr>
          <w:p w14:paraId="2FC4BE2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9BFAEB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99E866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1198360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175C8A80"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543A049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E51924" w:rsidRPr="003A28BE" w14:paraId="44B36309" w14:textId="77777777" w:rsidTr="00152E1A">
        <w:tc>
          <w:tcPr>
            <w:tcW w:w="2262" w:type="dxa"/>
          </w:tcPr>
          <w:p w14:paraId="180A8D4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DB211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91DEC0"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631B52B3"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2A408CE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96A0E4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bl>
    <w:p w14:paraId="30EB198D" w14:textId="77777777" w:rsidR="00E51924" w:rsidRDefault="00E51924" w:rsidP="00E51924">
      <w:pPr>
        <w:spacing w:line="480" w:lineRule="auto"/>
        <w:rPr>
          <w:rFonts w:ascii="Times New Roman" w:hAnsi="Times New Roman" w:cs="Times New Roman"/>
          <w:sz w:val="24"/>
          <w:szCs w:val="24"/>
        </w:rPr>
      </w:pP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85" w:name="_Ref410371170"/>
      <w:bookmarkStart w:id="86"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85"/>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86"/>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75E45C9D" w:rsidR="00EC55AF" w:rsidRPr="00AC4738" w:rsidRDefault="00A44DD6" w:rsidP="00AC4738">
      <w:pPr>
        <w:spacing w:line="480" w:lineRule="auto"/>
        <w:rPr>
          <w:rFonts w:ascii="Times New Roman" w:hAnsi="Times New Roman" w:cs="Times New Roman"/>
          <w:sz w:val="24"/>
          <w:szCs w:val="24"/>
        </w:rPr>
      </w:pPr>
      <w:commentRangeStart w:id="87"/>
      <w:r>
        <w:rPr>
          <w:rFonts w:ascii="Times New Roman" w:hAnsi="Times New Roman" w:cs="Times New Roman"/>
          <w:noProof/>
          <w:sz w:val="24"/>
          <w:szCs w:val="24"/>
          <w:lang w:val="en-AU" w:eastAsia="zh-CN"/>
        </w:rPr>
        <w:drawing>
          <wp:inline distT="0" distB="0" distL="0" distR="0" wp14:anchorId="07A2E4D6" wp14:editId="1B5C20E4">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commentRangeEnd w:id="87"/>
      <w:r w:rsidR="00AE340A">
        <w:rPr>
          <w:rStyle w:val="CommentReference"/>
        </w:rPr>
        <w:commentReference w:id="87"/>
      </w:r>
    </w:p>
    <w:p w14:paraId="2D49F065" w14:textId="081E86F3" w:rsidR="00EC55AF" w:rsidRDefault="00EC55AF" w:rsidP="00EC55AF">
      <w:pPr>
        <w:pStyle w:val="Caption"/>
        <w:rPr>
          <w:i w:val="0"/>
          <w:color w:val="auto"/>
          <w:sz w:val="24"/>
          <w:szCs w:val="24"/>
        </w:rPr>
      </w:pPr>
      <w:bookmarkStart w:id="88"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88"/>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89"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89"/>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753FBC68" wp14:editId="4312EA68">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90"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90"/>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91"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91"/>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92"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92"/>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93"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93"/>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r w:rsidR="008A32D4" w:rsidRPr="008A32D4">
        <w:rPr>
          <w:rFonts w:ascii="Times New Roman" w:hAnsi="Times New Roman" w:cs="Times New Roman"/>
          <w:i w:val="0"/>
          <w:color w:val="000000" w:themeColor="text1"/>
          <w:sz w:val="24"/>
          <w:szCs w:val="24"/>
        </w:rPr>
        <w:t>sims</w:t>
      </w:r>
      <w:proofErr w:type="spell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94"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94"/>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95" w:author="Darcy Webber" w:date="2015-02-05T14:00:00Z"/>
        </w:rPr>
      </w:pPr>
      <w:del w:id="96" w:author="Darcy Webber" w:date="2015-02-05T14:00:00Z">
        <w:r w:rsidDel="008063C7">
          <w:rPr>
            <w:rFonts w:ascii="Times New Roman" w:hAnsi="Times New Roman" w:cs="Times New Roman"/>
            <w:noProof/>
            <w:sz w:val="24"/>
            <w:szCs w:val="24"/>
            <w:lang w:val="en-AU" w:eastAsia="zh-CN"/>
            <w:rPrChange w:id="97" w:author="Unknown">
              <w:rPr>
                <w:noProof/>
                <w:lang w:val="en-AU" w:eastAsia="zh-CN"/>
              </w:rPr>
            </w:rPrChange>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98" w:author="Darcy Webber" w:date="2015-02-05T14:00:00Z"/>
          <w:rFonts w:ascii="Times New Roman" w:hAnsi="Times New Roman" w:cs="Times New Roman"/>
          <w:i w:val="0"/>
          <w:color w:val="000000" w:themeColor="text1"/>
          <w:sz w:val="24"/>
          <w:szCs w:val="24"/>
        </w:rPr>
      </w:pPr>
      <w:bookmarkStart w:id="99" w:name="_Ref410630972"/>
      <w:del w:id="100" w:author="Darcy Webber" w:date="2015-02-05T14:00:00Z">
        <w:r w:rsidRPr="00A03423" w:rsidDel="008063C7">
          <w:rPr>
            <w:i w:val="0"/>
            <w:color w:val="000000" w:themeColor="text1"/>
            <w:sz w:val="24"/>
            <w:szCs w:val="24"/>
          </w:rPr>
          <w:delText xml:space="preserve">Figure </w:delText>
        </w:r>
        <w:r w:rsidRPr="00A03423" w:rsidDel="008063C7">
          <w:rPr>
            <w:i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 w:val="0"/>
            <w:color w:val="000000" w:themeColor="text1"/>
            <w:sz w:val="24"/>
            <w:szCs w:val="24"/>
          </w:rPr>
          <w:fldChar w:fldCharType="end"/>
        </w:r>
        <w:bookmarkEnd w:id="99"/>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101"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101"/>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102"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102"/>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78B7F954" w:rsidR="000D2205" w:rsidRDefault="000D2205">
      <w:pPr>
        <w:pStyle w:val="CommentText"/>
      </w:pPr>
      <w:r>
        <w:rPr>
          <w:rStyle w:val="CommentReference"/>
        </w:rPr>
        <w:annotationRef/>
      </w:r>
      <w:r>
        <w:t>I prefer this title… or something like this</w:t>
      </w:r>
    </w:p>
  </w:comment>
  <w:comment w:id="19" w:author="JTT" w:date="2015-02-03T15:18:00Z" w:initials="JT">
    <w:p w14:paraId="5F691BE1" w14:textId="67943206" w:rsidR="000D2205" w:rsidRDefault="000D2205">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0" w:author="darcy" w:date="2015-02-03T15:18:00Z" w:initials="d">
    <w:p w14:paraId="37D93CAF" w14:textId="4689E4F9" w:rsidR="000D2205" w:rsidRDefault="000D2205">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27" w:author="Darcy Webber" w:date="2015-02-05T15:25:00Z" w:initials="DW">
    <w:p w14:paraId="4A83EF3E" w14:textId="40FD9119" w:rsidR="000D2205" w:rsidRDefault="000D2205">
      <w:pPr>
        <w:pStyle w:val="CommentText"/>
      </w:pPr>
      <w:r>
        <w:rPr>
          <w:rStyle w:val="CommentReference"/>
        </w:rPr>
        <w:annotationRef/>
      </w:r>
      <w:r>
        <w:t xml:space="preserve">Or </w:t>
      </w:r>
      <w:proofErr w:type="spellStart"/>
      <w:r>
        <w:t>sd_z</w:t>
      </w:r>
      <w:proofErr w:type="spellEnd"/>
      <w:r>
        <w:t xml:space="preserve"> = 0.632</w:t>
      </w:r>
    </w:p>
  </w:comment>
  <w:comment w:id="28" w:author="Darcy Webber" w:date="2015-02-05T15:26:00Z" w:initials="DW">
    <w:p w14:paraId="1CD9F6BE" w14:textId="0C56FC0E" w:rsidR="000D2205" w:rsidRDefault="000D2205">
      <w:pPr>
        <w:pStyle w:val="CommentText"/>
      </w:pPr>
      <w:r>
        <w:rPr>
          <w:rStyle w:val="CommentReference"/>
        </w:rPr>
        <w:annotationRef/>
      </w:r>
      <w:r>
        <w:t xml:space="preserve">c.v. = </w:t>
      </w:r>
      <w:proofErr w:type="spellStart"/>
      <w:r>
        <w:t>sd</w:t>
      </w:r>
      <w:proofErr w:type="spellEnd"/>
      <w:r>
        <w:t>/mu? Not too sure what you’re after here.</w:t>
      </w:r>
    </w:p>
  </w:comment>
  <w:comment w:id="34" w:author="darcy" w:date="2015-02-11T09:26:00Z" w:initials="d">
    <w:p w14:paraId="6D30B8EB" w14:textId="5292E921" w:rsidR="000D2205" w:rsidRDefault="000D2205">
      <w:pPr>
        <w:pStyle w:val="CommentText"/>
      </w:pPr>
      <w:r>
        <w:rPr>
          <w:rStyle w:val="CommentReference"/>
        </w:rPr>
        <w:annotationRef/>
      </w:r>
      <w:r>
        <w:t>For which scenario?</w:t>
      </w:r>
    </w:p>
  </w:comment>
  <w:comment w:id="35" w:author="darcy" w:date="2015-02-11T09:27:00Z" w:initials="d">
    <w:p w14:paraId="1DF5F9A7" w14:textId="09CAF4DE" w:rsidR="000D2205" w:rsidRDefault="000D2205">
      <w:pPr>
        <w:pStyle w:val="CommentText"/>
      </w:pPr>
      <w:r>
        <w:rPr>
          <w:rStyle w:val="CommentReference"/>
        </w:rPr>
        <w:annotationRef/>
      </w:r>
      <w:r>
        <w:t>Which scenario?</w:t>
      </w:r>
    </w:p>
  </w:comment>
  <w:comment w:id="36" w:author="JTT" w:date="2015-02-03T15:18:00Z" w:initials="JT">
    <w:p w14:paraId="5ED5809D" w14:textId="483E285A" w:rsidR="000D2205" w:rsidRDefault="000D2205">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and standardize our terminology.  not a big deal if uninterested.</w:t>
      </w:r>
    </w:p>
  </w:comment>
  <w:comment w:id="45" w:author="Darcy Webber" w:date="2015-02-11T12:50:00Z" w:initials="DW">
    <w:p w14:paraId="01250A45" w14:textId="08CA0917" w:rsidR="000D2205" w:rsidRDefault="000D2205">
      <w:pPr>
        <w:pStyle w:val="CommentText"/>
      </w:pPr>
      <w:r>
        <w:rPr>
          <w:rStyle w:val="CommentReference"/>
        </w:rPr>
        <w:annotationRef/>
      </w:r>
      <w:r>
        <w:t>We also no longer have year effects</w:t>
      </w:r>
    </w:p>
  </w:comment>
  <w:comment w:id="62" w:author="Darcy Webber" w:date="2015-02-11T12:24:00Z" w:initials="DW">
    <w:p w14:paraId="36BE0F08" w14:textId="10B2AE8C" w:rsidR="000D2205" w:rsidRDefault="000D2205">
      <w:pPr>
        <w:pStyle w:val="CommentText"/>
      </w:pPr>
      <w:r>
        <w:rPr>
          <w:rStyle w:val="CommentReference"/>
        </w:rPr>
        <w:annotationRef/>
      </w:r>
      <w:r>
        <w:t>I’ll do this soon</w:t>
      </w:r>
    </w:p>
  </w:comment>
  <w:comment w:id="65" w:author="darcy" w:date="2015-02-03T15:18:00Z" w:initials="d">
    <w:p w14:paraId="64062209" w14:textId="11A3E023" w:rsidR="000D2205" w:rsidRDefault="000D2205">
      <w:pPr>
        <w:pStyle w:val="CommentText"/>
      </w:pPr>
      <w:r>
        <w:rPr>
          <w:rStyle w:val="CommentReference"/>
        </w:rPr>
        <w:annotationRef/>
      </w:r>
      <w:r>
        <w:t>What are the units for these highlighted cells? Could you just double check these for me please Jim?</w:t>
      </w:r>
    </w:p>
  </w:comment>
  <w:comment w:id="73" w:author="Darcy Webber" w:date="2015-02-11T12:53:00Z" w:initials="DW">
    <w:p w14:paraId="239D46FD" w14:textId="6F54B8F8" w:rsidR="00D81DE4" w:rsidRDefault="00D81DE4">
      <w:pPr>
        <w:pStyle w:val="CommentText"/>
      </w:pPr>
      <w:r>
        <w:rPr>
          <w:rStyle w:val="CommentReference"/>
        </w:rPr>
        <w:annotationRef/>
      </w:r>
      <w:r>
        <w:t>Should I leave these as years-1?</w:t>
      </w:r>
    </w:p>
  </w:comment>
  <w:comment w:id="87" w:author="Darcy Webber" w:date="2015-02-11T12:25:00Z" w:initials="DW">
    <w:p w14:paraId="3C50A202" w14:textId="4B9EF415" w:rsidR="000D2205" w:rsidRDefault="000D2205">
      <w:pPr>
        <w:pStyle w:val="CommentText"/>
      </w:pPr>
      <w:r>
        <w:rPr>
          <w:rStyle w:val="CommentReference"/>
        </w:rPr>
        <w:annotationRef/>
      </w:r>
      <w:r>
        <w:t>I think the standardized plots are better. If you agree I’ll cut the old ones.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6D30B8EB" w15:done="0"/>
  <w15:commentEx w15:paraId="1DF5F9A7" w15:done="0"/>
  <w15:commentEx w15:paraId="5ED5809D" w15:done="0"/>
  <w15:commentEx w15:paraId="01250A45" w15:done="0"/>
  <w15:commentEx w15:paraId="36BE0F08" w15:done="0"/>
  <w15:commentEx w15:paraId="64062209" w15:done="0"/>
  <w15:commentEx w15:paraId="239D46FD" w15:done="0"/>
  <w15:commentEx w15:paraId="3C50A2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0D2205" w:rsidRDefault="000D2205" w:rsidP="00D21621">
      <w:pPr>
        <w:spacing w:after="0" w:line="240" w:lineRule="auto"/>
      </w:pPr>
      <w:r>
        <w:separator/>
      </w:r>
    </w:p>
  </w:endnote>
  <w:endnote w:type="continuationSeparator" w:id="0">
    <w:p w14:paraId="261A796F" w14:textId="77777777" w:rsidR="000D2205" w:rsidRDefault="000D2205"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0D2205" w:rsidRDefault="000D2205">
        <w:pPr>
          <w:pStyle w:val="Footer"/>
          <w:jc w:val="center"/>
        </w:pPr>
        <w:r>
          <w:fldChar w:fldCharType="begin"/>
        </w:r>
        <w:r>
          <w:instrText xml:space="preserve"> PAGE   \* MERGEFORMAT </w:instrText>
        </w:r>
        <w:r>
          <w:fldChar w:fldCharType="separate"/>
        </w:r>
        <w:r w:rsidR="00A414D1">
          <w:rPr>
            <w:noProof/>
          </w:rPr>
          <w:t>23</w:t>
        </w:r>
        <w:r>
          <w:rPr>
            <w:noProof/>
          </w:rPr>
          <w:fldChar w:fldCharType="end"/>
        </w:r>
      </w:p>
    </w:sdtContent>
  </w:sdt>
  <w:p w14:paraId="5836647F" w14:textId="77777777" w:rsidR="000D2205" w:rsidRDefault="000D2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0D2205" w:rsidRDefault="000D2205" w:rsidP="00D21621">
      <w:pPr>
        <w:spacing w:after="0" w:line="240" w:lineRule="auto"/>
      </w:pPr>
      <w:r>
        <w:separator/>
      </w:r>
    </w:p>
  </w:footnote>
  <w:footnote w:type="continuationSeparator" w:id="0">
    <w:p w14:paraId="758A49C8" w14:textId="77777777" w:rsidR="000D2205" w:rsidRDefault="000D2205"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7EFD"/>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40BE"/>
    <w:rsid w:val="002648DA"/>
    <w:rsid w:val="00266774"/>
    <w:rsid w:val="00271160"/>
    <w:rsid w:val="00274E32"/>
    <w:rsid w:val="00276006"/>
    <w:rsid w:val="0027649E"/>
    <w:rsid w:val="002804A5"/>
    <w:rsid w:val="00281EFE"/>
    <w:rsid w:val="002820F4"/>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1EB5"/>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67975"/>
    <w:rsid w:val="00371EC9"/>
    <w:rsid w:val="00374476"/>
    <w:rsid w:val="0037498F"/>
    <w:rsid w:val="00374F6C"/>
    <w:rsid w:val="00375014"/>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F36DA"/>
    <w:rsid w:val="003F7199"/>
    <w:rsid w:val="004009B8"/>
    <w:rsid w:val="00402E5D"/>
    <w:rsid w:val="00403FA5"/>
    <w:rsid w:val="00404A48"/>
    <w:rsid w:val="004057EC"/>
    <w:rsid w:val="00407481"/>
    <w:rsid w:val="00410ED6"/>
    <w:rsid w:val="004161BB"/>
    <w:rsid w:val="00417613"/>
    <w:rsid w:val="004213C9"/>
    <w:rsid w:val="00421673"/>
    <w:rsid w:val="00422C0C"/>
    <w:rsid w:val="00423124"/>
    <w:rsid w:val="00424CBA"/>
    <w:rsid w:val="00427A8C"/>
    <w:rsid w:val="004319AD"/>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473"/>
    <w:rsid w:val="00477ACC"/>
    <w:rsid w:val="004823D8"/>
    <w:rsid w:val="004850C6"/>
    <w:rsid w:val="004871D1"/>
    <w:rsid w:val="004908BD"/>
    <w:rsid w:val="00491851"/>
    <w:rsid w:val="00491E8E"/>
    <w:rsid w:val="004922C2"/>
    <w:rsid w:val="0049618E"/>
    <w:rsid w:val="004966B2"/>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594F"/>
    <w:rsid w:val="0052636B"/>
    <w:rsid w:val="005329C2"/>
    <w:rsid w:val="0053450D"/>
    <w:rsid w:val="00541045"/>
    <w:rsid w:val="005457E2"/>
    <w:rsid w:val="00546EC1"/>
    <w:rsid w:val="00547C69"/>
    <w:rsid w:val="005503EB"/>
    <w:rsid w:val="00550A9A"/>
    <w:rsid w:val="00551295"/>
    <w:rsid w:val="00552BF7"/>
    <w:rsid w:val="00557AA1"/>
    <w:rsid w:val="005602ED"/>
    <w:rsid w:val="00563244"/>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4504"/>
    <w:rsid w:val="005A47AA"/>
    <w:rsid w:val="005A5B5F"/>
    <w:rsid w:val="005A6B6E"/>
    <w:rsid w:val="005B5EB8"/>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1A3B"/>
    <w:rsid w:val="00613C92"/>
    <w:rsid w:val="006170A6"/>
    <w:rsid w:val="00620775"/>
    <w:rsid w:val="00626350"/>
    <w:rsid w:val="0063297E"/>
    <w:rsid w:val="00633F3A"/>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5B6"/>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97ECF"/>
    <w:rsid w:val="007A06A1"/>
    <w:rsid w:val="007A0F09"/>
    <w:rsid w:val="007A13BB"/>
    <w:rsid w:val="007A2E69"/>
    <w:rsid w:val="007A2F00"/>
    <w:rsid w:val="007A5137"/>
    <w:rsid w:val="007A7191"/>
    <w:rsid w:val="007B0D66"/>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4FA6"/>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09A2"/>
    <w:rsid w:val="0082302D"/>
    <w:rsid w:val="00826684"/>
    <w:rsid w:val="00827467"/>
    <w:rsid w:val="00827676"/>
    <w:rsid w:val="00831FF0"/>
    <w:rsid w:val="008327ED"/>
    <w:rsid w:val="008357CD"/>
    <w:rsid w:val="008374FC"/>
    <w:rsid w:val="00840BBD"/>
    <w:rsid w:val="008411C1"/>
    <w:rsid w:val="00841322"/>
    <w:rsid w:val="00842DDE"/>
    <w:rsid w:val="00843FF9"/>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4AE9"/>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40F6"/>
    <w:rsid w:val="009074E4"/>
    <w:rsid w:val="00907D48"/>
    <w:rsid w:val="0091722D"/>
    <w:rsid w:val="00920BBF"/>
    <w:rsid w:val="00922696"/>
    <w:rsid w:val="009231A6"/>
    <w:rsid w:val="00924412"/>
    <w:rsid w:val="00924BF6"/>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35C6"/>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0CA6"/>
    <w:rsid w:val="00AB2A7D"/>
    <w:rsid w:val="00AC4738"/>
    <w:rsid w:val="00AC73C3"/>
    <w:rsid w:val="00AC7ED2"/>
    <w:rsid w:val="00AD04DB"/>
    <w:rsid w:val="00AD5176"/>
    <w:rsid w:val="00AD67A3"/>
    <w:rsid w:val="00AE035D"/>
    <w:rsid w:val="00AE340A"/>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270A4"/>
    <w:rsid w:val="00B32CC1"/>
    <w:rsid w:val="00B341F3"/>
    <w:rsid w:val="00B344A8"/>
    <w:rsid w:val="00B35058"/>
    <w:rsid w:val="00B3704B"/>
    <w:rsid w:val="00B4376C"/>
    <w:rsid w:val="00B45861"/>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3502D"/>
    <w:rsid w:val="00C40FF2"/>
    <w:rsid w:val="00C41D0B"/>
    <w:rsid w:val="00C535A9"/>
    <w:rsid w:val="00C54E6E"/>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0472"/>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1DE4"/>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70F9"/>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557CD"/>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4558"/>
    <w:rsid w:val="00EC55AF"/>
    <w:rsid w:val="00ED1059"/>
    <w:rsid w:val="00ED2BEC"/>
    <w:rsid w:val="00EE1BC2"/>
    <w:rsid w:val="00EE26BF"/>
    <w:rsid w:val="00EE483D"/>
    <w:rsid w:val="00EF2360"/>
    <w:rsid w:val="00EF5FEC"/>
    <w:rsid w:val="00EF7FB7"/>
    <w:rsid w:val="00F02008"/>
    <w:rsid w:val="00F03978"/>
    <w:rsid w:val="00F04B20"/>
    <w:rsid w:val="00F05E6C"/>
    <w:rsid w:val="00F0611C"/>
    <w:rsid w:val="00F073E4"/>
    <w:rsid w:val="00F07FCC"/>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quantifish/TagGrowt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skr/adcomp"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hyperlink" Target="http://www.elsevier.com/journals/fisheries-research/0165-7836/guide-for-authors"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79BA82-86D1-4648-A602-D25CDC520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BD31A7F7.dotm</Template>
  <TotalTime>4677</TotalTime>
  <Pages>32</Pages>
  <Words>9511</Words>
  <Characters>54217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432</cp:revision>
  <cp:lastPrinted>2015-02-04T23:55:00Z</cp:lastPrinted>
  <dcterms:created xsi:type="dcterms:W3CDTF">2015-01-23T23:16:00Z</dcterms:created>
  <dcterms:modified xsi:type="dcterms:W3CDTF">2015-02-10T23:57:00Z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