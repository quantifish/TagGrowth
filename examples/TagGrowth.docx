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7C2CB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7C2CB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7C2CBB">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7C2CBB">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6CD25CD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7C2CBB">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2"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 xml:space="preserve">recaptures are </w:t>
      </w:r>
      <w:r w:rsidR="00772E4B">
        <w:rPr>
          <w:rFonts w:ascii="Times New Roman" w:hAnsi="Times New Roman" w:cs="Times New Roman"/>
          <w:sz w:val="24"/>
          <w:szCs w:val="24"/>
        </w:rPr>
        <w:lastRenderedPageBreak/>
        <w:t>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3"/>
      <w:commentRangeStart w:id="4"/>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7C2CBB">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w:t>
      </w:r>
      <w:r w:rsidR="00FF0CA4">
        <w:rPr>
          <w:rFonts w:ascii="Times New Roman" w:hAnsi="Times New Roman" w:cs="Times New Roman"/>
          <w:sz w:val="24"/>
          <w:szCs w:val="24"/>
        </w:rPr>
        <w:lastRenderedPageBreak/>
        <w:t xml:space="preserve">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30B66F1"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33D23774" w:rsidR="00DB3AA7" w:rsidRDefault="00DB3AA7"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log-standard deviation of residual variation in growth rates was </w:t>
      </w:r>
      <w:r w:rsidR="004F51AC" w:rsidRPr="00AC4738">
        <w:rPr>
          <w:rFonts w:ascii="Times New Roman" w:hAnsi="Times New Roman" w:cs="Times New Roman"/>
          <w:sz w:val="24"/>
          <w:szCs w:val="24"/>
          <w:highlight w:val="yellow"/>
        </w:rPr>
        <w:t>0.</w:t>
      </w:r>
      <w:commentRangeStart w:id="5"/>
      <w:r w:rsidR="004F51AC" w:rsidRPr="00AC4738">
        <w:rPr>
          <w:rFonts w:ascii="Times New Roman" w:hAnsi="Times New Roman" w:cs="Times New Roman"/>
          <w:sz w:val="24"/>
          <w:szCs w:val="24"/>
          <w:highlight w:val="yellow"/>
        </w:rPr>
        <w:t>XX</w:t>
      </w:r>
      <w:commentRangeEnd w:id="5"/>
      <w:r w:rsidR="00152E1A">
        <w:rPr>
          <w:rStyle w:val="CommentReference"/>
        </w:rPr>
        <w:commentReference w:id="5"/>
      </w:r>
      <w:r w:rsidR="004F51AC">
        <w:rPr>
          <w:rFonts w:ascii="Times New Roman" w:hAnsi="Times New Roman" w:cs="Times New Roman"/>
          <w:sz w:val="24"/>
          <w:szCs w:val="24"/>
        </w:rPr>
        <w:t xml:space="preserve">, representing a </w:t>
      </w:r>
      <w:r w:rsidR="00B8366B">
        <w:rPr>
          <w:rFonts w:ascii="Times New Roman" w:hAnsi="Times New Roman" w:cs="Times New Roman"/>
          <w:sz w:val="24"/>
          <w:szCs w:val="24"/>
        </w:rPr>
        <w:t>c.v.</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6"/>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6"/>
      <w:r w:rsidR="00152E1A">
        <w:rPr>
          <w:rStyle w:val="CommentReference"/>
        </w:rPr>
        <w:commentReference w:id="6"/>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 xml:space="preserve">ual growth rates in </w:t>
      </w:r>
      <w:r w:rsidR="00E81544">
        <w:rPr>
          <w:rFonts w:ascii="Times New Roman" w:hAnsi="Times New Roman" w:cs="Times New Roman"/>
          <w:sz w:val="24"/>
          <w:szCs w:val="24"/>
        </w:rPr>
        <w:lastRenderedPageBreak/>
        <w:t>addition to time-varying individual growth rates (</w:t>
      </w:r>
      <w:proofErr w:type="spellStart"/>
      <w:r w:rsidR="00E43D98">
        <w:rPr>
          <w:rFonts w:ascii="Times New Roman" w:hAnsi="Times New Roman" w:cs="Times New Roman"/>
          <w:i/>
          <w:sz w:val="24"/>
          <w:szCs w:val="24"/>
        </w:rPr>
        <w:t>σ</w:t>
      </w:r>
      <w:r w:rsidR="00E43D98">
        <w:rPr>
          <w:rFonts w:ascii="Times New Roman" w:hAnsi="Times New Roman" w:cs="Times New Roman"/>
          <w:i/>
          <w:sz w:val="24"/>
          <w:szCs w:val="24"/>
          <w:vertAlign w:val="subscript"/>
        </w:rPr>
        <w:t>k,s</w:t>
      </w:r>
      <w:proofErr w:type="spell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A8477F6"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average 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7"/>
      <w:r w:rsidR="00E81544" w:rsidRPr="00AC4738">
        <w:rPr>
          <w:rFonts w:ascii="Times New Roman" w:hAnsi="Times New Roman" w:cs="Times New Roman"/>
          <w:sz w:val="24"/>
          <w:szCs w:val="24"/>
          <w:highlight w:val="yellow"/>
        </w:rPr>
        <w:t>XXX</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7"/>
      <w:r w:rsidR="00C60C38">
        <w:rPr>
          <w:rStyle w:val="CommentReference"/>
        </w:rPr>
        <w:commentReference w:id="7"/>
      </w:r>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8"/>
      <w:r w:rsidR="00E81544">
        <w:rPr>
          <w:rFonts w:ascii="Times New Roman" w:hAnsi="Times New Roman" w:cs="Times New Roman"/>
          <w:sz w:val="24"/>
          <w:szCs w:val="24"/>
        </w:rPr>
        <w:t xml:space="preserve">approximately unbiased for all sample sizes, and relatively </w:t>
      </w:r>
      <w:del w:id="9" w:author="Darcy Webber" w:date="2015-02-05T15:15:00Z">
        <w:r w:rsidR="00E81544" w:rsidDel="00C60C38">
          <w:rPr>
            <w:rFonts w:ascii="Times New Roman" w:hAnsi="Times New Roman" w:cs="Times New Roman"/>
            <w:sz w:val="24"/>
            <w:szCs w:val="24"/>
          </w:rPr>
          <w:delText xml:space="preserve">precision </w:delText>
        </w:r>
      </w:del>
      <w:ins w:id="10"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8"/>
      <w:r w:rsidR="00E81544">
        <w:rPr>
          <w:rStyle w:val="CommentReference"/>
        </w:rPr>
        <w:commentReference w:id="8"/>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11" w:author="Darcy Webber" w:date="2015-02-05T15:02:00Z">
        <w:r w:rsidR="00BF1180" w:rsidDel="00154457">
          <w:rPr>
            <w:rFonts w:ascii="Times New Roman" w:hAnsi="Times New Roman" w:cs="Times New Roman"/>
            <w:sz w:val="24"/>
            <w:szCs w:val="24"/>
          </w:rPr>
          <w:delText xml:space="preserve">where </w:delText>
        </w:r>
      </w:del>
      <w:ins w:id="12"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13" w:author="Darcy Webber" w:date="2015-02-05T15:14:00Z">
        <w:r w:rsidR="00E81544" w:rsidRPr="00AC4738" w:rsidDel="00C60C38">
          <w:rPr>
            <w:rFonts w:ascii="Times New Roman" w:hAnsi="Times New Roman" w:cs="Times New Roman"/>
            <w:sz w:val="24"/>
            <w:szCs w:val="24"/>
            <w:highlight w:val="yellow"/>
          </w:rPr>
          <w:delText>XXX</w:delText>
        </w:r>
      </w:del>
      <w:ins w:id="14"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15"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Pr="003C710C">
        <w:rPr>
          <w:rFonts w:ascii="Times New Roman" w:hAnsi="Times New Roman" w:cs="Times New Roman"/>
          <w:sz w:val="24"/>
          <w:szCs w:val="24"/>
          <w:highlight w:val="yellow"/>
        </w:rPr>
        <w:t>…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16"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08F6B16D" w14:textId="77777777" w:rsidR="00BB2DB0" w:rsidRDefault="00BB2DB0">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6D36D4DC"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Peter Horn and Collin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bookmarkStart w:id="17"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17"/>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7C2CB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18"/>
            <w:r w:rsidRPr="00B17755">
              <w:rPr>
                <w:rFonts w:ascii="Times New Roman" w:hAnsi="Times New Roman" w:cs="Times New Roman"/>
                <w:sz w:val="24"/>
                <w:szCs w:val="24"/>
                <w:highlight w:val="yellow"/>
              </w:rPr>
              <w:t>?</w:t>
            </w:r>
            <w:commentRangeEnd w:id="18"/>
            <w:r>
              <w:rPr>
                <w:rStyle w:val="CommentReference"/>
              </w:rPr>
              <w:commentReference w:id="18"/>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7C2CB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7C2CBB"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7C2CBB"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56B2F66B" w:rsidR="00D01717" w:rsidRPr="00D01717" w:rsidRDefault="00D01717" w:rsidP="00D01717">
      <w:pPr>
        <w:pStyle w:val="Caption"/>
        <w:keepNext/>
        <w:rPr>
          <w:i w:val="0"/>
          <w:color w:val="000000" w:themeColor="text1"/>
          <w:sz w:val="24"/>
          <w:szCs w:val="24"/>
        </w:rPr>
      </w:pPr>
      <w:bookmarkStart w:id="19" w:name="_Ref410907158"/>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19"/>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used for all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5A62352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20" w:name="_Ref410371769"/>
      <w:r>
        <w:rPr>
          <w:i/>
          <w:sz w:val="24"/>
          <w:szCs w:val="24"/>
        </w:rPr>
        <w:br w:type="page"/>
      </w:r>
    </w:p>
    <w:p w14:paraId="4F9074E7" w14:textId="72FA3446" w:rsidR="00E51924" w:rsidRPr="00DB6525" w:rsidRDefault="00E51924" w:rsidP="00E51924">
      <w:pPr>
        <w:pStyle w:val="Caption"/>
        <w:keepNext/>
        <w:rPr>
          <w:i w:val="0"/>
          <w:color w:val="auto"/>
          <w:sz w:val="24"/>
          <w:szCs w:val="24"/>
        </w:rPr>
      </w:pPr>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4D7D1B">
        <w:rPr>
          <w:i w:val="0"/>
          <w:noProof/>
          <w:color w:val="auto"/>
          <w:sz w:val="24"/>
          <w:szCs w:val="24"/>
        </w:rPr>
        <w:t>4</w:t>
      </w:r>
      <w:r w:rsidRPr="00DB6525">
        <w:rPr>
          <w:i w:val="0"/>
          <w:color w:val="auto"/>
          <w:sz w:val="24"/>
          <w:szCs w:val="24"/>
        </w:rPr>
        <w:fldChar w:fldCharType="end"/>
      </w:r>
      <w:bookmarkEnd w:id="20"/>
      <w:r>
        <w:rPr>
          <w:i w:val="0"/>
          <w:color w:val="auto"/>
          <w:sz w:val="24"/>
          <w:szCs w:val="24"/>
        </w:rPr>
        <w:t>: Case study results.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E51924" w:rsidRPr="009250DC" w14:paraId="13A24BF8" w14:textId="77777777" w:rsidTr="00152E1A">
        <w:tc>
          <w:tcPr>
            <w:tcW w:w="2262" w:type="dxa"/>
            <w:tcBorders>
              <w:top w:val="single" w:sz="4" w:space="0" w:color="auto"/>
              <w:bottom w:val="single" w:sz="4" w:space="0" w:color="auto"/>
            </w:tcBorders>
          </w:tcPr>
          <w:p w14:paraId="73E192EA"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2FCE0269" w14:textId="77777777" w:rsidR="00E51924" w:rsidRPr="007F441A"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0D3F431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4EFDDE7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7C4C408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454C8A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E51924" w:rsidRPr="003A28BE" w14:paraId="47EBB434" w14:textId="77777777" w:rsidTr="00152E1A">
        <w:tc>
          <w:tcPr>
            <w:tcW w:w="2262" w:type="dxa"/>
            <w:tcBorders>
              <w:top w:val="single" w:sz="4" w:space="0" w:color="auto"/>
              <w:bottom w:val="nil"/>
            </w:tcBorders>
          </w:tcPr>
          <w:p w14:paraId="54491D6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3F97D4B"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6548524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228A4CA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2EACA0F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FA7802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E51924" w:rsidRPr="003A28BE" w14:paraId="2AEFC3AE" w14:textId="77777777" w:rsidTr="00152E1A">
        <w:tc>
          <w:tcPr>
            <w:tcW w:w="2262" w:type="dxa"/>
            <w:tcBorders>
              <w:top w:val="nil"/>
              <w:bottom w:val="nil"/>
            </w:tcBorders>
          </w:tcPr>
          <w:p w14:paraId="386D018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8E0CC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2FFC13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8A36BC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06AE8F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7077471B"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380B87D9" w14:textId="77777777" w:rsidTr="00152E1A">
        <w:tc>
          <w:tcPr>
            <w:tcW w:w="2262" w:type="dxa"/>
            <w:tcBorders>
              <w:top w:val="nil"/>
              <w:bottom w:val="nil"/>
            </w:tcBorders>
          </w:tcPr>
          <w:p w14:paraId="4B32C13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52ABD4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3AD5C3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CB8503A"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5EA802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00437C7D"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E51924" w:rsidRPr="003A28BE" w14:paraId="53E3A8F6" w14:textId="77777777" w:rsidTr="00152E1A">
        <w:tc>
          <w:tcPr>
            <w:tcW w:w="2262" w:type="dxa"/>
            <w:tcBorders>
              <w:top w:val="nil"/>
              <w:bottom w:val="nil"/>
            </w:tcBorders>
          </w:tcPr>
          <w:p w14:paraId="2D6771C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4843D93"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3B1449"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585ECF1"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DDFAAC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8A743D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F6B71D6" w14:textId="77777777" w:rsidTr="00152E1A">
        <w:tc>
          <w:tcPr>
            <w:tcW w:w="2262" w:type="dxa"/>
            <w:vMerge w:val="restart"/>
            <w:tcBorders>
              <w:top w:val="dotted" w:sz="4" w:space="0" w:color="auto"/>
              <w:left w:val="nil"/>
              <w:bottom w:val="nil"/>
            </w:tcBorders>
          </w:tcPr>
          <w:p w14:paraId="5FD5D53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29623FE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393A6A58"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110E7B4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739B127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1F1FBB9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E51924" w:rsidRPr="003A28BE" w14:paraId="471ABAB7" w14:textId="77777777" w:rsidTr="00152E1A">
        <w:tc>
          <w:tcPr>
            <w:tcW w:w="2262" w:type="dxa"/>
            <w:vMerge/>
            <w:tcBorders>
              <w:top w:val="nil"/>
              <w:left w:val="nil"/>
              <w:bottom w:val="nil"/>
            </w:tcBorders>
          </w:tcPr>
          <w:p w14:paraId="77FACF2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E9A55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D77FD66"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7F411E53"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035422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163695B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E51924" w:rsidRPr="003A28BE" w14:paraId="7A0842E3" w14:textId="77777777" w:rsidTr="00152E1A">
        <w:tc>
          <w:tcPr>
            <w:tcW w:w="2262" w:type="dxa"/>
            <w:tcBorders>
              <w:top w:val="nil"/>
              <w:left w:val="nil"/>
              <w:bottom w:val="nil"/>
            </w:tcBorders>
          </w:tcPr>
          <w:p w14:paraId="6779E4E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A4EC5C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B068A6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4F7ADB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CCF1BD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706BFE5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6A11096" w14:textId="77777777" w:rsidTr="00152E1A">
        <w:tc>
          <w:tcPr>
            <w:tcW w:w="2262" w:type="dxa"/>
            <w:tcBorders>
              <w:top w:val="nil"/>
              <w:left w:val="nil"/>
              <w:bottom w:val="nil"/>
            </w:tcBorders>
          </w:tcPr>
          <w:p w14:paraId="29FAFA2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C5C3FA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A01CE9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25E6AAA"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B2EDB5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1FA2764C"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08B4932" w14:textId="77777777" w:rsidTr="00152E1A">
        <w:tc>
          <w:tcPr>
            <w:tcW w:w="2262" w:type="dxa"/>
            <w:tcBorders>
              <w:top w:val="nil"/>
              <w:left w:val="nil"/>
              <w:bottom w:val="dotted" w:sz="4" w:space="0" w:color="auto"/>
            </w:tcBorders>
          </w:tcPr>
          <w:p w14:paraId="5C060F3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6F8207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6A542F7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AAD002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19EBCCE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0620B9F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E51924" w:rsidRPr="003A28BE" w14:paraId="2AB72E54" w14:textId="77777777" w:rsidTr="00152E1A">
        <w:tc>
          <w:tcPr>
            <w:tcW w:w="2262" w:type="dxa"/>
            <w:vMerge w:val="restart"/>
            <w:tcBorders>
              <w:top w:val="dotted" w:sz="4" w:space="0" w:color="auto"/>
              <w:bottom w:val="nil"/>
            </w:tcBorders>
          </w:tcPr>
          <w:p w14:paraId="6A83BE6E"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5B2D75CC"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7A0D0C44"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19C81E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4C2FE4F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646FA91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7EDD3229" w14:textId="77777777" w:rsidTr="00152E1A">
        <w:tc>
          <w:tcPr>
            <w:tcW w:w="2262" w:type="dxa"/>
            <w:vMerge/>
            <w:tcBorders>
              <w:top w:val="nil"/>
              <w:bottom w:val="nil"/>
            </w:tcBorders>
          </w:tcPr>
          <w:p w14:paraId="507904D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DBC5C8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E36F43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D4308BE"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FB32E0C"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17FA781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02810515" w14:textId="77777777" w:rsidTr="00152E1A">
        <w:tc>
          <w:tcPr>
            <w:tcW w:w="2262" w:type="dxa"/>
            <w:tcBorders>
              <w:top w:val="nil"/>
              <w:bottom w:val="nil"/>
            </w:tcBorders>
          </w:tcPr>
          <w:p w14:paraId="06DA571E"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14CD61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BBD1E8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149A89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D4A19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548BCD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64E277E4" w14:textId="77777777" w:rsidTr="00152E1A">
        <w:tc>
          <w:tcPr>
            <w:tcW w:w="2262" w:type="dxa"/>
            <w:tcBorders>
              <w:top w:val="nil"/>
              <w:bottom w:val="nil"/>
            </w:tcBorders>
          </w:tcPr>
          <w:p w14:paraId="2AACB80B"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F1D476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14A11B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1976423"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7E982C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344C0ED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01DEAB6D" w14:textId="77777777" w:rsidTr="00152E1A">
        <w:tc>
          <w:tcPr>
            <w:tcW w:w="2262" w:type="dxa"/>
            <w:tcBorders>
              <w:top w:val="nil"/>
              <w:bottom w:val="dotted" w:sz="4" w:space="0" w:color="auto"/>
            </w:tcBorders>
          </w:tcPr>
          <w:p w14:paraId="5F1E569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29ECED3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1555BA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42AAEFFD"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32C5853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5E947F2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E20106C" w14:textId="77777777" w:rsidTr="00152E1A">
        <w:tc>
          <w:tcPr>
            <w:tcW w:w="2262" w:type="dxa"/>
            <w:vMerge w:val="restart"/>
            <w:tcBorders>
              <w:top w:val="dotted" w:sz="4" w:space="0" w:color="auto"/>
            </w:tcBorders>
          </w:tcPr>
          <w:p w14:paraId="5663272C"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34E2B42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78252B1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F391D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4F2E8F4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483BEDD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55C819D9" w14:textId="77777777" w:rsidTr="00152E1A">
        <w:tc>
          <w:tcPr>
            <w:tcW w:w="2262" w:type="dxa"/>
            <w:vMerge/>
          </w:tcPr>
          <w:p w14:paraId="6F22C55D"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3FA8197"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4A3A9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26B7CB8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407540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30736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5367E870" w14:textId="77777777" w:rsidTr="00152E1A">
        <w:tc>
          <w:tcPr>
            <w:tcW w:w="2262" w:type="dxa"/>
            <w:vMerge/>
          </w:tcPr>
          <w:p w14:paraId="7894751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25CFCB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45736EA"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50E2B1C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3CA37F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1FD1EC6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EF17290" w14:textId="77777777" w:rsidTr="00152E1A">
        <w:tc>
          <w:tcPr>
            <w:tcW w:w="2262" w:type="dxa"/>
          </w:tcPr>
          <w:p w14:paraId="544CFE8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8CD8C30"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087CCA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24C3EE6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0B9CB78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1638DFE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50CE5E75" w14:textId="77777777" w:rsidTr="00152E1A">
        <w:tc>
          <w:tcPr>
            <w:tcW w:w="2262" w:type="dxa"/>
          </w:tcPr>
          <w:p w14:paraId="2FC4BE2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9BFAEB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99E866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1198360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175C8A80"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543A049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E51924" w:rsidRPr="003A28BE" w14:paraId="44B36309" w14:textId="77777777" w:rsidTr="00152E1A">
        <w:tc>
          <w:tcPr>
            <w:tcW w:w="2262" w:type="dxa"/>
          </w:tcPr>
          <w:p w14:paraId="180A8D4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DB211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91DEC0"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631B52B3"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2A408CE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96A0E4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bl>
    <w:p w14:paraId="30EB198D" w14:textId="77777777" w:rsidR="00E51924" w:rsidRDefault="00E51924" w:rsidP="00E51924">
      <w:pPr>
        <w:spacing w:line="480" w:lineRule="auto"/>
        <w:rPr>
          <w:rFonts w:ascii="Times New Roman" w:hAnsi="Times New Roman" w:cs="Times New Roman"/>
          <w:sz w:val="24"/>
          <w:szCs w:val="24"/>
        </w:rPr>
      </w:pP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21" w:name="_Ref410371170"/>
      <w:bookmarkStart w:id="22"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21"/>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22"/>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bookmarkStart w:id="23" w:name="_GoBack"/>
      <w:bookmarkEnd w:id="23"/>
    </w:p>
    <w:p w14:paraId="2F1FA053" w14:textId="75E45C9D" w:rsidR="00EC55AF" w:rsidRPr="00AC4738" w:rsidRDefault="00A44DD6" w:rsidP="00AC4738">
      <w:pPr>
        <w:spacing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07A2E4D6" wp14:editId="1B5C20E4">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p>
    <w:p w14:paraId="2D49F065" w14:textId="081E86F3" w:rsidR="00EC55AF" w:rsidRDefault="00EC55AF" w:rsidP="00EC55AF">
      <w:pPr>
        <w:pStyle w:val="Caption"/>
        <w:rPr>
          <w:i w:val="0"/>
          <w:color w:val="auto"/>
          <w:sz w:val="24"/>
          <w:szCs w:val="24"/>
        </w:rPr>
      </w:pPr>
      <w:bookmarkStart w:id="24"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24"/>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25"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25"/>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753FBC68" wp14:editId="4312EA68">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26"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26"/>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27"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27"/>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28"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28"/>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29"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29"/>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r w:rsidR="008A32D4" w:rsidRPr="008A32D4">
        <w:rPr>
          <w:rFonts w:ascii="Times New Roman" w:hAnsi="Times New Roman" w:cs="Times New Roman"/>
          <w:i w:val="0"/>
          <w:color w:val="000000" w:themeColor="text1"/>
          <w:sz w:val="24"/>
          <w:szCs w:val="24"/>
        </w:rPr>
        <w:t>sims</w:t>
      </w:r>
      <w:proofErr w:type="spell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30"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30"/>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31" w:author="Darcy Webber" w:date="2015-02-05T14:00:00Z"/>
        </w:rPr>
      </w:pPr>
      <w:del w:id="32" w:author="Darcy Webber" w:date="2015-02-05T14:00:00Z">
        <w:r w:rsidDel="008063C7">
          <w:rPr>
            <w:rFonts w:ascii="Times New Roman" w:hAnsi="Times New Roman" w:cs="Times New Roman"/>
            <w:noProof/>
            <w:sz w:val="24"/>
            <w:szCs w:val="24"/>
            <w:lang w:val="en-AU" w:eastAsia="zh-CN"/>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33" w:author="Darcy Webber" w:date="2015-02-05T14:00:00Z"/>
          <w:rFonts w:ascii="Times New Roman" w:hAnsi="Times New Roman" w:cs="Times New Roman"/>
          <w:i w:val="0"/>
          <w:color w:val="000000" w:themeColor="text1"/>
          <w:sz w:val="24"/>
          <w:szCs w:val="24"/>
        </w:rPr>
      </w:pPr>
      <w:bookmarkStart w:id="34" w:name="_Ref410630972"/>
      <w:del w:id="35" w:author="Darcy Webber" w:date="2015-02-05T14:00:00Z">
        <w:r w:rsidRPr="00A03423" w:rsidDel="008063C7">
          <w:rPr>
            <w:i w:val="0"/>
            <w:color w:val="000000" w:themeColor="text1"/>
            <w:sz w:val="24"/>
            <w:szCs w:val="24"/>
          </w:rPr>
          <w:delText xml:space="preserve">Figure </w:delText>
        </w:r>
        <w:r w:rsidRPr="00A03423" w:rsidDel="008063C7">
          <w:rPr>
            <w:i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 w:val="0"/>
            <w:color w:val="000000" w:themeColor="text1"/>
            <w:sz w:val="24"/>
            <w:szCs w:val="24"/>
          </w:rPr>
          <w:fldChar w:fldCharType="end"/>
        </w:r>
        <w:bookmarkEnd w:id="34"/>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36"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36"/>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37"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37"/>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152E1A" w:rsidRDefault="00152E1A">
      <w:pPr>
        <w:pStyle w:val="CommentText"/>
      </w:pPr>
      <w:r>
        <w:rPr>
          <w:rStyle w:val="CommentReference"/>
        </w:rPr>
        <w:annotationRef/>
      </w:r>
      <w:r>
        <w:t>I prefer this title…</w:t>
      </w:r>
    </w:p>
  </w:comment>
  <w:comment w:id="3" w:author="JTT" w:date="2015-02-03T15:18:00Z" w:initials="JT">
    <w:p w14:paraId="5F691BE1" w14:textId="67943206" w:rsidR="00152E1A" w:rsidRDefault="00152E1A">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2-03T15:18:00Z" w:initials="d">
    <w:p w14:paraId="37D93CAF" w14:textId="4689E4F9" w:rsidR="00152E1A" w:rsidRDefault="00152E1A">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5" w:author="Darcy Webber" w:date="2015-02-05T15:25:00Z" w:initials="DW">
    <w:p w14:paraId="4A83EF3E" w14:textId="4EF7C27B" w:rsidR="00152E1A" w:rsidRDefault="00152E1A">
      <w:pPr>
        <w:pStyle w:val="CommentText"/>
      </w:pPr>
      <w:r>
        <w:rPr>
          <w:rStyle w:val="CommentReference"/>
        </w:rPr>
        <w:annotationRef/>
      </w:r>
      <w:r>
        <w:t xml:space="preserve">Here </w:t>
      </w:r>
      <w:proofErr w:type="spellStart"/>
      <w:r>
        <w:t>sd_z</w:t>
      </w:r>
      <w:proofErr w:type="spellEnd"/>
      <w:r>
        <w:t xml:space="preserve"> = 0.632 or log(</w:t>
      </w:r>
      <w:proofErr w:type="spellStart"/>
      <w:r>
        <w:t>sd_z</w:t>
      </w:r>
      <w:proofErr w:type="spellEnd"/>
      <w:r>
        <w:t>) = -0.459</w:t>
      </w:r>
    </w:p>
  </w:comment>
  <w:comment w:id="6" w:author="Darcy Webber" w:date="2015-02-05T15:26:00Z" w:initials="DW">
    <w:p w14:paraId="1CD9F6BE" w14:textId="0C56FC0E" w:rsidR="00152E1A" w:rsidRDefault="00152E1A">
      <w:pPr>
        <w:pStyle w:val="CommentText"/>
      </w:pPr>
      <w:r>
        <w:rPr>
          <w:rStyle w:val="CommentReference"/>
        </w:rPr>
        <w:annotationRef/>
      </w:r>
      <w:r>
        <w:t xml:space="preserve">c.v. = </w:t>
      </w:r>
      <w:proofErr w:type="spellStart"/>
      <w:r>
        <w:t>sd</w:t>
      </w:r>
      <w:proofErr w:type="spellEnd"/>
      <w:r>
        <w:t>/mu?</w:t>
      </w:r>
      <w:r w:rsidR="00DA7013">
        <w:t xml:space="preserve"> Not too sure what you’re after here.</w:t>
      </w:r>
    </w:p>
  </w:comment>
  <w:comment w:id="7" w:author="Darcy Webber" w:date="2015-02-05T15:15:00Z" w:initials="DW">
    <w:p w14:paraId="2112C20C" w14:textId="2DC9A739" w:rsidR="00152E1A" w:rsidRDefault="00152E1A">
      <w:pPr>
        <w:pStyle w:val="CommentText"/>
      </w:pPr>
      <w:r>
        <w:rPr>
          <w:rStyle w:val="CommentReference"/>
        </w:rPr>
        <w:annotationRef/>
      </w:r>
      <w:r>
        <w:t>Sorry Jim, it’s not obvious to me what you’re after here. Do you want the standard deviation  for each of these sample sizes (n=50 and n=500)  that is calculated by sex across all scenarios?</w:t>
      </w:r>
    </w:p>
  </w:comment>
  <w:comment w:id="8" w:author="JTT" w:date="2015-02-03T15:18:00Z" w:initials="JT">
    <w:p w14:paraId="5ED5809D" w14:textId="483E285A" w:rsidR="00152E1A" w:rsidRDefault="00152E1A">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and standardize our terminology.  not a big deal if uninterested.</w:t>
      </w:r>
    </w:p>
  </w:comment>
  <w:comment w:id="18" w:author="darcy" w:date="2015-02-03T15:18:00Z" w:initials="d">
    <w:p w14:paraId="64062209" w14:textId="11A3E023" w:rsidR="00152E1A" w:rsidRDefault="00152E1A">
      <w:pPr>
        <w:pStyle w:val="CommentText"/>
      </w:pPr>
      <w:r>
        <w:rPr>
          <w:rStyle w:val="CommentReference"/>
        </w:rPr>
        <w:annotationRef/>
      </w:r>
      <w:r>
        <w:t>What are the units for these highlighted cells? Could you just double check these for me please Jim?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2112C20C" w15:done="0"/>
  <w15:commentEx w15:paraId="5ED5809D"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152E1A" w:rsidRDefault="00152E1A" w:rsidP="00D21621">
      <w:pPr>
        <w:spacing w:after="0" w:line="240" w:lineRule="auto"/>
      </w:pPr>
      <w:r>
        <w:separator/>
      </w:r>
    </w:p>
  </w:endnote>
  <w:endnote w:type="continuationSeparator" w:id="0">
    <w:p w14:paraId="261A796F" w14:textId="77777777" w:rsidR="00152E1A" w:rsidRDefault="00152E1A"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152E1A" w:rsidRDefault="00152E1A">
        <w:pPr>
          <w:pStyle w:val="Footer"/>
          <w:jc w:val="center"/>
        </w:pPr>
        <w:r>
          <w:fldChar w:fldCharType="begin"/>
        </w:r>
        <w:r>
          <w:instrText xml:space="preserve"> PAGE   \* MERGEFORMAT </w:instrText>
        </w:r>
        <w:r>
          <w:fldChar w:fldCharType="separate"/>
        </w:r>
        <w:r w:rsidR="007C2CBB">
          <w:rPr>
            <w:noProof/>
          </w:rPr>
          <w:t>28</w:t>
        </w:r>
        <w:r>
          <w:rPr>
            <w:noProof/>
          </w:rPr>
          <w:fldChar w:fldCharType="end"/>
        </w:r>
      </w:p>
    </w:sdtContent>
  </w:sdt>
  <w:p w14:paraId="5836647F" w14:textId="77777777" w:rsidR="00152E1A" w:rsidRDefault="00152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152E1A" w:rsidRDefault="00152E1A" w:rsidP="00D21621">
      <w:pPr>
        <w:spacing w:after="0" w:line="240" w:lineRule="auto"/>
      </w:pPr>
      <w:r>
        <w:separator/>
      </w:r>
    </w:p>
  </w:footnote>
  <w:footnote w:type="continuationSeparator" w:id="0">
    <w:p w14:paraId="758A49C8" w14:textId="77777777" w:rsidR="00152E1A" w:rsidRDefault="00152E1A"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1EB5"/>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F36DA"/>
    <w:rsid w:val="003F7199"/>
    <w:rsid w:val="004009B8"/>
    <w:rsid w:val="00403FA5"/>
    <w:rsid w:val="00404A48"/>
    <w:rsid w:val="004057EC"/>
    <w:rsid w:val="00407481"/>
    <w:rsid w:val="004161BB"/>
    <w:rsid w:val="00417613"/>
    <w:rsid w:val="004213C9"/>
    <w:rsid w:val="00421673"/>
    <w:rsid w:val="00422C0C"/>
    <w:rsid w:val="00423124"/>
    <w:rsid w:val="00424CBA"/>
    <w:rsid w:val="00427A8C"/>
    <w:rsid w:val="004319AD"/>
    <w:rsid w:val="00440A61"/>
    <w:rsid w:val="00443B46"/>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6E76"/>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636B"/>
    <w:rsid w:val="005329C2"/>
    <w:rsid w:val="0053450D"/>
    <w:rsid w:val="00541045"/>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4504"/>
    <w:rsid w:val="005A47AA"/>
    <w:rsid w:val="005A5B5F"/>
    <w:rsid w:val="005A6B6E"/>
    <w:rsid w:val="005B5EB8"/>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5B6"/>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A06A1"/>
    <w:rsid w:val="007A0F09"/>
    <w:rsid w:val="007A13BB"/>
    <w:rsid w:val="007A2E69"/>
    <w:rsid w:val="007A2F00"/>
    <w:rsid w:val="007A5137"/>
    <w:rsid w:val="007A7191"/>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1322"/>
    <w:rsid w:val="00842DDE"/>
    <w:rsid w:val="00843FF9"/>
    <w:rsid w:val="00844CAA"/>
    <w:rsid w:val="00846372"/>
    <w:rsid w:val="00846829"/>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37DAA"/>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4738"/>
    <w:rsid w:val="00AC73C3"/>
    <w:rsid w:val="00AC7ED2"/>
    <w:rsid w:val="00AD04DB"/>
    <w:rsid w:val="00AD5176"/>
    <w:rsid w:val="00AD67A3"/>
    <w:rsid w:val="00AE035D"/>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3502D"/>
    <w:rsid w:val="00C40FF2"/>
    <w:rsid w:val="00C41D0B"/>
    <w:rsid w:val="00C535A9"/>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DC9"/>
    <w:rsid w:val="00E0608F"/>
    <w:rsid w:val="00E11C0F"/>
    <w:rsid w:val="00E1225E"/>
    <w:rsid w:val="00E14B88"/>
    <w:rsid w:val="00E20BAE"/>
    <w:rsid w:val="00E22BF5"/>
    <w:rsid w:val="00E23E0C"/>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4558"/>
    <w:rsid w:val="00EC55AF"/>
    <w:rsid w:val="00ED1059"/>
    <w:rsid w:val="00ED2BEC"/>
    <w:rsid w:val="00EE1BC2"/>
    <w:rsid w:val="00EE26BF"/>
    <w:rsid w:val="00EE483D"/>
    <w:rsid w:val="00EF2360"/>
    <w:rsid w:val="00EF5FEC"/>
    <w:rsid w:val="00EF7FB7"/>
    <w:rsid w:val="00F02008"/>
    <w:rsid w:val="00F03978"/>
    <w:rsid w:val="00F04B20"/>
    <w:rsid w:val="00F05E6C"/>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BFEF58-3592-4AAE-B419-949BC11E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4581DDB9.dotm</Template>
  <TotalTime>2726</TotalTime>
  <Pages>32</Pages>
  <Words>9284</Words>
  <Characters>52923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388</cp:revision>
  <cp:lastPrinted>2015-02-04T23:55:00Z</cp:lastPrinted>
  <dcterms:created xsi:type="dcterms:W3CDTF">2015-01-23T23:16:00Z</dcterms:created>
  <dcterms:modified xsi:type="dcterms:W3CDTF">2015-02-05T04:22:00Z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