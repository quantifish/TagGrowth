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145D56B"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Organisms in the marine environment are likely to exhibit variation in growth 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toothfish </w:t>
      </w:r>
      <w:r w:rsidR="00D043BF" w:rsidRPr="009C37AB">
        <w:rPr>
          <w:rFonts w:ascii="Times New Roman" w:hAnsi="Times New Roman" w:cs="Times New Roman"/>
          <w:sz w:val="24"/>
          <w:szCs w:val="24"/>
        </w:rPr>
        <w:t>(</w:t>
      </w:r>
      <w:r w:rsidR="00D043BF">
        <w:rPr>
          <w:rFonts w:ascii="Times New Roman" w:hAnsi="Times New Roman" w:cs="Times New Roman"/>
          <w:i/>
          <w:sz w:val="24"/>
          <w:szCs w:val="24"/>
        </w:rPr>
        <w:t>Dissostichus mawsoni</w:t>
      </w:r>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r>
        <w:rPr>
          <w:rFonts w:ascii="Times New Roman" w:hAnsi="Times New Roman" w:cs="Times New Roman"/>
          <w:i/>
          <w:sz w:val="24"/>
          <w:szCs w:val="24"/>
        </w:rPr>
        <w:t>TagGrowth</w:t>
      </w:r>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these 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r w:rsidR="00C202D7">
        <w:rPr>
          <w:rFonts w:ascii="Times New Roman" w:hAnsi="Times New Roman" w:cs="Times New Roman"/>
          <w:sz w:val="24"/>
          <w:szCs w:val="24"/>
        </w:rPr>
        <w:t xml:space="preserve">.  These models suggest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variation among individuals accounts for up to half of the total variability in this species.  A simulation study suggests that the parameters estimated in these models are unbiased</w:t>
      </w:r>
      <w:r w:rsidR="00603447">
        <w:rPr>
          <w:rFonts w:ascii="Times New Roman" w:hAnsi="Times New Roman" w:cs="Times New Roman"/>
          <w:sz w:val="24"/>
          <w:szCs w:val="24"/>
        </w:rPr>
        <w:t xml:space="preserve"> given the sample sizes (315</w:t>
      </w:r>
      <w:r>
        <w:rPr>
          <w:rFonts w:ascii="Times New Roman" w:hAnsi="Times New Roman" w:cs="Times New Roman"/>
          <w:sz w:val="24"/>
          <w:szCs w:val="24"/>
        </w:rPr>
        <w:t xml:space="preserve"> individuals </w:t>
      </w:r>
      <w:r w:rsidR="00ED1492">
        <w:rPr>
          <w:rFonts w:ascii="Times New Roman" w:hAnsi="Times New Roman" w:cs="Times New Roman"/>
          <w:sz w:val="24"/>
          <w:szCs w:val="24"/>
        </w:rPr>
        <w:t xml:space="preserve">tagged and </w:t>
      </w:r>
      <w:r>
        <w:rPr>
          <w:rFonts w:ascii="Times New Roman" w:hAnsi="Times New Roman" w:cs="Times New Roman"/>
          <w:sz w:val="24"/>
          <w:szCs w:val="24"/>
        </w:rPr>
        <w:t xml:space="preserve">recaptured over </w:t>
      </w:r>
      <w:r w:rsidR="00ED1492">
        <w:rPr>
          <w:rFonts w:ascii="Times New Roman" w:hAnsi="Times New Roman" w:cs="Times New Roman"/>
          <w:sz w:val="24"/>
          <w:szCs w:val="24"/>
        </w:rPr>
        <w:t>10</w:t>
      </w:r>
      <w:r>
        <w:rPr>
          <w:rFonts w:ascii="Times New Roman" w:hAnsi="Times New Roman" w:cs="Times New Roman"/>
          <w:sz w:val="24"/>
          <w:szCs w:val="24"/>
        </w:rPr>
        <w:t xml:space="preserve"> years)</w:t>
      </w:r>
      <w:r w:rsidR="00C202D7">
        <w:rPr>
          <w:rFonts w:ascii="Times New Roman" w:hAnsi="Times New Roman" w:cs="Times New Roman"/>
          <w:sz w:val="24"/>
          <w:szCs w:val="24"/>
        </w:rPr>
        <w:t>.</w:t>
      </w:r>
      <w:r>
        <w:rPr>
          <w:rFonts w:ascii="Times New Roman" w:hAnsi="Times New Roman" w:cs="Times New Roman"/>
          <w:sz w:val="24"/>
          <w:szCs w:val="24"/>
        </w:rPr>
        <w:t xml:space="preserve">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Bertalanffy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08F6DF06"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explicitly model </w:t>
      </w:r>
      <w:r w:rsidR="00E32154">
        <w:rPr>
          <w:rFonts w:ascii="Times New Roman" w:hAnsi="Times New Roman" w:cs="Times New Roman"/>
          <w:sz w:val="24"/>
          <w:szCs w:val="24"/>
        </w:rPr>
        <w:t>persistent (particular individuals growing faster/slower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entire lifetime) and transient (particular individuals growing faster in one year than another year) variation in growth rates among individuals</w:t>
      </w:r>
      <w:r>
        <w:rPr>
          <w:rFonts w:ascii="Times New Roman" w:hAnsi="Times New Roman" w:cs="Times New Roman"/>
          <w:sz w:val="24"/>
          <w:szCs w:val="24"/>
        </w:rPr>
        <w:t>.</w:t>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toothfish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toothfish.</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r w:rsidR="00EB28FA">
        <w:rPr>
          <w:rFonts w:ascii="Times New Roman" w:hAnsi="Times New Roman" w:cs="Times New Roman"/>
          <w:i/>
          <w:sz w:val="24"/>
          <w:szCs w:val="24"/>
        </w:rPr>
        <w:t>TagGrowth</w:t>
      </w:r>
      <w:r>
        <w:rPr>
          <w:rFonts w:ascii="Times New Roman" w:hAnsi="Times New Roman" w:cs="Times New Roman"/>
          <w:sz w:val="24"/>
          <w:szCs w:val="24"/>
        </w:rPr>
        <w:t>.</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87374F">
      <w:pPr>
        <w:tabs>
          <w:tab w:val="left" w:pos="360"/>
          <w:tab w:val="left" w:pos="720"/>
          <w:tab w:val="left" w:pos="8640"/>
        </w:tabs>
        <w:spacing w:after="0" w:line="480" w:lineRule="auto"/>
        <w:rPr>
          <w:rFonts w:ascii="Courier New" w:hAnsi="Courier New" w:cs="Courier New"/>
        </w:rPr>
      </w:pPr>
      <w:hyperlink r:id="rId8"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5EEEAC43"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FB5CE1">
        <w:rPr>
          <w:rFonts w:ascii="Times New Roman" w:hAnsi="Times New Roman" w:cs="Times New Roman"/>
          <w:sz w:val="24"/>
          <w:szCs w:val="24"/>
        </w:rPr>
        <w:t xml:space="preserve"> </w:t>
      </w:r>
      <w:r w:rsidR="00FB5CE1">
        <w:rPr>
          <w:rFonts w:ascii="Times New Roman" w:hAnsi="Times New Roman" w:cs="Times New Roman"/>
          <w:sz w:val="24"/>
          <w:szCs w:val="24"/>
        </w:rPr>
        <w:fldChar w:fldCharType="begin"/>
      </w:r>
      <w:r w:rsidR="00FB5CE1">
        <w:rPr>
          <w:rFonts w:ascii="Times New Roman" w:hAnsi="Times New Roman" w:cs="Times New Roman"/>
          <w:sz w:val="24"/>
          <w:szCs w:val="24"/>
        </w:rPr>
        <w:instrText xml:space="preserve"> ADDIN ZOTERO_ITEM CSL_CITATION {"citationID":"1lfnegiqi3","properties":{"formattedCitation":"(Shelton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FB5CE1">
        <w:rPr>
          <w:rFonts w:ascii="Times New Roman" w:hAnsi="Times New Roman" w:cs="Times New Roman"/>
          <w:sz w:val="24"/>
          <w:szCs w:val="24"/>
        </w:rPr>
        <w:fldChar w:fldCharType="separate"/>
      </w:r>
      <w:r w:rsidR="00FB5CE1" w:rsidRPr="00FB5CE1">
        <w:rPr>
          <w:rFonts w:ascii="Times New Roman" w:hAnsi="Times New Roman" w:cs="Times New Roman"/>
          <w:sz w:val="24"/>
        </w:rPr>
        <w:t>(Shelton et al., 2013)</w:t>
      </w:r>
      <w:r w:rsidR="00FB5CE1">
        <w:rPr>
          <w:rFonts w:ascii="Times New Roman" w:hAnsi="Times New Roman" w:cs="Times New Roman"/>
          <w:sz w:val="24"/>
          <w:szCs w:val="24"/>
        </w:rPr>
        <w:fldChar w:fldCharType="end"/>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5FE7B6F"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17F5608A"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r w:rsidR="00410ED6">
        <w:rPr>
          <w:rFonts w:ascii="Times New Roman" w:hAnsi="Times New Roman" w:cs="Times New Roman"/>
          <w:sz w:val="24"/>
          <w:szCs w:val="24"/>
        </w:rPr>
        <w:t>Sex</w:t>
      </w:r>
      <w:r w:rsidR="00611A3B">
        <w:rPr>
          <w:rFonts w:ascii="Times New Roman" w:hAnsi="Times New Roman" w:cs="Times New Roman"/>
          <w:sz w:val="24"/>
          <w:szCs w:val="24"/>
        </w:rPr>
        <w:t>-specific differences in behavior</w:t>
      </w:r>
      <w:r w:rsidR="00410ED6">
        <w:rPr>
          <w:rFonts w:ascii="Times New Roman" w:hAnsi="Times New Roman" w:cs="Times New Roman"/>
          <w:sz w:val="24"/>
          <w:szCs w:val="24"/>
        </w:rPr>
        <w:t xml:space="preserve"> can also </w:t>
      </w:r>
      <w:r w:rsidR="00EB28FA">
        <w:rPr>
          <w:rFonts w:ascii="Times New Roman" w:hAnsi="Times New Roman" w:cs="Times New Roman"/>
          <w:sz w:val="24"/>
          <w:szCs w:val="24"/>
        </w:rPr>
        <w:t xml:space="preserve">result in </w:t>
      </w:r>
      <w:r w:rsidR="00611A3B">
        <w:rPr>
          <w:rFonts w:ascii="Times New Roman" w:hAnsi="Times New Roman" w:cs="Times New Roman"/>
          <w:sz w:val="24"/>
          <w:szCs w:val="24"/>
        </w:rPr>
        <w:t>differences</w:t>
      </w:r>
      <w:r w:rsidR="00410ED6">
        <w:rPr>
          <w:rFonts w:ascii="Times New Roman" w:hAnsi="Times New Roman" w:cs="Times New Roman"/>
          <w:sz w:val="24"/>
          <w:szCs w:val="24"/>
        </w:rPr>
        <w:t xml:space="preserve"> in growth rates</w:t>
      </w:r>
      <w:r w:rsidR="00611A3B">
        <w:rPr>
          <w:rFonts w:ascii="Times New Roman" w:hAnsi="Times New Roman" w:cs="Times New Roman"/>
          <w:sz w:val="24"/>
          <w:szCs w:val="24"/>
        </w:rPr>
        <w:t xml:space="preserve"> </w:t>
      </w:r>
      <w:r w:rsidR="00EB28FA">
        <w:rPr>
          <w:rFonts w:ascii="Times New Roman" w:hAnsi="Times New Roman" w:cs="Times New Roman"/>
          <w:sz w:val="24"/>
          <w:szCs w:val="24"/>
        </w:rPr>
        <w:t>between males and females</w:t>
      </w:r>
      <w:r w:rsidR="00587D96">
        <w:rPr>
          <w:rFonts w:ascii="Times New Roman" w:hAnsi="Times New Roman" w:cs="Times New Roman"/>
          <w:sz w:val="24"/>
          <w:szCs w:val="24"/>
        </w:rPr>
        <w:t xml:space="preserve"> </w:t>
      </w:r>
      <w:r w:rsidR="00587D96">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instrText>
      </w:r>
      <w:r w:rsidR="00587D96">
        <w:rPr>
          <w:rFonts w:ascii="Times New Roman" w:hAnsi="Times New Roman" w:cs="Times New Roman"/>
          <w:sz w:val="24"/>
          <w:szCs w:val="24"/>
        </w:rPr>
        <w:fldChar w:fldCharType="separate"/>
      </w:r>
      <w:r w:rsidR="00587D96" w:rsidRPr="00587D96">
        <w:rPr>
          <w:rFonts w:ascii="Times New Roman" w:hAnsi="Times New Roman" w:cs="Times New Roman"/>
          <w:sz w:val="24"/>
        </w:rPr>
        <w:t>(Biro and Sampson, 2015)</w:t>
      </w:r>
      <w:r w:rsidR="00587D96">
        <w:rPr>
          <w:rFonts w:ascii="Times New Roman" w:hAnsi="Times New Roman" w:cs="Times New Roman"/>
          <w:sz w:val="24"/>
          <w:szCs w:val="24"/>
        </w:rPr>
        <w:fldChar w:fldCharType="end"/>
      </w:r>
      <w:r w:rsidR="00410ED6">
        <w:rPr>
          <w:rFonts w:ascii="Times New Roman" w:hAnsi="Times New Roman" w:cs="Times New Roman"/>
          <w:sz w:val="24"/>
          <w:szCs w:val="24"/>
        </w:rPr>
        <w:t>.</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00ACC0F4" w:rsidR="00091C30" w:rsidRDefault="00EB28FA">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DCC0A09" w14:textId="0D980FD7"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w:t>
      </w:r>
      <w:r>
        <w:rPr>
          <w:rFonts w:ascii="Times New Roman" w:hAnsi="Times New Roman" w:cs="Times New Roman"/>
          <w:sz w:val="24"/>
          <w:szCs w:val="24"/>
        </w:rPr>
        <w:lastRenderedPageBreak/>
        <w:t xml:space="preserve">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{"citationID":"21c5sbv256","properties":{"formattedCitation":"(Gelman, 2005; Larsen et al., 2001)","plainCitation":"(Gelman, 2005; Larsen et al., 2001)"},"citationItems":[{"id":2995,"uris":["http://zotero.org/users/251206/items/UNW6RT3T"],"uri":["http://zotero.org/users/251206/items/UNW6RT3T"],"itemData":{"id":2995,"type":"article-journal","title":"Designs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(Gelman, 2005; Larsen et al., 2001)</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015AF7B5"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otoliths)</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0AF659D0"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{"citationID":"20bckl6r4d","properties":{"formattedCitation":"(Francis, 1988; Sainsbury, 1980)","plainCitation":"(Francis, 1988; 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 Sainsbury, 1980)</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In this study, we additionally incorporate sex-specific differences in growth rates, and implement the model using maximum marginal likelihood estimation.  The code is distributed as a publicly available package </w:t>
      </w:r>
      <w:r w:rsidR="008A434A" w:rsidRPr="008A434A">
        <w:rPr>
          <w:rFonts w:ascii="Times New Roman" w:hAnsi="Times New Roman" w:cs="Times New Roman"/>
          <w:i/>
          <w:sz w:val="24"/>
          <w:szCs w:val="24"/>
        </w:rPr>
        <w:t>TagGrowth</w:t>
      </w:r>
      <w:r w:rsidR="008A434A">
        <w:rPr>
          <w:rFonts w:ascii="Times New Roman" w:hAnsi="Times New Roman" w:cs="Times New Roman"/>
          <w:sz w:val="24"/>
          <w:szCs w:val="24"/>
        </w:rPr>
        <w:t xml:space="preserve"> </w:t>
      </w:r>
      <w:r w:rsidR="00D018E5">
        <w:rPr>
          <w:rFonts w:ascii="Times New Roman" w:hAnsi="Times New Roman" w:cs="Times New Roman"/>
          <w:sz w:val="24"/>
          <w:szCs w:val="24"/>
        </w:rPr>
        <w:t>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successfully fit models that account for multiple sources or variation in growth.  These models suggest that </w:t>
      </w:r>
      <w:ins w:id="0" w:author="Darcy Webber" w:date="2015-02-17T14:29:00Z">
        <w:r w:rsidR="008A434A">
          <w:rPr>
            <w:rFonts w:ascii="Times New Roman" w:hAnsi="Times New Roman" w:cs="Times New Roman"/>
            <w:sz w:val="24"/>
            <w:szCs w:val="24"/>
          </w:rPr>
          <w:t xml:space="preserve">transient </w:t>
        </w:r>
      </w:ins>
      <w:r w:rsidR="00924BF6">
        <w:rPr>
          <w:rFonts w:ascii="Times New Roman" w:hAnsi="Times New Roman" w:cs="Times New Roman"/>
          <w:sz w:val="24"/>
          <w:szCs w:val="24"/>
        </w:rPr>
        <w:t>variation</w:t>
      </w:r>
      <w:ins w:id="1" w:author="Darcy Webber" w:date="2015-02-17T14:29:00Z">
        <w:r w:rsidR="008A434A">
          <w:rPr>
            <w:rFonts w:ascii="Times New Roman" w:hAnsi="Times New Roman" w:cs="Times New Roman"/>
            <w:sz w:val="24"/>
            <w:szCs w:val="24"/>
          </w:rPr>
          <w:t xml:space="preserve"> over time</w:t>
        </w:r>
      </w:ins>
      <w:r w:rsidR="00924BF6">
        <w:rPr>
          <w:rFonts w:ascii="Times New Roman" w:hAnsi="Times New Roman" w:cs="Times New Roman"/>
          <w:sz w:val="24"/>
          <w:szCs w:val="24"/>
        </w:rPr>
        <w:t xml:space="preserve"> </w:t>
      </w:r>
      <w:del w:id="2" w:author="Darcy Webber" w:date="2015-02-17T14:29:00Z">
        <w:r w:rsidR="00924BF6" w:rsidDel="008A434A">
          <w:rPr>
            <w:rFonts w:ascii="Times New Roman" w:hAnsi="Times New Roman" w:cs="Times New Roman"/>
            <w:sz w:val="24"/>
            <w:szCs w:val="24"/>
          </w:rPr>
          <w:delText xml:space="preserve">among individuals </w:delText>
        </w:r>
      </w:del>
      <w:r w:rsidR="00924BF6">
        <w:rPr>
          <w:rFonts w:ascii="Times New Roman" w:hAnsi="Times New Roman" w:cs="Times New Roman"/>
          <w:sz w:val="24"/>
          <w:szCs w:val="24"/>
        </w:rPr>
        <w:t xml:space="preserve">accounts for up to half of the total variability in </w:t>
      </w:r>
      <w:r w:rsidR="008209A2">
        <w:rPr>
          <w:rFonts w:ascii="Times New Roman" w:hAnsi="Times New Roman" w:cs="Times New Roman"/>
          <w:sz w:val="24"/>
          <w:szCs w:val="24"/>
        </w:rPr>
        <w:t>this species</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A simulation study suggests that the parameters estimated in these models are unbiased.</w:t>
      </w:r>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1CF5B77A"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ins w:id="3" w:author="Darcy Webber" w:date="2015-02-17T14:33:00Z">
        <w:r w:rsidR="009C0EDA">
          <w:rPr>
            <w:rFonts w:ascii="Times New Roman" w:hAnsi="Times New Roman" w:cs="Times New Roman"/>
            <w:sz w:val="24"/>
            <w:szCs w:val="24"/>
          </w:rPr>
          <w:t xml:space="preserve">Persistent </w:t>
        </w:r>
      </w:ins>
      <w:del w:id="4" w:author="Darcy Webber" w:date="2015-02-17T14:33:00Z">
        <w:r w:rsidR="0024242D" w:rsidRPr="009C37AB" w:rsidDel="009C0EDA">
          <w:rPr>
            <w:rFonts w:ascii="Times New Roman" w:hAnsi="Times New Roman" w:cs="Times New Roman"/>
            <w:sz w:val="24"/>
            <w:szCs w:val="24"/>
          </w:rPr>
          <w:delText>V</w:delText>
        </w:r>
      </w:del>
      <w:ins w:id="5" w:author="Darcy Webber" w:date="2015-02-17T14:33:00Z">
        <w:r w:rsidR="009C0EDA">
          <w:rPr>
            <w:rFonts w:ascii="Times New Roman" w:hAnsi="Times New Roman" w:cs="Times New Roman"/>
            <w:sz w:val="24"/>
            <w:szCs w:val="24"/>
          </w:rPr>
          <w:t>v</w:t>
        </w:r>
      </w:ins>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87374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42E7B41"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87374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w:t>
      </w:r>
      <w:r w:rsidR="0024242D">
        <w:rPr>
          <w:rFonts w:ascii="Times New Roman" w:hAnsi="Times New Roman" w:cs="Times New Roman"/>
          <w:sz w:val="24"/>
          <w:szCs w:val="24"/>
        </w:rPr>
        <w:lastRenderedPageBreak/>
        <w:t xml:space="preserve">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87374F">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76BF52A0" w:rsidR="0010212C" w:rsidRDefault="003B1F46" w:rsidP="002C694D">
      <w:pPr>
        <w:spacing w:line="480" w:lineRule="auto"/>
        <w:ind w:firstLine="720"/>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lastRenderedPageBreak/>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87374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0C5F7C9D"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variation among individuals and over time </w:t>
      </w:r>
      <w:r w:rsidR="00C03356">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TMB;</w:t>
      </w:r>
      <w:r w:rsidR="005756B6">
        <w:rPr>
          <w:rFonts w:ascii="Times New Roman" w:hAnsi="Times New Roman" w:cs="Times New Roman"/>
          <w:sz w:val="24"/>
          <w:szCs w:val="24"/>
        </w:rPr>
        <w:t xml:space="preserve">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{"citationID":"4dkdeuu6c","properties":{"formattedCitation":"(Kristensen, 2014; Kristensen et al., In press)","plainCitation":"(Kristensen, 2014; Kristensen et al., In press)"},"citationItems":[{"id":23,"uris":["http://zotero.org/users/local/UQR2zlZa/items/ANIBZQ6N"],"uri":["http://zotero.org/users/local/UQR2zlZa/items/ANIBZQ6N"],"itemData":{"id":23,"type":"book","title":"General random effect model builder tool inspired by ADMB","URL":"https://github.com/kaskr/adcomp","author":[{"family":"Kristensen","given":"Kasper"}],"issued":{"date-parts":[["2014"]]}}},{"id":19,"uris":["http://zotero.org/users/local/UQR2zlZa/items/RIDX5EQJ"],"uri":["http://zotero.org/users/local/UQR2zlZa/items/RIDX5EQJ"],"itemData":{"id":19,"type":"article-journal","title":"Template Model Builder TMB","container-title":"Journal of Statistical Software","author":[{"family":"Kristensen","given":"Kasper"},{"family":"Nielsen","given":"A."},{"family":"Berg","given":"C.W."},{"family":"Skaug","given":"Hans J."}],"issued":{"literal":"In press"}}}],"schema":"https://github.com/citation-style-language/schema/raw/master/csl-citation.json"} </w:instrText>
      </w:r>
      <w:r w:rsidR="005756B6">
        <w:rPr>
          <w:rFonts w:ascii="Times New Roman" w:hAnsi="Times New Roman" w:cs="Times New Roman"/>
          <w:sz w:val="24"/>
          <w:szCs w:val="24"/>
        </w:rPr>
        <w:fldChar w:fldCharType="separate"/>
      </w:r>
      <w:r w:rsidR="005756B6" w:rsidRPr="005756B6">
        <w:rPr>
          <w:rFonts w:ascii="Times New Roman" w:hAnsi="Times New Roman" w:cs="Times New Roman"/>
          <w:sz w:val="24"/>
        </w:rPr>
        <w:t>Kristensen, 2014; Kristensen et al., In press</w:t>
      </w:r>
      <w:r w:rsidR="005756B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9"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00587D96" w:rsidRPr="00587D96">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0" w:history="1">
        <w:r w:rsidR="00C670D8" w:rsidRPr="005158D2">
          <w:rPr>
            <w:rStyle w:val="Hyperlink"/>
            <w:rFonts w:ascii="Times New Roman" w:hAnsi="Times New Roman" w:cs="Times New Roman"/>
            <w:sz w:val="24"/>
            <w:szCs w:val="24"/>
          </w:rPr>
          <w:t>https://github.com/quantifish/TagGrowth</w:t>
        </w:r>
      </w:hyperlink>
      <w:r w:rsidR="00BF6E2C">
        <w:rPr>
          <w:rFonts w:ascii="Times New Roman" w:hAnsi="Times New Roman" w:cs="Times New Roman"/>
          <w:sz w:val="24"/>
          <w:szCs w:val="24"/>
        </w:rPr>
        <w:t>;</w:t>
      </w:r>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87374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7EAFE831"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w:t>
      </w:r>
      <w:r w:rsidR="00D344E7">
        <w:rPr>
          <w:rFonts w:ascii="Times New Roman" w:hAnsi="Times New Roman" w:cs="Times New Roman"/>
          <w:sz w:val="24"/>
          <w:szCs w:val="24"/>
        </w:rPr>
        <w:fldChar w:fldCharType="begin"/>
      </w:r>
      <w:r w:rsidR="00D344E7">
        <w:rPr>
          <w:rFonts w:ascii="Times New Roman" w:hAnsi="Times New Roman" w:cs="Times New Roman"/>
          <w:sz w:val="24"/>
          <w:szCs w:val="24"/>
        </w:rPr>
        <w:instrText xml:space="preserve"> ADDIN ZOTERO_ITEM CSL_CITATION {"citationID":"ls56cvokq","properties":{"formattedCitation":"(Shelton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D344E7">
        <w:rPr>
          <w:rFonts w:ascii="Times New Roman" w:hAnsi="Times New Roman" w:cs="Times New Roman"/>
          <w:sz w:val="24"/>
          <w:szCs w:val="24"/>
        </w:rPr>
        <w:fldChar w:fldCharType="separate"/>
      </w:r>
      <w:r w:rsidR="00D344E7">
        <w:rPr>
          <w:rFonts w:ascii="Times New Roman" w:hAnsi="Times New Roman" w:cs="Times New Roman"/>
          <w:sz w:val="24"/>
        </w:rPr>
        <w:t>Shelton et al.</w:t>
      </w:r>
      <w:r w:rsidR="00D344E7" w:rsidRPr="00D344E7">
        <w:rPr>
          <w:rFonts w:ascii="Times New Roman" w:hAnsi="Times New Roman" w:cs="Times New Roman"/>
          <w:sz w:val="24"/>
        </w:rPr>
        <w:t xml:space="preserve"> </w:t>
      </w:r>
      <w:r w:rsidR="00D344E7">
        <w:rPr>
          <w:rFonts w:ascii="Times New Roman" w:hAnsi="Times New Roman" w:cs="Times New Roman"/>
          <w:sz w:val="24"/>
        </w:rPr>
        <w:t>(</w:t>
      </w:r>
      <w:r w:rsidR="00D344E7" w:rsidRPr="00D344E7">
        <w:rPr>
          <w:rFonts w:ascii="Times New Roman" w:hAnsi="Times New Roman" w:cs="Times New Roman"/>
          <w:sz w:val="24"/>
        </w:rPr>
        <w:t>2013)</w:t>
      </w:r>
      <w:r w:rsidR="00D344E7">
        <w:rPr>
          <w:rFonts w:ascii="Times New Roman" w:hAnsi="Times New Roman" w:cs="Times New Roman"/>
          <w:sz w:val="24"/>
          <w:szCs w:val="24"/>
        </w:rPr>
        <w:fldChar w:fldCharType="end"/>
      </w:r>
      <w:r w:rsidR="00AA1E34" w:rsidRPr="009C37AB">
        <w:rPr>
          <w:rFonts w:ascii="Times New Roman" w:hAnsi="Times New Roman" w:cs="Times New Roman"/>
          <w:sz w:val="24"/>
          <w:szCs w:val="24"/>
        </w:rPr>
        <w:t xml:space="preserve">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w:t>
      </w:r>
      <w:r w:rsidR="00AA1E34" w:rsidRPr="009C37AB">
        <w:rPr>
          <w:rFonts w:ascii="Times New Roman" w:hAnsi="Times New Roman" w:cs="Times New Roman"/>
          <w:sz w:val="24"/>
          <w:szCs w:val="24"/>
        </w:rPr>
        <w:lastRenderedPageBreak/>
        <w:t xml:space="preserve">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F1879" w:rsidRPr="00883C74">
        <w:rPr>
          <w:i/>
          <w:sz w:val="24"/>
          <w:szCs w:val="24"/>
        </w:rPr>
        <w:t xml:space="preserve">Table </w:t>
      </w:r>
      <w:r w:rsidR="00FF1879">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Currently toothfish are required to be double tagged at a rate of 1 fish per tonne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lastRenderedPageBreak/>
        <w:t xml:space="preserve">upkeep costs </w:t>
      </w:r>
      <w:r w:rsidR="00281D5B">
        <w:rPr>
          <w:rFonts w:ascii="Times New Roman" w:hAnsi="Times New Roman" w:cs="Times New Roman"/>
          <w:sz w:val="24"/>
          <w:szCs w:val="24"/>
        </w:rPr>
        <w:t>(</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674BB7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 xml:space="preserve">transient </w:t>
      </w:r>
      <w:del w:id="6" w:author="Darcy Webber" w:date="2015-02-17T14:41:00Z">
        <w:r w:rsidR="00B57608" w:rsidDel="00747759">
          <w:rPr>
            <w:rFonts w:ascii="Times New Roman" w:hAnsi="Times New Roman" w:cs="Times New Roman"/>
            <w:sz w:val="24"/>
            <w:szCs w:val="24"/>
          </w:rPr>
          <w:delText xml:space="preserve">individual </w:delText>
        </w:r>
      </w:del>
      <w:r w:rsidR="00B57608">
        <w:rPr>
          <w:rFonts w:ascii="Times New Roman" w:hAnsi="Times New Roman" w:cs="Times New Roman"/>
          <w:sz w:val="24"/>
          <w:szCs w:val="24"/>
        </w:rPr>
        <w:t>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61332FC2"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w:t>
      </w:r>
      <w:r w:rsidR="00AE374A">
        <w:rPr>
          <w:rFonts w:ascii="Times New Roman" w:hAnsi="Times New Roman" w:cs="Times New Roman"/>
          <w:sz w:val="24"/>
          <w:szCs w:val="24"/>
        </w:rPr>
        <w:t xml:space="preserve"> </w:t>
      </w:r>
      <w:r w:rsidR="00AE374A">
        <w:rPr>
          <w:rFonts w:ascii="Times New Roman" w:hAnsi="Times New Roman" w:cs="Times New Roman"/>
          <w:sz w:val="24"/>
          <w:szCs w:val="24"/>
        </w:rPr>
        <w:fldChar w:fldCharType="begin"/>
      </w:r>
      <w:r w:rsidR="00AE374A">
        <w:rPr>
          <w:rFonts w:ascii="Times New Roman" w:hAnsi="Times New Roman" w:cs="Times New Roman"/>
          <w:sz w:val="24"/>
          <w:szCs w:val="24"/>
        </w:rPr>
        <w:instrText xml:space="preserve"> ADDIN ZOTERO_ITEM CSL_CITATION {"citationID":"2qb0hjv9qb","properties":{"formattedCitation":"(Dunn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AE374A">
        <w:rPr>
          <w:rFonts w:ascii="Times New Roman" w:hAnsi="Times New Roman" w:cs="Times New Roman"/>
          <w:sz w:val="24"/>
          <w:szCs w:val="24"/>
        </w:rPr>
        <w:fldChar w:fldCharType="separate"/>
      </w:r>
      <w:r w:rsidR="00AE374A">
        <w:rPr>
          <w:rFonts w:ascii="Times New Roman" w:hAnsi="Times New Roman" w:cs="Times New Roman"/>
          <w:sz w:val="24"/>
        </w:rPr>
        <w:t>Dunn et al.</w:t>
      </w:r>
      <w:r w:rsidR="00AE374A" w:rsidRPr="00AE374A">
        <w:rPr>
          <w:rFonts w:ascii="Times New Roman" w:hAnsi="Times New Roman" w:cs="Times New Roman"/>
          <w:sz w:val="24"/>
        </w:rPr>
        <w:t xml:space="preserve"> </w:t>
      </w:r>
      <w:r w:rsidR="00AE374A">
        <w:rPr>
          <w:rFonts w:ascii="Times New Roman" w:hAnsi="Times New Roman" w:cs="Times New Roman"/>
          <w:sz w:val="24"/>
        </w:rPr>
        <w:t>(</w:t>
      </w:r>
      <w:r w:rsidR="00AE374A" w:rsidRPr="00AE374A">
        <w:rPr>
          <w:rFonts w:ascii="Times New Roman" w:hAnsi="Times New Roman" w:cs="Times New Roman"/>
          <w:sz w:val="24"/>
        </w:rPr>
        <w:t>2006)</w:t>
      </w:r>
      <w:r w:rsidR="00AE374A">
        <w:rPr>
          <w:rFonts w:ascii="Times New Roman" w:hAnsi="Times New Roman" w:cs="Times New Roman"/>
          <w:sz w:val="24"/>
          <w:szCs w:val="24"/>
        </w:rPr>
        <w:fldChar w:fldCharType="end"/>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lastRenderedPageBreak/>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87374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753299CB" w:rsidR="00E34E47" w:rsidRDefault="00093192" w:rsidP="004046D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73635D">
        <w:rPr>
          <w:rFonts w:ascii="Times New Roman" w:hAnsi="Times New Roman" w:cs="Times New Roman"/>
          <w:sz w:val="24"/>
          <w:szCs w:val="24"/>
        </w:rPr>
      </w:r>
      <w:r w:rsidR="0073635D">
        <w:rPr>
          <w:rFonts w:ascii="Times New Roman" w:hAnsi="Times New Roman" w:cs="Times New Roman"/>
          <w:sz w:val="24"/>
          <w:szCs w:val="24"/>
        </w:rPr>
        <w:fldChar w:fldCharType="separate"/>
      </w:r>
      <w:r w:rsidR="0073635D" w:rsidRPr="00D01717">
        <w:rPr>
          <w:i/>
          <w:color w:val="000000" w:themeColor="text1"/>
          <w:sz w:val="24"/>
          <w:szCs w:val="24"/>
        </w:rPr>
        <w:t xml:space="preserve">Table </w:t>
      </w:r>
      <w:r w:rsidR="0073635D">
        <w:rPr>
          <w:i/>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w:t>
      </w:r>
      <w:r w:rsidR="005756B6">
        <w:rPr>
          <w:rFonts w:ascii="Times New Roman" w:hAnsi="Times New Roman" w:cs="Times New Roman"/>
          <w:sz w:val="24"/>
          <w:szCs w:val="24"/>
        </w:rPr>
        <w:t xml:space="preserve"> the value in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{"citationID":"2oojoo34sv","properties":{"formattedCitation":"(Dunn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5756B6">
        <w:rPr>
          <w:rFonts w:ascii="Times New Roman" w:hAnsi="Times New Roman" w:cs="Times New Roman"/>
          <w:sz w:val="24"/>
          <w:szCs w:val="24"/>
        </w:rPr>
        <w:fldChar w:fldCharType="separate"/>
      </w:r>
      <w:r w:rsidR="005756B6">
        <w:rPr>
          <w:rFonts w:ascii="Times New Roman" w:hAnsi="Times New Roman" w:cs="Times New Roman"/>
          <w:sz w:val="24"/>
        </w:rPr>
        <w:t>Dunn et al.</w:t>
      </w:r>
      <w:r w:rsidR="005756B6" w:rsidRPr="005756B6">
        <w:rPr>
          <w:rFonts w:ascii="Times New Roman" w:hAnsi="Times New Roman" w:cs="Times New Roman"/>
          <w:sz w:val="24"/>
        </w:rPr>
        <w:t xml:space="preserve"> 2006</w:t>
      </w:r>
      <w:r w:rsidR="005756B6">
        <w:rPr>
          <w:rFonts w:ascii="Times New Roman" w:hAnsi="Times New Roman" w:cs="Times New Roman"/>
          <w:sz w:val="24"/>
          <w:szCs w:val="24"/>
        </w:rPr>
        <w:fldChar w:fldCharType="end"/>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2B14A61E" w:rsidR="00200293" w:rsidRDefault="00D87F9B" w:rsidP="004046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del w:id="7" w:author="Darcy Webber" w:date="2015-02-17T14:45:00Z">
        <w:r w:rsidR="00A83F48" w:rsidDel="00E25254">
          <w:rPr>
            <w:rFonts w:ascii="Times New Roman" w:hAnsi="Times New Roman" w:cs="Times New Roman"/>
            <w:sz w:val="24"/>
            <w:szCs w:val="24"/>
          </w:rPr>
          <w:delText xml:space="preserve">structure </w:delText>
        </w:r>
      </w:del>
      <w:ins w:id="8" w:author="Darcy Webber" w:date="2015-02-17T14:45:00Z">
        <w:r w:rsidR="00E25254">
          <w:rPr>
            <w:rFonts w:ascii="Times New Roman" w:hAnsi="Times New Roman" w:cs="Times New Roman"/>
            <w:sz w:val="24"/>
            <w:szCs w:val="24"/>
          </w:rPr>
          <w:t xml:space="preserve">of individuals </w:t>
        </w:r>
      </w:ins>
      <w:r w:rsidR="00A83F48">
        <w:rPr>
          <w:rFonts w:ascii="Times New Roman" w:hAnsi="Times New Roman" w:cs="Times New Roman"/>
          <w:sz w:val="24"/>
          <w:szCs w:val="24"/>
        </w:rPr>
        <w:t xml:space="preserve">in the toothfish data set.  </w:t>
      </w:r>
      <w:commentRangeStart w:id="9"/>
      <w:r w:rsidR="00A83F48">
        <w:rPr>
          <w:rFonts w:ascii="Times New Roman" w:hAnsi="Times New Roman" w:cs="Times New Roman"/>
          <w:sz w:val="24"/>
          <w:szCs w:val="24"/>
        </w:rPr>
        <w:t>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toothfish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23BAF247"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ins w:id="10" w:author="Darcy Webber" w:date="2015-02-17T14:46:00Z">
        <w:r w:rsidR="00E25254">
          <w:rPr>
            <w:rFonts w:ascii="Times New Roman" w:hAnsi="Times New Roman" w:cs="Times New Roman"/>
            <w:sz w:val="24"/>
            <w:szCs w:val="24"/>
          </w:rPr>
          <w:t xml:space="preserve"> at random</w:t>
        </w:r>
      </w:ins>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ins w:id="11" w:author="Darcy Webber" w:date="2015-02-17T14:46:00Z">
        <w:r w:rsidR="00C76E51">
          <w:rPr>
            <w:rFonts w:ascii="Times New Roman" w:hAnsi="Times New Roman" w:cs="Times New Roman"/>
            <w:sz w:val="24"/>
            <w:szCs w:val="24"/>
          </w:rPr>
          <w:t>;</w:t>
        </w:r>
      </w:ins>
      <w:del w:id="12" w:author="Darcy Webber" w:date="2015-02-17T14:46:00Z">
        <w:r w:rsidDel="00C76E51">
          <w:rPr>
            <w:rFonts w:ascii="Times New Roman" w:hAnsi="Times New Roman" w:cs="Times New Roman"/>
            <w:sz w:val="24"/>
            <w:szCs w:val="24"/>
          </w:rPr>
          <w:delText>,</w:delText>
        </w:r>
      </w:del>
    </w:p>
    <w:p w14:paraId="2FBF04C0" w14:textId="1D6F2112"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ins w:id="13" w:author="Darcy Webber" w:date="2015-02-17T14:46:00Z">
        <w:r w:rsidR="00C76E51">
          <w:rPr>
            <w:rFonts w:ascii="Times New Roman" w:hAnsi="Times New Roman" w:cs="Times New Roman"/>
            <w:sz w:val="24"/>
            <w:szCs w:val="24"/>
          </w:rPr>
          <w:t>;</w:t>
        </w:r>
      </w:ins>
      <w:del w:id="14" w:author="Darcy Webber" w:date="2015-02-17T14:46:00Z">
        <w:r w:rsidDel="00C76E51">
          <w:rPr>
            <w:rFonts w:ascii="Times New Roman" w:hAnsi="Times New Roman" w:cs="Times New Roman"/>
            <w:sz w:val="24"/>
            <w:szCs w:val="24"/>
          </w:rPr>
          <w:delText>,</w:delText>
        </w:r>
      </w:del>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if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commentRangeEnd w:id="9"/>
      <w:r w:rsidR="00170478">
        <w:rPr>
          <w:rStyle w:val="CommentReference"/>
        </w:rPr>
        <w:commentReference w:id="9"/>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0C4FEABC"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502F46" w:rsidRPr="00843FF9">
        <w:rPr>
          <w:i/>
          <w:sz w:val="24"/>
          <w:szCs w:val="24"/>
        </w:rPr>
        <w:t xml:space="preserve">Figure </w:t>
      </w:r>
      <w:r w:rsidR="00502F46">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resighting,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F1879" w:rsidRPr="00EC55AF">
        <w:rPr>
          <w:i/>
          <w:sz w:val="24"/>
          <w:szCs w:val="24"/>
        </w:rPr>
        <w:t xml:space="preserve">Figure </w:t>
      </w:r>
      <w:r w:rsidR="00FF1879">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the least parsimonious model of the four according to the Akaike information criterion (</w:t>
      </w:r>
      <w:r w:rsidR="00102DCB">
        <w:rPr>
          <w:rFonts w:ascii="Times New Roman" w:hAnsi="Times New Roman" w:cs="Times New Roman"/>
          <w:sz w:val="24"/>
          <w:szCs w:val="24"/>
        </w:rPr>
        <w:t>AIC;</w:t>
      </w:r>
      <w:r w:rsidR="00F0737B">
        <w:rPr>
          <w:rFonts w:ascii="Times New Roman" w:hAnsi="Times New Roman" w:cs="Times New Roman"/>
          <w:sz w:val="24"/>
          <w:szCs w:val="24"/>
        </w:rPr>
        <w:t xml:space="preserve"> </w:t>
      </w:r>
      <w:r w:rsidR="00961AA1">
        <w:rPr>
          <w:rFonts w:ascii="Times New Roman" w:hAnsi="Times New Roman" w:cs="Times New Roman"/>
          <w:sz w:val="24"/>
          <w:szCs w:val="24"/>
        </w:rPr>
        <w:fldChar w:fldCharType="begin"/>
      </w:r>
      <w:r w:rsidR="00961AA1">
        <w:rPr>
          <w:rFonts w:ascii="Times New Roman" w:hAnsi="Times New Roman" w:cs="Times New Roman"/>
          <w:sz w:val="24"/>
          <w:szCs w:val="24"/>
        </w:rPr>
        <w:instrText xml:space="preserve"> ADDIN ZOTERO_ITEM CSL_CITATION {"citationID":"2qde2u652s","properties":{"formattedCitation":"(Akaike, 1998)","plainCitation":"(Akaike, 1998)"},"citationItems":[{"id":12,"uris":["http://zotero.org/users/local/UQR2zlZa/items/9GDW7X24"],"uri":["http://zotero.org/users/local/UQR2zlZa/items/9GDW7X24"],"itemData":{"id":12,"type":"chapter","title":"Information Theory and an Extension of the Maximum Likelihood Principle","container-title":"Selected Papers of Hirotugu Akaike","publisher":"Springer New York","publisher-place":"New York, NY","page":"199-213","source":"CrossRef","event-place":"New York, NY","URL":"http://link.springer.com/10.1007/978-1-4612-1694-0_15","ISBN":"978-1-4612-7248-9, 978-1-4612-1694-0","editor":[{"family":"Parzen","given":"Emanuel"},{"family":"Tanabe","given":"Kunio"},{"family":"Kitagawa","given":"Genshiro"}],"author":[{"family":"Akaike","given":"Hirotogu"}],"issued":{"date-parts":[["1998"]]},"accessed":{"date-parts":[["2015",2,17]]}}}],"schema":"https://github.com/citation-style-language/schema/raw/master/csl-citation.json"} </w:instrText>
      </w:r>
      <w:r w:rsidR="00961AA1">
        <w:rPr>
          <w:rFonts w:ascii="Times New Roman" w:hAnsi="Times New Roman" w:cs="Times New Roman"/>
          <w:sz w:val="24"/>
          <w:szCs w:val="24"/>
        </w:rPr>
        <w:fldChar w:fldCharType="separate"/>
      </w:r>
      <w:r w:rsidR="00961AA1">
        <w:rPr>
          <w:rFonts w:ascii="Times New Roman" w:hAnsi="Times New Roman" w:cs="Times New Roman"/>
          <w:sz w:val="24"/>
        </w:rPr>
        <w:t>Akaike</w:t>
      </w:r>
      <w:r w:rsidR="00961AA1" w:rsidRPr="00961AA1">
        <w:rPr>
          <w:rFonts w:ascii="Times New Roman" w:hAnsi="Times New Roman" w:cs="Times New Roman"/>
          <w:sz w:val="24"/>
        </w:rPr>
        <w:t xml:space="preserve"> 1998</w:t>
      </w:r>
      <w:r w:rsidR="00961AA1">
        <w:rPr>
          <w:rFonts w:ascii="Times New Roman" w:hAnsi="Times New Roman" w:cs="Times New Roman"/>
          <w:sz w:val="24"/>
          <w:szCs w:val="24"/>
        </w:rPr>
        <w:fldChar w:fldCharType="end"/>
      </w:r>
      <w:r w:rsidR="00102DCB">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373031">
        <w:rPr>
          <w:rFonts w:ascii="Times New Roman" w:hAnsi="Times New Roman" w:cs="Times New Roman"/>
          <w:sz w:val="24"/>
          <w:szCs w:val="24"/>
        </w:rPr>
        <w:t xml:space="preserve">Compared to </w:t>
      </w:r>
      <w:r w:rsidR="00373031">
        <w:rPr>
          <w:rFonts w:ascii="Times New Roman" w:hAnsi="Times New Roman" w:cs="Times New Roman"/>
          <w:sz w:val="24"/>
          <w:szCs w:val="24"/>
        </w:rPr>
        <w:fldChar w:fldCharType="begin"/>
      </w:r>
      <w:r w:rsidR="00373031">
        <w:rPr>
          <w:rFonts w:ascii="Times New Roman" w:hAnsi="Times New Roman" w:cs="Times New Roman"/>
          <w:sz w:val="24"/>
          <w:szCs w:val="24"/>
        </w:rPr>
        <w:instrText xml:space="preserve"> ADDIN ZOTERO_ITEM CSL_CITATION {"citationID":"1rt7sr8g69","properties":{"formattedCitation":"(Dunn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373031">
        <w:rPr>
          <w:rFonts w:ascii="Times New Roman" w:hAnsi="Times New Roman" w:cs="Times New Roman"/>
          <w:sz w:val="24"/>
          <w:szCs w:val="24"/>
        </w:rPr>
        <w:fldChar w:fldCharType="separate"/>
      </w:r>
      <w:r w:rsidR="00373031">
        <w:rPr>
          <w:rFonts w:ascii="Times New Roman" w:hAnsi="Times New Roman" w:cs="Times New Roman"/>
          <w:sz w:val="24"/>
        </w:rPr>
        <w:t>Dunn et al.</w:t>
      </w:r>
      <w:r w:rsidR="00373031" w:rsidRPr="00373031">
        <w:rPr>
          <w:rFonts w:ascii="Times New Roman" w:hAnsi="Times New Roman" w:cs="Times New Roman"/>
          <w:sz w:val="24"/>
        </w:rPr>
        <w:t xml:space="preserve"> </w:t>
      </w:r>
      <w:r w:rsidR="00373031">
        <w:rPr>
          <w:rFonts w:ascii="Times New Roman" w:hAnsi="Times New Roman" w:cs="Times New Roman"/>
          <w:sz w:val="24"/>
        </w:rPr>
        <w:t>(</w:t>
      </w:r>
      <w:r w:rsidR="00373031" w:rsidRPr="00373031">
        <w:rPr>
          <w:rFonts w:ascii="Times New Roman" w:hAnsi="Times New Roman" w:cs="Times New Roman"/>
          <w:sz w:val="24"/>
        </w:rPr>
        <w:t>2006)</w:t>
      </w:r>
      <w:r w:rsidR="00373031">
        <w:rPr>
          <w:rFonts w:ascii="Times New Roman" w:hAnsi="Times New Roman" w:cs="Times New Roman"/>
          <w:sz w:val="24"/>
          <w:szCs w:val="24"/>
        </w:rPr>
        <w:fldChar w:fldCharType="end"/>
      </w:r>
      <w:r w:rsidR="004B7E6E">
        <w:rPr>
          <w:rFonts w:ascii="Times New Roman" w:hAnsi="Times New Roman" w:cs="Times New Roman"/>
          <w:sz w:val="24"/>
          <w:szCs w:val="24"/>
        </w:rPr>
        <w:t xml:space="preserve">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763932">
        <w:rPr>
          <w:rFonts w:ascii="Times New Roman" w:hAnsi="Times New Roman" w:cs="Times New Roman"/>
          <w:sz w:val="24"/>
          <w:szCs w:val="24"/>
        </w:rPr>
        <w:t xml:space="preserve">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{"citationID":"Rr0l0Uma","properties":{"formattedCitation":"(Dunn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w:t>
      </w:r>
      <w:r w:rsidR="00763932">
        <w:rPr>
          <w:rFonts w:ascii="Times New Roman" w:hAnsi="Times New Roman" w:cs="Times New Roman"/>
          <w:sz w:val="24"/>
        </w:rPr>
        <w:t>(</w:t>
      </w:r>
      <w:r w:rsidR="00763932" w:rsidRPr="00373031">
        <w:rPr>
          <w:rFonts w:ascii="Times New Roman" w:hAnsi="Times New Roman" w:cs="Times New Roman"/>
          <w:sz w:val="24"/>
        </w:rPr>
        <w:t>2006)</w:t>
      </w:r>
      <w:r w:rsidR="00763932">
        <w:rPr>
          <w:rFonts w:ascii="Times New Roman" w:hAnsi="Times New Roman" w:cs="Times New Roman"/>
          <w:sz w:val="24"/>
          <w:szCs w:val="24"/>
        </w:rPr>
        <w:fldChar w:fldCharType="end"/>
      </w:r>
      <w:r w:rsidR="00C64097">
        <w:rPr>
          <w:rFonts w:ascii="Times New Roman" w:hAnsi="Times New Roman" w:cs="Times New Roman"/>
          <w:sz w:val="24"/>
          <w:szCs w:val="24"/>
        </w:rPr>
        <w:t xml:space="preserve">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w:t>
      </w:r>
      <w:r w:rsidR="00763932">
        <w:rPr>
          <w:rFonts w:ascii="Times New Roman" w:hAnsi="Times New Roman" w:cs="Times New Roman"/>
          <w:sz w:val="24"/>
          <w:szCs w:val="24"/>
        </w:rPr>
        <w:t xml:space="preserve">and 169.07cm in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{"citationID":"a0Xqn1b0","properties":{"formattedCitation":"(Dunn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2006</w:t>
      </w:r>
      <w:r w:rsidR="00763932">
        <w:rPr>
          <w:rFonts w:ascii="Times New Roman" w:hAnsi="Times New Roman" w:cs="Times New Roman"/>
          <w:sz w:val="24"/>
          <w:szCs w:val="24"/>
        </w:rPr>
        <w:fldChar w:fldCharType="end"/>
      </w:r>
      <w:r w:rsidR="008F7DF3">
        <w:rPr>
          <w:rFonts w:ascii="Times New Roman" w:hAnsi="Times New Roman" w:cs="Times New Roman"/>
          <w:sz w:val="24"/>
          <w:szCs w:val="24"/>
        </w:rPr>
        <w:t xml:space="preserve">).  </w:t>
      </w:r>
      <w:r w:rsidR="00B57608">
        <w:rPr>
          <w:rFonts w:ascii="Times New Roman" w:hAnsi="Times New Roman" w:cs="Times New Roman"/>
          <w:sz w:val="24"/>
          <w:szCs w:val="24"/>
        </w:rPr>
        <w:t xml:space="preserve">Our estimate of the </w:t>
      </w:r>
      <w:r w:rsidR="00B57608">
        <w:rPr>
          <w:rFonts w:ascii="Times New Roman" w:hAnsi="Times New Roman" w:cs="Times New Roman"/>
          <w:sz w:val="24"/>
          <w:szCs w:val="24"/>
        </w:rPr>
        <w:lastRenderedPageBreak/>
        <w:t>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8B0389">
        <w:rPr>
          <w:rFonts w:ascii="Times New Roman" w:hAnsi="Times New Roman" w:cs="Times New Roman"/>
          <w:sz w:val="24"/>
          <w:szCs w:val="24"/>
        </w:rPr>
        <w:t xml:space="preserve"> in </w:t>
      </w:r>
      <w:r w:rsidR="008B0389">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{"citationID":"qNfQTCIO","properties":{"formattedCitation":"(Dunn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8B0389">
        <w:rPr>
          <w:rFonts w:ascii="Times New Roman" w:hAnsi="Times New Roman" w:cs="Times New Roman"/>
          <w:sz w:val="24"/>
          <w:szCs w:val="24"/>
        </w:rPr>
        <w:fldChar w:fldCharType="separate"/>
      </w:r>
      <w:r w:rsidR="008B0389">
        <w:rPr>
          <w:rFonts w:ascii="Times New Roman" w:hAnsi="Times New Roman" w:cs="Times New Roman"/>
          <w:sz w:val="24"/>
        </w:rPr>
        <w:t>Dunn et al.</w:t>
      </w:r>
      <w:r w:rsidR="008B0389" w:rsidRPr="00373031">
        <w:rPr>
          <w:rFonts w:ascii="Times New Roman" w:hAnsi="Times New Roman" w:cs="Times New Roman"/>
          <w:sz w:val="24"/>
        </w:rPr>
        <w:t xml:space="preserve"> 2006</w:t>
      </w:r>
      <w:r w:rsidR="008B0389">
        <w:rPr>
          <w:rFonts w:ascii="Times New Roman" w:hAnsi="Times New Roman" w:cs="Times New Roman"/>
          <w:sz w:val="24"/>
          <w:szCs w:val="24"/>
        </w:rPr>
        <w:fldChar w:fldCharType="end"/>
      </w:r>
      <w:r w:rsidR="008F7DF3">
        <w:rPr>
          <w:rFonts w:ascii="Times New Roman" w:hAnsi="Times New Roman" w:cs="Times New Roman"/>
          <w:sz w:val="24"/>
          <w:szCs w:val="24"/>
        </w:rPr>
        <w:t>).</w:t>
      </w:r>
    </w:p>
    <w:p w14:paraId="7095CA68" w14:textId="7BE38139"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Pr>
          <w:rFonts w:ascii="Times New Roman" w:hAnsi="Times New Roman" w:cs="Times New Roman"/>
          <w:sz w:val="24"/>
          <w:szCs w:val="24"/>
        </w:rPr>
        <w:t>160</w:t>
      </w:r>
      <w:r w:rsidR="00B57608">
        <w:rPr>
          <w:rFonts w:ascii="Times New Roman" w:hAnsi="Times New Roman" w:cs="Times New Roman"/>
          <w:sz w:val="24"/>
          <w:szCs w:val="24"/>
        </w:rPr>
        <w:t xml:space="preserve"> lower than t</w:t>
      </w:r>
      <w:r w:rsidR="00102DCB">
        <w:rPr>
          <w:rFonts w:ascii="Times New Roman" w:hAnsi="Times New Roman" w:cs="Times New Roman"/>
          <w:sz w:val="24"/>
          <w:szCs w:val="24"/>
        </w:rPr>
        <w:t xml:space="preserve">he model without random effects; </w:t>
      </w:r>
      <w:r w:rsidR="00B57608">
        <w:rPr>
          <w:rStyle w:val="CommentReference"/>
        </w:rPr>
        <w:commentReference w:id="15"/>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4772DD" w:rsidRPr="00995B95">
        <w:rPr>
          <w:i/>
          <w:sz w:val="24"/>
          <w:szCs w:val="24"/>
        </w:rPr>
        <w:t xml:space="preserve">Figure </w:t>
      </w:r>
      <w:r w:rsidR="004772DD">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w:t>
      </w:r>
      <w:commentRangeStart w:id="16"/>
      <w:r w:rsidR="004F51AC">
        <w:rPr>
          <w:rFonts w:ascii="Times New Roman" w:hAnsi="Times New Roman" w:cs="Times New Roman"/>
          <w:sz w:val="24"/>
          <w:szCs w:val="24"/>
        </w:rPr>
        <w:t>log</w:t>
      </w:r>
      <w:commentRangeEnd w:id="16"/>
      <w:r w:rsidR="00F67B46">
        <w:rPr>
          <w:rStyle w:val="CommentReference"/>
        </w:rPr>
        <w:commentReference w:id="16"/>
      </w:r>
      <w:r w:rsidR="004F51AC">
        <w:rPr>
          <w:rFonts w:ascii="Times New Roman" w:hAnsi="Times New Roman" w:cs="Times New Roman"/>
          <w:sz w:val="24"/>
          <w:szCs w:val="24"/>
        </w:rPr>
        <w:t xml:space="preserve">-standard deviation 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r w:rsidR="004F51AC">
        <w:rPr>
          <w:rFonts w:ascii="Times New Roman" w:hAnsi="Times New Roman" w:cs="Times New Roman"/>
          <w:sz w:val="24"/>
          <w:szCs w:val="24"/>
        </w:rPr>
        <w:t xml:space="preserve"> representing a </w:t>
      </w:r>
      <w:r w:rsidR="00152E1A">
        <w:rPr>
          <w:rStyle w:val="CommentReference"/>
        </w:rPr>
        <w:commentReference w:id="17"/>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commentRangeStart w:id="18"/>
      <w:commentRangeStart w:id="19"/>
      <w:del w:id="20" w:author="JTT" w:date="2015-02-16T09:58:00Z">
        <w:r w:rsidR="004F51AC" w:rsidDel="00086280">
          <w:rPr>
            <w:rFonts w:ascii="Times New Roman" w:hAnsi="Times New Roman" w:cs="Times New Roman"/>
            <w:sz w:val="24"/>
            <w:szCs w:val="24"/>
          </w:rPr>
          <w:delText>year</w:delText>
        </w:r>
      </w:del>
      <w:ins w:id="21" w:author="JTT" w:date="2015-02-16T09:58:00Z">
        <w:r w:rsidR="00086280">
          <w:rPr>
            <w:rFonts w:ascii="Times New Roman" w:hAnsi="Times New Roman" w:cs="Times New Roman"/>
            <w:sz w:val="24"/>
            <w:szCs w:val="24"/>
          </w:rPr>
          <w:t>week</w:t>
        </w:r>
      </w:ins>
      <w:commentRangeEnd w:id="18"/>
      <w:ins w:id="22" w:author="JTT" w:date="2015-02-16T09:59:00Z">
        <w:r w:rsidR="00086280">
          <w:rPr>
            <w:rStyle w:val="CommentReference"/>
          </w:rPr>
          <w:commentReference w:id="18"/>
        </w:r>
      </w:ins>
      <w:commentRangeEnd w:id="19"/>
      <w:r w:rsidR="008C4F9B">
        <w:rPr>
          <w:rStyle w:val="CommentReference"/>
        </w:rPr>
        <w:commentReference w:id="19"/>
      </w:r>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F1879" w:rsidRPr="00995B95">
        <w:rPr>
          <w:i/>
          <w:sz w:val="24"/>
          <w:szCs w:val="24"/>
        </w:rPr>
        <w:t xml:space="preserve">Figure </w:t>
      </w:r>
      <w:r w:rsidR="00FF1879">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The dis</w:t>
      </w:r>
      <w:bookmarkStart w:id="23" w:name="_GoBack"/>
      <w:bookmarkEnd w:id="23"/>
      <w:r>
        <w:rPr>
          <w:rFonts w:ascii="Times New Roman" w:hAnsi="Times New Roman" w:cs="Times New Roman"/>
          <w:sz w:val="24"/>
          <w:szCs w:val="24"/>
        </w:rPr>
        <w:t xml:space="preserve">tribution of </w:t>
      </w:r>
      <w:del w:id="24" w:author="Darcy Webber" w:date="2015-02-17T14:53:00Z">
        <w:r w:rsidR="00875E7E" w:rsidDel="00502F46">
          <w:rPr>
            <w:rFonts w:ascii="Times New Roman" w:hAnsi="Times New Roman" w:cs="Times New Roman"/>
            <w:sz w:val="24"/>
            <w:szCs w:val="24"/>
          </w:rPr>
          <w:delText xml:space="preserve">time-varying </w:delText>
        </w:r>
        <w:r w:rsidDel="00502F46">
          <w:rPr>
            <w:rFonts w:ascii="Times New Roman" w:hAnsi="Times New Roman" w:cs="Times New Roman"/>
            <w:sz w:val="24"/>
            <w:szCs w:val="24"/>
          </w:rPr>
          <w:delText>random-effects</w:delText>
        </w:r>
      </w:del>
      <w:ins w:id="25" w:author="Darcy Webber" w:date="2015-02-17T14:53:00Z">
        <w:r w:rsidR="00502F46">
          <w:rPr>
            <w:rFonts w:ascii="Times New Roman" w:hAnsi="Times New Roman" w:cs="Times New Roman"/>
            <w:sz w:val="24"/>
            <w:szCs w:val="24"/>
          </w:rPr>
          <w:t>residuals</w:t>
        </w:r>
      </w:ins>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are approximately uncorrelated, with the exception of a few males that are either smaller than expected at tagging and larger than expected at resighting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502F46" w:rsidRPr="00995B95">
        <w:rPr>
          <w:i/>
          <w:sz w:val="24"/>
          <w:szCs w:val="24"/>
        </w:rPr>
        <w:t xml:space="preserve">Figure </w:t>
      </w:r>
      <w:r w:rsidR="00502F46">
        <w:rPr>
          <w:i/>
          <w:noProof/>
          <w:sz w:val="24"/>
          <w:szCs w:val="24"/>
        </w:rPr>
        <w:t>4</w:t>
      </w:r>
      <w:r w:rsidR="00502F46">
        <w:rPr>
          <w:rFonts w:ascii="Times New Roman" w:hAnsi="Times New Roman" w:cs="Times New Roman"/>
          <w:sz w:val="24"/>
          <w:szCs w:val="24"/>
        </w:rPr>
        <w:fldChar w:fldCharType="end"/>
      </w:r>
      <w:commentRangeStart w:id="26"/>
      <w:commentRangeStart w:id="27"/>
      <w:del w:id="28" w:author="Darcy Webber" w:date="2015-02-17T14:52:00Z">
        <w:r w:rsidDel="00502F46">
          <w:rPr>
            <w:rFonts w:ascii="Times New Roman" w:hAnsi="Times New Roman" w:cs="Times New Roman"/>
            <w:sz w:val="24"/>
            <w:szCs w:val="24"/>
          </w:rPr>
          <w:fldChar w:fldCharType="begin"/>
        </w:r>
        <w:r w:rsidDel="00502F46">
          <w:rPr>
            <w:rFonts w:ascii="Times New Roman" w:hAnsi="Times New Roman" w:cs="Times New Roman"/>
            <w:sz w:val="24"/>
            <w:szCs w:val="24"/>
          </w:rPr>
          <w:delInstrText xml:space="preserve"> REF _Ref410371238 \h </w:delInstrText>
        </w:r>
        <w:r w:rsidR="00841322" w:rsidDel="00502F46">
          <w:rPr>
            <w:rFonts w:ascii="Times New Roman" w:hAnsi="Times New Roman" w:cs="Times New Roman"/>
            <w:sz w:val="24"/>
            <w:szCs w:val="24"/>
          </w:rPr>
          <w:delInstrText xml:space="preserve"> \* MERGEFORMAT </w:delInstrText>
        </w:r>
        <w:r w:rsidDel="00502F46">
          <w:rPr>
            <w:rFonts w:ascii="Times New Roman" w:hAnsi="Times New Roman" w:cs="Times New Roman"/>
            <w:sz w:val="24"/>
            <w:szCs w:val="24"/>
          </w:rPr>
        </w:r>
        <w:r w:rsidDel="00502F46">
          <w:rPr>
            <w:rFonts w:ascii="Times New Roman" w:hAnsi="Times New Roman" w:cs="Times New Roman"/>
            <w:sz w:val="24"/>
            <w:szCs w:val="24"/>
          </w:rPr>
          <w:fldChar w:fldCharType="separate"/>
        </w:r>
        <w:r w:rsidR="00FF1879" w:rsidRPr="00995B95" w:rsidDel="00502F46">
          <w:rPr>
            <w:i/>
            <w:sz w:val="24"/>
            <w:szCs w:val="24"/>
          </w:rPr>
          <w:delText xml:space="preserve">Figure </w:delText>
        </w:r>
        <w:r w:rsidR="00FF1879" w:rsidDel="00502F46">
          <w:rPr>
            <w:i/>
            <w:noProof/>
            <w:sz w:val="24"/>
            <w:szCs w:val="24"/>
          </w:rPr>
          <w:delText>5</w:delText>
        </w:r>
        <w:r w:rsidDel="00502F46">
          <w:rPr>
            <w:rFonts w:ascii="Times New Roman" w:hAnsi="Times New Roman" w:cs="Times New Roman"/>
            <w:sz w:val="24"/>
            <w:szCs w:val="24"/>
          </w:rPr>
          <w:fldChar w:fldCharType="end"/>
        </w:r>
        <w:commentRangeEnd w:id="26"/>
        <w:r w:rsidR="00086280" w:rsidDel="00502F46">
          <w:rPr>
            <w:rStyle w:val="CommentReference"/>
          </w:rPr>
          <w:commentReference w:id="26"/>
        </w:r>
        <w:commentRangeEnd w:id="27"/>
        <w:r w:rsidR="00B023DD" w:rsidDel="00502F46">
          <w:rPr>
            <w:rStyle w:val="CommentReference"/>
          </w:rPr>
          <w:commentReference w:id="27"/>
        </w:r>
      </w:del>
      <w:r>
        <w:rPr>
          <w:rFonts w:ascii="Times New Roman" w:hAnsi="Times New Roman" w:cs="Times New Roman"/>
          <w:sz w:val="24"/>
          <w:szCs w:val="24"/>
        </w:rPr>
        <w:t>).</w:t>
      </w:r>
      <w:r w:rsidR="000B36C1">
        <w:rPr>
          <w:rFonts w:ascii="Times New Roman" w:hAnsi="Times New Roman" w:cs="Times New Roman"/>
          <w:sz w:val="24"/>
          <w:szCs w:val="24"/>
        </w:rPr>
        <w:t xml:space="preserve">  </w:t>
      </w:r>
      <w:ins w:id="29" w:author="Darcy Webber" w:date="2015-02-17T14:53:00Z">
        <w:r w:rsidR="00502F46">
          <w:rPr>
            <w:rFonts w:ascii="Times New Roman" w:hAnsi="Times New Roman" w:cs="Times New Roman"/>
            <w:sz w:val="24"/>
            <w:szCs w:val="24"/>
          </w:rPr>
          <w:t>The distribution</w:t>
        </w:r>
      </w:ins>
      <w:ins w:id="30" w:author="Darcy Webber" w:date="2015-02-17T14:55:00Z">
        <w:r w:rsidR="00B34852">
          <w:rPr>
            <w:rFonts w:ascii="Times New Roman" w:hAnsi="Times New Roman" w:cs="Times New Roman"/>
            <w:sz w:val="24"/>
            <w:szCs w:val="24"/>
          </w:rPr>
          <w:t>s</w:t>
        </w:r>
      </w:ins>
      <w:ins w:id="31" w:author="Darcy Webber" w:date="2015-02-17T14:53:00Z">
        <w:r w:rsidR="00502F46">
          <w:rPr>
            <w:rFonts w:ascii="Times New Roman" w:hAnsi="Times New Roman" w:cs="Times New Roman"/>
            <w:sz w:val="24"/>
            <w:szCs w:val="24"/>
          </w:rPr>
          <w:t xml:space="preserve"> of time-varying random-effects for each individual</w:t>
        </w:r>
      </w:ins>
      <w:ins w:id="32" w:author="Darcy Webber" w:date="2015-02-17T14:54:00Z">
        <w:r w:rsidR="00502F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502F46">
          <w:rPr>
            <w:rFonts w:ascii="Times New Roman" w:hAnsi="Times New Roman" w:cs="Times New Roman"/>
            <w:sz w:val="24"/>
            <w:szCs w:val="24"/>
          </w:rPr>
          <w:t>)</w:t>
        </w:r>
      </w:ins>
      <w:ins w:id="33" w:author="Darcy Webber" w:date="2015-02-17T14:53:00Z">
        <w:r w:rsidR="00502F46">
          <w:rPr>
            <w:rFonts w:ascii="Times New Roman" w:hAnsi="Times New Roman" w:cs="Times New Roman"/>
            <w:sz w:val="24"/>
            <w:szCs w:val="24"/>
          </w:rPr>
          <w:t xml:space="preserve"> at tagging and recapture </w:t>
        </w:r>
      </w:ins>
      <w:ins w:id="34" w:author="Darcy Webber" w:date="2015-02-17T14:56:00Z">
        <w:r w:rsidR="005F1B2D">
          <w:rPr>
            <w:rFonts w:ascii="Times New Roman" w:hAnsi="Times New Roman" w:cs="Times New Roman"/>
            <w:sz w:val="24"/>
            <w:szCs w:val="24"/>
          </w:rPr>
          <w:t>are approximately normal and centered about 0 (</w:t>
        </w:r>
        <w:r w:rsidR="005F1B2D">
          <w:rPr>
            <w:rFonts w:ascii="Times New Roman" w:hAnsi="Times New Roman" w:cs="Times New Roman"/>
            <w:sz w:val="24"/>
            <w:szCs w:val="24"/>
          </w:rPr>
          <w:fldChar w:fldCharType="begin"/>
        </w:r>
        <w:r w:rsidR="005F1B2D">
          <w:rPr>
            <w:rFonts w:ascii="Times New Roman" w:hAnsi="Times New Roman" w:cs="Times New Roman"/>
            <w:sz w:val="24"/>
            <w:szCs w:val="24"/>
          </w:rPr>
          <w:instrText xml:space="preserve"> REF _Ref410371238 \h </w:instrText>
        </w:r>
      </w:ins>
      <w:r w:rsidR="005F1B2D">
        <w:rPr>
          <w:rFonts w:ascii="Times New Roman" w:hAnsi="Times New Roman" w:cs="Times New Roman"/>
          <w:sz w:val="24"/>
          <w:szCs w:val="24"/>
        </w:rPr>
      </w:r>
      <w:r w:rsidR="005F1B2D">
        <w:rPr>
          <w:rFonts w:ascii="Times New Roman" w:hAnsi="Times New Roman" w:cs="Times New Roman"/>
          <w:sz w:val="24"/>
          <w:szCs w:val="24"/>
        </w:rPr>
        <w:fldChar w:fldCharType="separate"/>
      </w:r>
      <w:ins w:id="35" w:author="Darcy Webber" w:date="2015-02-17T14:56:00Z">
        <w:r w:rsidR="005F1B2D" w:rsidRPr="00995B95">
          <w:rPr>
            <w:i/>
            <w:sz w:val="24"/>
            <w:szCs w:val="24"/>
          </w:rPr>
          <w:t xml:space="preserve">Figure </w:t>
        </w:r>
        <w:r w:rsidR="005F1B2D">
          <w:rPr>
            <w:i/>
            <w:noProof/>
            <w:sz w:val="24"/>
            <w:szCs w:val="24"/>
          </w:rPr>
          <w:t>5</w:t>
        </w:r>
        <w:r w:rsidR="005F1B2D">
          <w:rPr>
            <w:rFonts w:ascii="Times New Roman" w:hAnsi="Times New Roman" w:cs="Times New Roman"/>
            <w:sz w:val="24"/>
            <w:szCs w:val="24"/>
          </w:rPr>
          <w:fldChar w:fldCharType="end"/>
        </w:r>
        <w:r w:rsidR="005F1B2D">
          <w:rPr>
            <w:rFonts w:ascii="Times New Roman" w:hAnsi="Times New Roman" w:cs="Times New Roman"/>
            <w:sz w:val="24"/>
            <w:szCs w:val="24"/>
          </w:rPr>
          <w:t>)</w:t>
        </w:r>
      </w:ins>
      <w:ins w:id="36" w:author="Darcy Webber" w:date="2015-02-17T14:53:00Z">
        <w:r w:rsidR="00502F46">
          <w:rPr>
            <w:rFonts w:ascii="Times New Roman" w:hAnsi="Times New Roman" w:cs="Times New Roman"/>
            <w:sz w:val="24"/>
            <w:szCs w:val="24"/>
          </w:rPr>
          <w:t xml:space="preserve">.  </w:t>
        </w:r>
      </w:ins>
      <w:r w:rsidR="000B36C1">
        <w:rPr>
          <w:rFonts w:ascii="Times New Roman" w:hAnsi="Times New Roman" w:cs="Times New Roman"/>
          <w:sz w:val="24"/>
          <w:szCs w:val="24"/>
        </w:rPr>
        <w:t xml:space="preserve">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ins w:id="37" w:author="Darcy Webber" w:date="2015-02-17T14:58:00Z">
        <w:r w:rsidR="00793629">
          <w:rPr>
            <w:rFonts w:ascii="Times New Roman" w:hAnsi="Times New Roman" w:cs="Times New Roman"/>
            <w:sz w:val="24"/>
            <w:szCs w:val="24"/>
          </w:rPr>
          <w:t xml:space="preserve"> vs.</w:t>
        </w:r>
      </w:ins>
      <w:del w:id="38" w:author="Darcy Webber" w:date="2015-02-17T14:58:00Z">
        <w:r w:rsidR="002B6CD6" w:rsidDel="00793629">
          <w:rPr>
            <w:rFonts w:ascii="Times New Roman" w:hAnsi="Times New Roman" w:cs="Times New Roman"/>
            <w:sz w:val="24"/>
            <w:szCs w:val="24"/>
          </w:rPr>
          <w:delText>;</w:delText>
        </w:r>
      </w:del>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4772DD" w:rsidRPr="00DB6525">
        <w:rPr>
          <w:i/>
          <w:sz w:val="24"/>
          <w:szCs w:val="24"/>
        </w:rPr>
        <w:t xml:space="preserve">Table </w:t>
      </w:r>
      <w:r w:rsidR="004772DD">
        <w:rPr>
          <w:i/>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r w:rsidR="00B023DD">
        <w:rPr>
          <w:rFonts w:ascii="Times New Roman" w:hAnsi="Times New Roman" w:cs="Times New Roman"/>
          <w:i/>
          <w:sz w:val="24"/>
          <w:szCs w:val="24"/>
          <w:vertAlign w:val="subscript"/>
        </w:rPr>
        <w:t>,s</w:t>
      </w:r>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72094B0"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commentRangeStart w:id="39"/>
      <w:commentRangeStart w:id="40"/>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190689">
        <w:rPr>
          <w:i/>
          <w:sz w:val="24"/>
          <w:szCs w:val="24"/>
        </w:rPr>
        <w:t xml:space="preserve">Figure </w:t>
      </w:r>
      <w:r w:rsidR="00FF187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D66CFF">
        <w:rPr>
          <w:i/>
          <w:color w:val="000000" w:themeColor="text1"/>
          <w:sz w:val="24"/>
          <w:szCs w:val="24"/>
        </w:rPr>
        <w:t xml:space="preserve">Figure </w:t>
      </w:r>
      <w:r w:rsidR="00FF1879">
        <w:rPr>
          <w:i/>
          <w:noProof/>
          <w:color w:val="000000" w:themeColor="text1"/>
          <w:sz w:val="24"/>
          <w:szCs w:val="24"/>
        </w:rPr>
        <w:t>7</w:t>
      </w:r>
      <w:r w:rsidR="000F18D4">
        <w:rPr>
          <w:rFonts w:ascii="Times New Roman" w:hAnsi="Times New Roman" w:cs="Times New Roman"/>
          <w:sz w:val="24"/>
          <w:szCs w:val="24"/>
        </w:rPr>
        <w:fldChar w:fldCharType="end"/>
      </w:r>
      <w:commentRangeEnd w:id="39"/>
      <w:r w:rsidR="00437753">
        <w:rPr>
          <w:rStyle w:val="CommentReference"/>
        </w:rPr>
        <w:commentReference w:id="39"/>
      </w:r>
      <w:commentRangeEnd w:id="40"/>
      <w:r w:rsidR="00A434F5">
        <w:rPr>
          <w:rStyle w:val="CommentReference"/>
        </w:rPr>
        <w:commentReference w:id="40"/>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41"/>
      <w:r w:rsidR="00E81544" w:rsidRPr="00AC4738">
        <w:rPr>
          <w:rFonts w:ascii="Times New Roman" w:hAnsi="Times New Roman" w:cs="Times New Roman"/>
          <w:sz w:val="24"/>
          <w:szCs w:val="24"/>
          <w:highlight w:val="yellow"/>
        </w:rPr>
        <w:t>XXX</w:t>
      </w:r>
      <w:commentRangeEnd w:id="41"/>
      <w:r w:rsidR="00633F3A">
        <w:rPr>
          <w:rStyle w:val="CommentReference"/>
        </w:rPr>
        <w:commentReference w:id="41"/>
      </w:r>
      <w:r w:rsidR="00437753">
        <w:rPr>
          <w:rFonts w:ascii="Times New Roman" w:hAnsi="Times New Roman" w:cs="Times New Roman"/>
          <w:sz w:val="24"/>
          <w:szCs w:val="24"/>
        </w:rPr>
        <w:t xml:space="preserve"> when estimated with both transient and persistent variation in growth rates</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A03423">
        <w:rPr>
          <w:i/>
          <w:color w:val="000000" w:themeColor="text1"/>
          <w:sz w:val="24"/>
        </w:rPr>
        <w:t xml:space="preserve">Figure </w:t>
      </w:r>
      <w:r w:rsidR="00FF187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42"/>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42"/>
      <w:r w:rsidR="00633F3A">
        <w:rPr>
          <w:rStyle w:val="CommentReference"/>
        </w:rPr>
        <w:commentReference w:id="42"/>
      </w:r>
      <w:r w:rsidR="00E81544">
        <w:rPr>
          <w:rFonts w:ascii="Times New Roman" w:hAnsi="Times New Roman" w:cs="Times New Roman"/>
          <w:sz w:val="24"/>
          <w:szCs w:val="24"/>
        </w:rPr>
        <w:t xml:space="preserve">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3B53CF5F" w:rsidR="008327ED" w:rsidRDefault="006C4AB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Pr>
          <w:rFonts w:ascii="Times New Roman" w:hAnsi="Times New Roman" w:cs="Times New Roman"/>
          <w:sz w:val="24"/>
          <w:szCs w:val="24"/>
        </w:rPr>
        <w:t xml:space="preserve">parameter was </w:t>
      </w:r>
      <w:commentRangeStart w:id="43"/>
      <w:commentRangeStart w:id="44"/>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43"/>
      <w:r w:rsidR="00E81544">
        <w:rPr>
          <w:rStyle w:val="CommentReference"/>
        </w:rPr>
        <w:commentReference w:id="43"/>
      </w:r>
      <w:commentRangeEnd w:id="44"/>
      <w:r w:rsidR="00F67B46">
        <w:rPr>
          <w:rStyle w:val="CommentReference"/>
        </w:rPr>
        <w:commentReference w:id="44"/>
      </w:r>
      <w:r>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EC4558">
        <w:rPr>
          <w:i/>
          <w:color w:val="000000" w:themeColor="text1"/>
          <w:sz w:val="24"/>
          <w:szCs w:val="24"/>
        </w:rPr>
        <w:t xml:space="preserve">Figure </w:t>
      </w:r>
      <w:r w:rsidR="00FF1879">
        <w:rPr>
          <w:i/>
          <w:noProof/>
          <w:color w:val="000000" w:themeColor="text1"/>
          <w:sz w:val="24"/>
          <w:szCs w:val="24"/>
        </w:rPr>
        <w:t>9</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ins w:id="45" w:author="Darcy Webber" w:date="2015-02-17T13:35:00Z">
        <w:r w:rsidR="00F22E9E">
          <w:rPr>
            <w:rFonts w:ascii="Times New Roman" w:hAnsi="Times New Roman" w:cs="Times New Roman"/>
            <w:sz w:val="24"/>
            <w:szCs w:val="24"/>
          </w:rPr>
          <w:t xml:space="preserve">persistent and transient </w:t>
        </w:r>
      </w:ins>
      <w:r w:rsidR="00D41E76">
        <w:rPr>
          <w:rFonts w:ascii="Times New Roman" w:hAnsi="Times New Roman" w:cs="Times New Roman"/>
          <w:sz w:val="24"/>
          <w:szCs w:val="24"/>
        </w:rPr>
        <w:t>variation</w:t>
      </w:r>
      <w:del w:id="46" w:author="Darcy Webber" w:date="2015-02-17T13:35:00Z">
        <w:r w:rsidR="00D41E76" w:rsidDel="00F22E9E">
          <w:rPr>
            <w:rFonts w:ascii="Times New Roman" w:hAnsi="Times New Roman" w:cs="Times New Roman"/>
            <w:sz w:val="24"/>
            <w:szCs w:val="24"/>
          </w:rPr>
          <w:delText xml:space="preserve"> among </w:delText>
        </w:r>
        <w:r w:rsidR="00050DB0" w:rsidDel="00F22E9E">
          <w:rPr>
            <w:rFonts w:ascii="Times New Roman" w:hAnsi="Times New Roman" w:cs="Times New Roman"/>
            <w:sz w:val="24"/>
            <w:szCs w:val="24"/>
          </w:rPr>
          <w:delText>individuals</w:delText>
        </w:r>
        <w:r w:rsidR="00D41E76" w:rsidDel="00F22E9E">
          <w:rPr>
            <w:rFonts w:ascii="Times New Roman" w:hAnsi="Times New Roman" w:cs="Times New Roman"/>
            <w:sz w:val="24"/>
            <w:szCs w:val="24"/>
          </w:rPr>
          <w:delText xml:space="preserve"> and ove</w:delText>
        </w:r>
        <w:r w:rsidR="008A61B3" w:rsidDel="00F22E9E">
          <w:rPr>
            <w:rFonts w:ascii="Times New Roman" w:hAnsi="Times New Roman" w:cs="Times New Roman"/>
            <w:sz w:val="24"/>
            <w:szCs w:val="24"/>
          </w:rPr>
          <w:delText>r time</w:delText>
        </w:r>
      </w:del>
      <w:r w:rsidR="008A61B3">
        <w:rPr>
          <w:rFonts w:ascii="Times New Roman" w:hAnsi="Times New Roman" w:cs="Times New Roman"/>
          <w:sz w:val="24"/>
          <w:szCs w:val="24"/>
        </w:rPr>
        <w:t xml:space="preserve"> (estimating variation in </w:t>
      </w:r>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s,i</w:t>
      </w:r>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9E4A54" w:rsidRPr="00EC4558">
        <w:rPr>
          <w:i/>
          <w:color w:val="000000" w:themeColor="text1"/>
          <w:sz w:val="24"/>
          <w:szCs w:val="24"/>
        </w:rPr>
        <w:t xml:space="preserve">Figure </w:t>
      </w:r>
      <w:r w:rsidR="009E4A54">
        <w:rPr>
          <w:i/>
          <w:noProof/>
          <w:color w:val="000000" w:themeColor="text1"/>
          <w:sz w:val="24"/>
          <w:szCs w:val="24"/>
        </w:rPr>
        <w:t>10</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77B55B5" w14:textId="1A09EB3F"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(pdH</w:t>
      </w:r>
      <w:r>
        <w:rPr>
          <w:rFonts w:ascii="Times New Roman" w:hAnsi="Times New Roman" w:cs="Times New Roman"/>
          <w:sz w:val="24"/>
          <w:szCs w:val="24"/>
        </w:rPr>
        <w:t>).  When the model being fit included no random-effects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pdH.  When the model incorporated </w:t>
      </w:r>
      <w:r w:rsidR="008F3073">
        <w:rPr>
          <w:rFonts w:ascii="Times New Roman" w:hAnsi="Times New Roman" w:cs="Times New Roman"/>
          <w:sz w:val="24"/>
          <w:szCs w:val="24"/>
        </w:rPr>
        <w:t>transient</w:t>
      </w:r>
      <w:r>
        <w:rPr>
          <w:rFonts w:ascii="Times New Roman" w:hAnsi="Times New Roman" w:cs="Times New Roman"/>
          <w:sz w:val="24"/>
          <w:szCs w:val="24"/>
        </w:rPr>
        <w:t xml:space="preserve"> individual random effects</w:t>
      </w:r>
      <w:r w:rsidR="008F307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8F3073">
        <w:rPr>
          <w:rFonts w:ascii="Times New Roman" w:hAnsi="Times New Roman" w:cs="Times New Roman"/>
          <w:sz w:val="24"/>
          <w:szCs w:val="24"/>
        </w:rPr>
        <w:t>)</w:t>
      </w:r>
      <w:r>
        <w:rPr>
          <w:rFonts w:ascii="Times New Roman" w:hAnsi="Times New Roman" w:cs="Times New Roman"/>
          <w:sz w:val="24"/>
          <w:szCs w:val="24"/>
        </w:rPr>
        <w:t xml:space="preserve"> fewer fits were pdH,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sidRPr="00190689">
        <w:rPr>
          <w:i/>
          <w:sz w:val="24"/>
          <w:szCs w:val="24"/>
        </w:rPr>
        <w:t>Figure</w:t>
      </w:r>
      <w:r w:rsidR="009E4A54">
        <w:rPr>
          <w:i/>
          <w:sz w:val="24"/>
          <w:szCs w:val="24"/>
        </w:rPr>
        <w:t>s</w:t>
      </w:r>
      <w:r w:rsidR="009E4A54" w:rsidRPr="00190689">
        <w:rPr>
          <w:i/>
          <w:sz w:val="24"/>
          <w:szCs w:val="24"/>
        </w:rPr>
        <w:t xml:space="preserve"> </w:t>
      </w:r>
      <w:r w:rsidR="009E4A54">
        <w:rPr>
          <w:i/>
          <w:noProof/>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10</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w:t>
      </w:r>
      <w:r w:rsidR="00E81544">
        <w:rPr>
          <w:rFonts w:ascii="Times New Roman" w:hAnsi="Times New Roman" w:cs="Times New Roman"/>
          <w:sz w:val="24"/>
          <w:szCs w:val="24"/>
        </w:rPr>
        <w:lastRenderedPageBreak/>
        <w:t xml:space="preserve">that non-positive definite models can be used as indication that the model is likely to be overfitted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30598DE0"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{"citationID":"zrZqcxYe","properties":{"formattedCitation":"(Shelton et al., 2013; Stawitz et al., In review; Thorson and Minte-Vera, In press; Vincenzi et al., 2014)","plainCitation":"(Shelton et al., 2013; Stawitz et al., In review; Thorson and Minte-Vera, In press;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2013; Stawitz et al., In review; Thorson and Minte-Vera, In press;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Variation in growth rates is also an active area of research and method development in other ecological taxa</w:t>
      </w:r>
      <w:r w:rsidR="002F1BE7">
        <w:rPr>
          <w:rFonts w:ascii="Times New Roman" w:hAnsi="Times New Roman" w:cs="Times New Roman"/>
          <w:sz w:val="24"/>
          <w:szCs w:val="24"/>
        </w:rPr>
        <w:t xml:space="preserve"> </w:t>
      </w:r>
      <w:r w:rsidR="002F1BE7">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{"citationID":"21kktjpk1a","properties":{"formattedCitation":"(Brooks et al., 2013)","plainCitation":"(Brooks et al., 2013)"},"citationItems":[{"id":"1kvtVTBZ/Hg7Qohb4","uris":["http://zotero.org/users/251206/items/6DCADWSU"],"uri":["http://zotero.org/users/251206/items/6DCADWSU"],"itemData":{"id":"1kvtVTBZ/Hg7Qohb4","type":"article-journal","title":"A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M."}],"issued":{"year":2013,"month":10,"day":28},"accessed":{"year":2015,"month":1,"day":24,"season":"21:00:01"},"page-first":"e76389","container-title-short":"PLoS ONE"}}],"schema":"https://github.com/citation-style-language/schema/raw/master/csl-citation.json"} </w:instrText>
      </w:r>
      <w:r w:rsidR="002F1BE7">
        <w:rPr>
          <w:rFonts w:ascii="Times New Roman" w:hAnsi="Times New Roman" w:cs="Times New Roman"/>
          <w:sz w:val="24"/>
          <w:szCs w:val="24"/>
        </w:rPr>
        <w:fldChar w:fldCharType="separate"/>
      </w:r>
      <w:r w:rsidR="002F1BE7" w:rsidRPr="002F1BE7">
        <w:rPr>
          <w:rFonts w:ascii="Times New Roman" w:hAnsi="Times New Roman" w:cs="Times New Roman"/>
          <w:sz w:val="24"/>
        </w:rPr>
        <w:t>(</w:t>
      </w:r>
      <w:r w:rsidR="002F1BE7" w:rsidRPr="00F22937">
        <w:rPr>
          <w:rFonts w:ascii="Times New Roman" w:hAnsi="Times New Roman" w:cs="Times New Roman"/>
          <w:sz w:val="24"/>
        </w:rPr>
        <w:t>Brooks</w:t>
      </w:r>
      <w:r w:rsidR="002F1BE7" w:rsidRPr="002F1BE7">
        <w:rPr>
          <w:rFonts w:ascii="Times New Roman" w:hAnsi="Times New Roman" w:cs="Times New Roman"/>
          <w:sz w:val="24"/>
        </w:rPr>
        <w:t xml:space="preserve"> et al., 2013)</w:t>
      </w:r>
      <w:r w:rsidR="002F1BE7">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variation among individuals accounts for up to half of the total variability in Antarctic toothfish.</w:t>
      </w:r>
      <w:r w:rsidR="00D01B54">
        <w:rPr>
          <w:rFonts w:ascii="Times New Roman" w:hAnsi="Times New Roman" w:cs="Times New Roman"/>
          <w:sz w:val="24"/>
          <w:szCs w:val="24"/>
        </w:rPr>
        <w:t xml:space="preserve">  </w:t>
      </w:r>
    </w:p>
    <w:p w14:paraId="17561445" w14:textId="2DD8923C"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as was seen in the toothfish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variation over space</w:t>
      </w:r>
      <w:r w:rsidR="0075665D">
        <w:rPr>
          <w:rFonts w:ascii="Times New Roman" w:hAnsi="Times New Roman" w:cs="Times New Roman"/>
          <w:sz w:val="24"/>
          <w:szCs w:val="24"/>
        </w:rPr>
        <w:t xml:space="preserve"> and shared variation over time (i.e., annual variation)</w:t>
      </w:r>
      <w:r w:rsidR="001E733D">
        <w:rPr>
          <w:rFonts w:ascii="Times New Roman" w:hAnsi="Times New Roman" w:cs="Times New Roman"/>
          <w:sz w:val="24"/>
          <w:szCs w:val="24"/>
        </w:rPr>
        <w:t xml:space="preserve">.  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w:t>
      </w:r>
      <w:r w:rsidR="001E733D">
        <w:rPr>
          <w:rFonts w:ascii="Times New Roman" w:hAnsi="Times New Roman" w:cs="Times New Roman"/>
          <w:sz w:val="24"/>
          <w:szCs w:val="24"/>
        </w:rPr>
        <w:lastRenderedPageBreak/>
        <w:t xml:space="preserve">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{"citationID":"8l83andgh","properties":{"formattedCitation":"(Shelton et al., 2014; Thorson et al., In press)","plainCitation":"(Shelton et al., 2014; Thorson et al., In press)"},"citationItems":[{"id":2624,"uris":["http://zotero.org/users/251206/items/53PWK3AS"],"uri":["http://zotero.org/users/251206/items/53PWK3AS"],"itemData":{"id":2624,"type":"article-journal","title":"The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2014; Thorson et al.,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2A6568F2"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840BBD">
        <w:rPr>
          <w:rFonts w:ascii="Times New Roman" w:hAnsi="Times New Roman" w:cs="Times New Roman"/>
          <w:sz w:val="24"/>
          <w:szCs w:val="24"/>
        </w:rPr>
        <w:t xml:space="preserve">There is </w:t>
      </w:r>
      <w:r w:rsidR="00A63F03">
        <w:rPr>
          <w:rFonts w:ascii="Times New Roman" w:hAnsi="Times New Roman" w:cs="Times New Roman"/>
          <w:sz w:val="24"/>
          <w:szCs w:val="24"/>
        </w:rPr>
        <w:t xml:space="preserve">relatively </w:t>
      </w:r>
      <w:r w:rsidR="00840BBD">
        <w:rPr>
          <w:rFonts w:ascii="Times New Roman" w:hAnsi="Times New Roman" w:cs="Times New Roman"/>
          <w:sz w:val="24"/>
          <w:szCs w:val="24"/>
        </w:rPr>
        <w:t xml:space="preserve">little </w:t>
      </w:r>
      <w:r w:rsidR="00A63F03">
        <w:rPr>
          <w:rFonts w:ascii="Times New Roman" w:hAnsi="Times New Roman" w:cs="Times New Roman"/>
          <w:sz w:val="24"/>
          <w:szCs w:val="24"/>
        </w:rPr>
        <w:t xml:space="preserve">previous </w:t>
      </w:r>
      <w:r w:rsidR="00840BBD">
        <w:rPr>
          <w:rFonts w:ascii="Times New Roman" w:hAnsi="Times New Roman" w:cs="Times New Roman"/>
          <w:sz w:val="24"/>
          <w:szCs w:val="24"/>
        </w:rPr>
        <w:t xml:space="preserve">research regarding the relative magnitude of </w:t>
      </w:r>
      <w:r w:rsidR="00A63F03">
        <w:rPr>
          <w:rFonts w:ascii="Times New Roman" w:hAnsi="Times New Roman" w:cs="Times New Roman"/>
          <w:sz w:val="24"/>
          <w:szCs w:val="24"/>
        </w:rPr>
        <w:t xml:space="preserve">persistent and transient individual </w:t>
      </w:r>
      <w:r w:rsidR="00840BBD">
        <w:rPr>
          <w:rFonts w:ascii="Times New Roman" w:hAnsi="Times New Roman" w:cs="Times New Roman"/>
          <w:sz w:val="24"/>
          <w:szCs w:val="24"/>
        </w:rPr>
        <w:t>variation in growth</w:t>
      </w:r>
      <w:r w:rsidR="00A63F03">
        <w:rPr>
          <w:rFonts w:ascii="Times New Roman" w:hAnsi="Times New Roman" w:cs="Times New Roman"/>
          <w:sz w:val="24"/>
          <w:szCs w:val="24"/>
        </w:rPr>
        <w:t xml:space="preserve"> for wild marine populations</w:t>
      </w:r>
      <w:r w:rsidR="00840BBD">
        <w:rPr>
          <w:rFonts w:ascii="Times New Roman" w:hAnsi="Times New Roman" w:cs="Times New Roman"/>
          <w:sz w:val="24"/>
          <w:szCs w:val="24"/>
        </w:rPr>
        <w:t>.  This information is important for at least two reasons.  First, stock assessment models and fisheries management strategies are routinely evaluated using simulation experiments (termed “management strategy evaluation”; Sainsbury et al.</w:t>
      </w:r>
      <w:r w:rsidR="00F67B46">
        <w:rPr>
          <w:rFonts w:ascii="Times New Roman" w:hAnsi="Times New Roman" w:cs="Times New Roman"/>
          <w:sz w:val="24"/>
          <w:szCs w:val="24"/>
        </w:rPr>
        <w:t>,</w:t>
      </w:r>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estimated via models that do not account for variation in growth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r w:rsidR="00401AC2">
        <w:rPr>
          <w:rFonts w:ascii="Times New Roman" w:hAnsi="Times New Roman" w:cs="Times New Roman"/>
          <w:sz w:val="24"/>
          <w:szCs w:val="24"/>
        </w:rPr>
        <w:t xml:space="preserve">We therefore hypothesize that improved treatment of spatial, temporal, and both transient and persistent individual variation in growth will improve estimates of growth rates obtained from </w:t>
      </w:r>
      <w:del w:id="47" w:author="Darcy Webber" w:date="2015-02-17T13:24:00Z">
        <w:r w:rsidR="00401AC2" w:rsidDel="00E51FA7">
          <w:rPr>
            <w:rFonts w:ascii="Times New Roman" w:hAnsi="Times New Roman" w:cs="Times New Roman"/>
            <w:sz w:val="24"/>
            <w:szCs w:val="24"/>
          </w:rPr>
          <w:delText>capture-mark-recapture</w:delText>
        </w:r>
      </w:del>
      <w:ins w:id="48" w:author="Darcy Webber" w:date="2015-02-17T13:24:00Z">
        <w:r w:rsidR="00E51FA7">
          <w:rPr>
            <w:rFonts w:ascii="Times New Roman" w:hAnsi="Times New Roman" w:cs="Times New Roman"/>
            <w:sz w:val="24"/>
            <w:szCs w:val="24"/>
          </w:rPr>
          <w:t>CMR</w:t>
        </w:r>
      </w:ins>
      <w:r w:rsidR="00401AC2">
        <w:rPr>
          <w:rFonts w:ascii="Times New Roman" w:hAnsi="Times New Roman" w:cs="Times New Roman"/>
          <w:sz w:val="24"/>
          <w:szCs w:val="24"/>
        </w:rPr>
        <w:t xml:space="preserve"> data sets, and that this improvement </w:t>
      </w:r>
      <w:r w:rsidR="00A63F03">
        <w:rPr>
          <w:rFonts w:ascii="Times New Roman" w:hAnsi="Times New Roman" w:cs="Times New Roman"/>
          <w:sz w:val="24"/>
          <w:szCs w:val="24"/>
        </w:rPr>
        <w:t xml:space="preserve">may </w:t>
      </w:r>
      <w:r w:rsidR="00401AC2">
        <w:rPr>
          <w:rFonts w:ascii="Times New Roman" w:hAnsi="Times New Roman" w:cs="Times New Roman"/>
          <w:sz w:val="24"/>
          <w:szCs w:val="24"/>
        </w:rPr>
        <w:t>result in improved estimates of fishery productivity</w:t>
      </w:r>
      <w:r w:rsidR="00D32276">
        <w:rPr>
          <w:rFonts w:ascii="Times New Roman" w:hAnsi="Times New Roman" w:cs="Times New Roman"/>
          <w:sz w:val="24"/>
          <w:szCs w:val="24"/>
        </w:rPr>
        <w:t xml:space="preserve">.  In particular, improved estimation of growth is likely to be important for models that are highly dependent upon growth information, e.g., length-based spawning potential ratio assessments </w:t>
      </w:r>
      <w:r w:rsidR="00B16561">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instrText>
      </w:r>
      <w:r w:rsidR="00B16561">
        <w:rPr>
          <w:rFonts w:ascii="Times New Roman" w:hAnsi="Times New Roman" w:cs="Times New Roman"/>
          <w:sz w:val="24"/>
          <w:szCs w:val="24"/>
        </w:rPr>
        <w:fldChar w:fldCharType="separate"/>
      </w:r>
      <w:r w:rsidR="00B16561" w:rsidRPr="00B16561">
        <w:rPr>
          <w:rFonts w:ascii="Times New Roman" w:hAnsi="Times New Roman" w:cs="Times New Roman"/>
          <w:sz w:val="24"/>
        </w:rPr>
        <w:t>(Hordyk et al., 2015)</w:t>
      </w:r>
      <w:r w:rsidR="00B16561">
        <w:rPr>
          <w:rFonts w:ascii="Times New Roman" w:hAnsi="Times New Roman" w:cs="Times New Roman"/>
          <w:sz w:val="24"/>
          <w:szCs w:val="24"/>
        </w:rPr>
        <w:fldChar w:fldCharType="end"/>
      </w:r>
      <w:r w:rsidR="00401AC2">
        <w:rPr>
          <w:rFonts w:ascii="Times New Roman" w:hAnsi="Times New Roman" w:cs="Times New Roman"/>
          <w:sz w:val="24"/>
          <w:szCs w:val="24"/>
        </w:rPr>
        <w:t>.</w:t>
      </w:r>
      <w:r w:rsidR="00840BBD">
        <w:rPr>
          <w:rFonts w:ascii="Times New Roman" w:hAnsi="Times New Roman" w:cs="Times New Roman"/>
          <w:sz w:val="24"/>
          <w:szCs w:val="24"/>
        </w:rPr>
        <w:t xml:space="preserve">  </w:t>
      </w:r>
    </w:p>
    <w:p w14:paraId="4B04C106" w14:textId="6911291F"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We note that our model (</w:t>
      </w:r>
      <w:commentRangeStart w:id="49"/>
      <w:r>
        <w:rPr>
          <w:rFonts w:ascii="Times New Roman" w:hAnsi="Times New Roman" w:cs="Times New Roman"/>
          <w:sz w:val="24"/>
          <w:szCs w:val="24"/>
        </w:rPr>
        <w:t>and results for Patagonian toothfish</w:t>
      </w:r>
      <w:commentRangeEnd w:id="49"/>
      <w:r w:rsidR="007B4AB3">
        <w:rPr>
          <w:rStyle w:val="CommentReference"/>
        </w:rPr>
        <w:commentReference w:id="49"/>
      </w:r>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D57C32">
        <w:rPr>
          <w:rFonts w:ascii="Times New Roman" w:hAnsi="Times New Roman" w:cs="Times New Roman"/>
          <w:sz w:val="24"/>
          <w:szCs w:val="24"/>
        </w:rPr>
        <w:t xml:space="preserve"> </w:t>
      </w:r>
      <w:r w:rsidR="00D57C3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{"citationID":"26s2jv2aes","properties":{"formattedCitation":"(Dubula et al., 2005; Santos and Groeneveld, 2015; Xiao, 1994)","plainCitation":"(Dubula et al., 2005; Santos and Groeneveld, 2015; Xiao, 1994)"},"citationItems":[{"id":20,"uris":["http://zotero.org/users/local/UQR2zlZa/items/75IQU7XC"],"uri":["http://zotero.org/users/local/UQR2zlZa/items/75IQU7XC"],"itemData":{"id":20,"type":"article-journal","title":"Effects of tag-related injuries and timing of tagging on growth of rock lobster, Jasus lalandii","container-title":"Fisheries Research","page":"1-10","volume":"74","issue":"1-3","source":"CrossRef","DOI":"10.1016/j.fishres.2005.04.004","ISSN":"01657836","language":"en","author":[{"family":"Dubula","given":"O."},{"family":"Groeneveld","given":"J.C."},{"family":"Santos","given":"J."},{"family":"van Zyl","given":"D.L."},{"family":"Brouwer","given":"S.L."},{"family":"van den Heever","given":"N."},{"family":"McCue","given":"S.A."}],"issued":{"date-parts":[["2005",8]]},"accessed":{"date-parts":[["2015",2,17]]}}},{"id":21,"uris":["http://zotero.org/users/local/UQR2zlZa/items/IR9GUUVI"],"uri":["http://zotero.org/users/local/UQR2zlZa/items/IR9GUUVI"],"itemData":{"id":21,"type":"article-journal","title":"Accounting for tag-induced growth retardation in spiny lobsters using censoring and modelling approaches","container-title":"Fisheries Research","page":"166-173","volume":"161","source":"CrossRef","DOI":"10.1016/j.fishres.2014.07.008","ISSN":"01657836","language":"en","author":[{"family":"Santos","given":"Jorge"},{"family":"Groeneveld","given":"Johan C."}],"issued":{"date-parts":[["2015",1]]},"accessed":{"date-parts":[["2015",2,17]]}}},{"id":22,"uris":["http://zotero.org/users/local/UQR2zlZa/items/GP56X83I"],"uri":["http://zotero.org/users/local/UQR2zlZa/items/GP56X83I"],"itemData":{"id":22,"type":"article-journal","title":"Growth Models with Corrections for the Retardative Effects of Tagging","container-title":"Canadian Journal of Fisheries and Aquatic Sciences","page":"263-267","volume":"51","issue":"2","source":"CrossRef","DOI":"10.1139/f94-027","ISSN":"0706-652X, 1205-7533","language":"en","author":[{"family":"Xiao","given":"Yongshun"}],"issued":{"date-parts":[["1994",2]]},"accessed":{"date-parts":[["2015",2,17]]}}}],"schema":"https://github.com/citation-style-language/schema/raw/master/csl-citation.json"} </w:instrText>
      </w:r>
      <w:r w:rsidR="00D57C32">
        <w:rPr>
          <w:rFonts w:ascii="Times New Roman" w:hAnsi="Times New Roman" w:cs="Times New Roman"/>
          <w:sz w:val="24"/>
          <w:szCs w:val="24"/>
        </w:rPr>
        <w:fldChar w:fldCharType="separate"/>
      </w:r>
      <w:r w:rsidR="00D57C32" w:rsidRPr="00D57C32">
        <w:rPr>
          <w:rFonts w:ascii="Times New Roman" w:hAnsi="Times New Roman" w:cs="Times New Roman"/>
          <w:sz w:val="24"/>
        </w:rPr>
        <w:t>(Dubula et al., 2005; Santos and Groeneveld, 2015; Xiao, 1994)</w:t>
      </w:r>
      <w:r w:rsidR="00D57C32">
        <w:rPr>
          <w:rFonts w:ascii="Times New Roman" w:hAnsi="Times New Roman" w:cs="Times New Roman"/>
          <w:sz w:val="24"/>
          <w:szCs w:val="24"/>
        </w:rPr>
        <w:fldChar w:fldCharType="end"/>
      </w:r>
      <w:r>
        <w:rPr>
          <w:rFonts w:ascii="Times New Roman" w:hAnsi="Times New Roman" w:cs="Times New Roman"/>
          <w:sz w:val="24"/>
          <w:szCs w:val="24"/>
        </w:rPr>
        <w:t xml:space="preserve">.  Future studies could estimate the impact of tagging on growth rates by jointly analyzing </w:t>
      </w:r>
      <w:del w:id="50" w:author="Darcy Webber" w:date="2015-02-17T13:24:00Z">
        <w:r w:rsidDel="00E51FA7">
          <w:rPr>
            <w:rFonts w:ascii="Times New Roman" w:hAnsi="Times New Roman" w:cs="Times New Roman"/>
            <w:sz w:val="24"/>
            <w:szCs w:val="24"/>
          </w:rPr>
          <w:delText>capture-mark-recapture</w:delText>
        </w:r>
      </w:del>
      <w:ins w:id="51" w:author="Darcy Webber" w:date="2015-02-17T13:24:00Z">
        <w:r w:rsidR="00E51FA7">
          <w:rPr>
            <w:rFonts w:ascii="Times New Roman" w:hAnsi="Times New Roman" w:cs="Times New Roman"/>
            <w:sz w:val="24"/>
            <w:szCs w:val="24"/>
          </w:rPr>
          <w:t>CMR</w:t>
        </w:r>
      </w:ins>
      <w:r>
        <w:rPr>
          <w:rFonts w:ascii="Times New Roman" w:hAnsi="Times New Roman" w:cs="Times New Roman"/>
          <w:sz w:val="24"/>
          <w:szCs w:val="24"/>
        </w:rPr>
        <w:t xml:space="preserve"> and other fishery data types (te</w:t>
      </w:r>
      <w:r w:rsidR="00B70F65">
        <w:rPr>
          <w:rFonts w:ascii="Times New Roman" w:hAnsi="Times New Roman" w:cs="Times New Roman"/>
          <w:sz w:val="24"/>
          <w:szCs w:val="24"/>
        </w:rPr>
        <w:t>rmed “integrated growth models”;</w:t>
      </w:r>
      <w:r>
        <w:rPr>
          <w:rFonts w:ascii="Times New Roman" w:hAnsi="Times New Roman" w:cs="Times New Roman"/>
          <w:sz w:val="24"/>
          <w:szCs w:val="24"/>
        </w:rPr>
        <w:t xml:space="preserve"> </w:t>
      </w:r>
      <w:r w:rsidR="00D76A1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{"citationID":"2atae4nt75","properties":{"formattedCitation":"(Eveson et al., 2004)","plainCitation":"(Eveson et al., 2004)"},"citationItems":[{"id":14,"uris":["http://zotero.org/users/local/UQR2zlZa/items/96UQ6SZZ"],"uri":["http://zotero.org/users/local/UQR2zlZa/items/96UQ6SZZ"],"itemData":{"id":14,"type":"article-journal","title":"An integrated model for growth incorporating tag-recapture, length-frequency, and direct aging data","container-title":"Canadian Journal of Fisheries and Aquatic Sciences","page":"292-306","volume":"61","issue":"2","source":"NRC Research Press","abstract":"A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 Nous présentons une méthode de vraisemblance maximale pour la modélisation de la croissance des poissons qui intègre les données provenant de trois sources importantes de renseignements sur la croissance, soit les études de marquagerecapture, les échantillons de longueursfréquences provenant des pêches commerciales et les données de détermination directe de l'âge par l'analyse des structures anatomiques dures. La plupart des études antérieures ont modélisé la croissance presque exclusivement à partir d'une seule de ces sources. Les sources différentes de données apportent souvent des informations sur des phases différentes du cycle biologique. La mise au point d'une approche intégrée permet aux différentes sources de renseignements de se compléter les unes les autres et de fournir des estimations plus complètes et plus robustes des paramètres de la croissance. Nous appliquons notre méthode intégrée à des séries de données sur le thon rouge du Sud (Thunnus maccoyii) à l'aide de la courbe de croissance de...","DOI":"10.1139/f03-163","ISSN":"0706-652X","journalAbbreviation":"Can. J. Fish. Aquat. Sci.","author":[{"family":"Eveson","given":"J Paige"},{"family":"Laslett","given":"Geoff M"},{"family":"Polacheck","given":"Tom"}],"issued":{"date-parts":[["2004",2,1]]},"accessed":{"date-parts":[["2015",2,17]]}}}],"schema":"https://github.com/citation-style-language/schema/raw/master/csl-citation.json"} </w:instrText>
      </w:r>
      <w:r w:rsidR="00D76A12">
        <w:rPr>
          <w:rFonts w:ascii="Times New Roman" w:hAnsi="Times New Roman" w:cs="Times New Roman"/>
          <w:sz w:val="24"/>
          <w:szCs w:val="24"/>
        </w:rPr>
        <w:fldChar w:fldCharType="separate"/>
      </w:r>
      <w:r w:rsidR="00D76A12">
        <w:rPr>
          <w:rFonts w:ascii="Times New Roman" w:hAnsi="Times New Roman" w:cs="Times New Roman"/>
          <w:sz w:val="24"/>
        </w:rPr>
        <w:t>Eveson et al.</w:t>
      </w:r>
      <w:r w:rsidR="00D76A12" w:rsidRPr="00D76A12">
        <w:rPr>
          <w:rFonts w:ascii="Times New Roman" w:hAnsi="Times New Roman" w:cs="Times New Roman"/>
          <w:sz w:val="24"/>
        </w:rPr>
        <w:t xml:space="preserve"> 2004</w:t>
      </w:r>
      <w:r w:rsidR="00D76A12">
        <w:rPr>
          <w:rFonts w:ascii="Times New Roman" w:hAnsi="Times New Roman" w:cs="Times New Roman"/>
          <w:sz w:val="24"/>
          <w:szCs w:val="24"/>
        </w:rPr>
        <w:fldChar w:fldCharType="end"/>
      </w:r>
      <w:r w:rsidR="00D76A12">
        <w:rPr>
          <w:rFonts w:ascii="Times New Roman" w:hAnsi="Times New Roman" w:cs="Times New Roman"/>
          <w:sz w:val="24"/>
          <w:szCs w:val="24"/>
        </w:rPr>
        <w:t>)</w:t>
      </w:r>
      <w:r>
        <w:rPr>
          <w:rFonts w:ascii="Times New Roman" w:hAnsi="Times New Roman" w:cs="Times New Roman"/>
          <w:sz w:val="24"/>
          <w:szCs w:val="24"/>
        </w:rPr>
        <w:t>.  In particular, the length-frequency of fishery and survey catches and the direct ageing of hard parts 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338CD18A"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estimated 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in a wild marine population of Antarctic toothfish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magnitude 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r w:rsidR="0070070B" w:rsidRPr="0070070B">
        <w:rPr>
          <w:rFonts w:ascii="Times New Roman" w:hAnsi="Times New Roman" w:cs="Times New Roman"/>
          <w:i/>
          <w:sz w:val="24"/>
          <w:szCs w:val="24"/>
        </w:rPr>
        <w:t>TagGrowth</w:t>
      </w:r>
      <w:r w:rsidR="0070070B">
        <w:rPr>
          <w:rFonts w:ascii="Times New Roman" w:hAnsi="Times New Roman" w:cs="Times New Roman"/>
          <w:sz w:val="24"/>
          <w:szCs w:val="24"/>
        </w:rPr>
        <w:t xml:space="preserve">, </w:t>
      </w:r>
      <w:r w:rsidR="0070070B">
        <w:rPr>
          <w:rFonts w:ascii="Times New Roman" w:hAnsi="Times New Roman" w:cs="Times New Roman"/>
          <w:sz w:val="24"/>
          <w:szCs w:val="24"/>
        </w:rPr>
        <w:lastRenderedPageBreak/>
        <w:t>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4AD6AC1B" w14:textId="77777777" w:rsidR="005756B6" w:rsidRPr="005756B6" w:rsidRDefault="00AB2A7D" w:rsidP="005756B6">
      <w:pPr>
        <w:pStyle w:val="Bibliography"/>
        <w:rPr>
          <w:rFonts w:ascii="Times New Roman" w:hAnsi="Times New Roman" w:cs="Times New Roman"/>
        </w:rPr>
      </w:pPr>
      <w:r w:rsidRPr="009C37AB">
        <w:fldChar w:fldCharType="begin"/>
      </w:r>
      <w:r w:rsidR="00F90D4D">
        <w:instrText xml:space="preserve"> ADDIN ZOTERO_BIBL {"custom":[]} CSL_BIBLIOGRAPHY </w:instrText>
      </w:r>
      <w:r w:rsidRPr="009C37AB">
        <w:fldChar w:fldCharType="separate"/>
      </w:r>
      <w:r w:rsidR="005756B6" w:rsidRPr="005756B6">
        <w:rPr>
          <w:rFonts w:ascii="Times New Roman" w:hAnsi="Times New Roman" w:cs="Times New Roman"/>
        </w:rPr>
        <w:t>Akaike, H., 1998. Information Theory and an Extension of the Maximum Likelihood Principle, in: Parzen, E., Tanabe, K., Kitagawa, G. (Eds.), Selected Papers of Hirotugu Akaike. Springer New York, New York, NY, pp. 199–213.</w:t>
      </w:r>
    </w:p>
    <w:p w14:paraId="289552E3"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Biro, P.A., Sampson, P., 2015. Fishing directly selects on growth rate via behaviour: implications of growth-selection that is independent of size. Proc. R. Soc. B Biol. Sci. 282, 20142283–20142283. doi:10.1098/rspb.2014.2283</w:t>
      </w:r>
    </w:p>
    <w:p w14:paraId="0399A875"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Black, B.A., Schroeder, I.D., Sydeman, W.J., Bograd, S.J., Lawson, P.W., 2010. Wintertime ocean conditions synchronize rockfish growth and seabird reproduction in the central California Current ecosystem. Can. J. Fish. Aquat. Sci. 67, 1149–1158.</w:t>
      </w:r>
    </w:p>
    <w:p w14:paraId="38E049C0"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Brooks, M.E., McCoy, M.W., Bolker, B.M., 2013. A Method for Detecting Positive Growth Autocorrelation without Marking Individuals. PLoS ONE 8, e76389. doi:10.1371/journal.pone.0076389</w:t>
      </w:r>
    </w:p>
    <w:p w14:paraId="0F7A1BE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Dubula, O., Groeneveld, J.C., Santos, J., van Zyl, D.L., Brouwer, S.L., van den Heever, N., McCue, S.A., 2005. Effects of tag-related injuries and timing of tagging on growth of rock lobster, Jasus lalandii. Fish. Res. 74, 1–10. doi:10.1016/j.fishres.2005.04.004</w:t>
      </w:r>
    </w:p>
    <w:p w14:paraId="5A8D158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Dunn, A., Horn, P.L., Hanchet, S.M., 2006. Revised estimates of the biological parameters for Antarctic toothfish (Dissostichus mawsoni) in the Ross Sea. WG-FSA-SAM 06/8, 1–14.</w:t>
      </w:r>
    </w:p>
    <w:p w14:paraId="717FC71D"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Eveson, J.P., Laslett, G.M., Polacheck, T., 2004. An integrated model for growth incorporating tag-recapture, length-frequency, and direct aging data. Can. J. Fish. Aquat. Sci. 61, 292–306. doi:10.1139/f03-163</w:t>
      </w:r>
    </w:p>
    <w:p w14:paraId="4E06930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Francis, R., 1988. Maximum likelihood estimation of growth and growth variability from tagging data. N. Z. J. Mar. Freshw. Res. 22, 43–51.</w:t>
      </w:r>
    </w:p>
    <w:p w14:paraId="6D43582B"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Gelman, A., 2005. Analysis of variance—why it is more important than ever. Ann. Stat. 33, 1–53.</w:t>
      </w:r>
    </w:p>
    <w:p w14:paraId="4B9A67A6"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Gertseva, V.V., Cope, J.M., Matson, S.E., 2010. Growth variability in the splitnose rockfish Sebastes diploproa of the northeast Pacific Ocean: pattern revisited. Mar. Ecol. Prog. Ser. 413, 125–136.</w:t>
      </w:r>
    </w:p>
    <w:p w14:paraId="7D873939"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Hordyk, A.R., Loneragan, N.R., Prince, J.D., 2015. An evaluation of an iterative harvest strategy for data-poor fisheries using the length-based spawning potential ratio assessment methodology. Fish. Res. doi:10.1016/j.fishres.2014.12.018</w:t>
      </w:r>
    </w:p>
    <w:p w14:paraId="47AB2B7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Kristensen, K., 2014. General random effect model builder tool inspired by ADMB.</w:t>
      </w:r>
    </w:p>
    <w:p w14:paraId="0CAEE2C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Kristensen, K., Nielsen, A., Berg, C.W., Skaug, H.J., In press. Template Model Builder TMB. J. Stat. Softw.</w:t>
      </w:r>
    </w:p>
    <w:p w14:paraId="2C3E9368"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Larsen, D.P., Kincaid, T.M., Jacobs, S.E., Urquhart, N.S., 2001. Designs for Evaluating Local and Regional Scale Trends. BioScience 51, 1069–1078. doi:10.1641/0006-3568(2001)051[1069:DFELAR]2.0.CO;2</w:t>
      </w:r>
    </w:p>
    <w:p w14:paraId="77A9CF93"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Punt, A.E., 2008. Refocusing stock assessment in support of policy evaluation, in: Tsukamoto, K., Kawamura, T., Takeuchi, T., Beard, T.D., Kaiser, M.J. (Eds.), Fisheries for Global Welfare and Environment. TerraPub, Tokyo, pp. 139–152.</w:t>
      </w:r>
    </w:p>
    <w:p w14:paraId="488D2F9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Punt, A.E., Haddon, M., McGarvey, R., In review. Estimating Growth within size-structured fishery stock assessments: What is the state of the art and what does the future look like?</w:t>
      </w:r>
    </w:p>
    <w:p w14:paraId="6B6790FD"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R Core Development Team, 2013. R: A Language and Environment for Statistical Computing. R Foundation for Statistical Computing, Vienna, Austria.</w:t>
      </w:r>
    </w:p>
    <w:p w14:paraId="7F3231A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Sainsbury, K.J., 1980. Effect of individual variability on the von Bertalanffy growth equation. Can. J. Fish. Aquat. Sci. 37, 241–247.</w:t>
      </w:r>
    </w:p>
    <w:p w14:paraId="43A76AF9"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Sainsbury, K.J., Punt, A.E., Smith, A.D.., 2000. Design of operational management strategies for achieving fishery ecosystem objectives. ICES J. Mar. Sci. J. Cons. 57, 731–741.</w:t>
      </w:r>
    </w:p>
    <w:p w14:paraId="08BF98D2"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Santos, J., Groeneveld, J.C., 2015. Accounting for tag-induced growth retardation in spiny lobsters using censoring and modelling approaches. Fish. Res. 161, 166–173. doi:10.1016/j.fishres.2014.07.008</w:t>
      </w:r>
    </w:p>
    <w:p w14:paraId="395652E8"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lastRenderedPageBreak/>
        <w:t>Shelton, A.O., Satterthwaite, W.H., Beakes, M.P., Munch, S.B., Sogard, S.M., Mangel, M., 2013. Separating intrinsic and environmental contributions to growth and their population consequences. Am. Nat. 181, 799–814.</w:t>
      </w:r>
    </w:p>
    <w:p w14:paraId="3FB764F9"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Shelton, A.O., Thorson, J.T., Ward, E.J., Feist, B.E., 2014. Spatial semiparametric models improve estimates of species abundance and distribution. Can. J. Fish. Aquat. Sci. 71, 1655–1666. doi:10.1139/cjfas-2013-0508</w:t>
      </w:r>
    </w:p>
    <w:p w14:paraId="79A9845D"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Stawitz, C.C., Essington, T.E., Branch, T.A., Haltuch, M.A., Hollowed, A.B., Spencer, P.D., In review. A state-space approach for measuring growth variation and application to North Pacific groundfish.</w:t>
      </w:r>
    </w:p>
    <w:p w14:paraId="7747D0CE"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Taylor, I.G., Methot, R.D., 2013. Hiding or dead? A computationally efficient model of selective fisheries mortality. Fish. Res. 142, 75–85.</w:t>
      </w:r>
    </w:p>
    <w:p w14:paraId="192253C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Thorson, J.T., In press. Spatio-temporal variation in fish condition is not consistently explained by density, temperature, or season for Northeast Pacific groundfishes.</w:t>
      </w:r>
    </w:p>
    <w:p w14:paraId="54F4537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Thorson, J.T., Minte-Vera, C., In press. Relative magnitude of cohort, age, and year effects on size at age of exploited marine fishes. Fish. Res.</w:t>
      </w:r>
    </w:p>
    <w:p w14:paraId="3C326D65"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Thorson, J.T., Minto, C., In press. Mixed effects: a unifying framework for modelling in aquatic ecology. ICES J. Mar. Sci.</w:t>
      </w:r>
    </w:p>
    <w:p w14:paraId="759B96E0"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Thorson, J.T., Skaug, H., Kristensen, K., Shelton, A.O., Ward, E.J., Harms, J., Benante, J., In press. The importance of spatial models for estimating the strength of density dependence. Ecology. doi:http://dx.doi.org/10.1890/14-0739.1</w:t>
      </w:r>
    </w:p>
    <w:p w14:paraId="6CF811BF"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Vincenzi, S., Mangel, M., Crivelli, A.J., Munch, S., Skaug, H.J., 2014. Determining Individual Variation in Growth and Its Implication for Life-History and Population Processes Using the Empirical Bayes Method. PLoS Comput Biol 10, e1003828. doi:10.1371/journal.pcbi.1003828</w:t>
      </w:r>
    </w:p>
    <w:p w14:paraId="03CDCEB1"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Xiao, Y., 1994. Growth Models with Corrections for the Retardative Effects of Tagging. Can. J. Fish. Aquat. Sci. 51, 263–267. doi:10.1139/f94-027</w:t>
      </w:r>
    </w:p>
    <w:p w14:paraId="28966ECE" w14:textId="69D51F3D" w:rsidR="00A94EC6" w:rsidRPr="0089043B" w:rsidRDefault="00AB2A7D" w:rsidP="00D8491F">
      <w:pPr>
        <w:pStyle w:val="Bibliography"/>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fldChar w:fldCharType="end"/>
      </w:r>
    </w:p>
    <w:p w14:paraId="274A2D50" w14:textId="1A9A3F90" w:rsidR="00883C74" w:rsidRPr="00883C74" w:rsidRDefault="00883C74" w:rsidP="00883C74">
      <w:pPr>
        <w:pStyle w:val="Caption"/>
        <w:keepNext/>
        <w:rPr>
          <w:i w:val="0"/>
          <w:color w:val="auto"/>
          <w:sz w:val="24"/>
          <w:szCs w:val="24"/>
        </w:rPr>
      </w:pPr>
      <w:bookmarkStart w:id="52"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52"/>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87374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53"/>
            <w:r w:rsidRPr="00B17755">
              <w:rPr>
                <w:rFonts w:ascii="Times New Roman" w:hAnsi="Times New Roman" w:cs="Times New Roman"/>
                <w:sz w:val="24"/>
                <w:szCs w:val="24"/>
                <w:highlight w:val="yellow"/>
              </w:rPr>
              <w:t>?</w:t>
            </w:r>
            <w:commentRangeEnd w:id="53"/>
            <w:r>
              <w:rPr>
                <w:rStyle w:val="CommentReference"/>
              </w:rPr>
              <w:commentReference w:id="53"/>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87374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87374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87374F"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54" w:name="_Ref410907158"/>
      <w:bookmarkStart w:id="55" w:name="_Ref411934157"/>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54"/>
      <w:bookmarkEnd w:id="55"/>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56"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56"/>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57" w:name="_Ref410371769"/>
      <w:r>
        <w:rPr>
          <w:i/>
          <w:sz w:val="24"/>
          <w:szCs w:val="24"/>
        </w:rPr>
        <w:br w:type="page"/>
      </w:r>
    </w:p>
    <w:p w14:paraId="5120D52E" w14:textId="43A532C6" w:rsidR="00C355E0" w:rsidRPr="00DB6525" w:rsidRDefault="00C355E0" w:rsidP="00C355E0">
      <w:pPr>
        <w:pStyle w:val="Caption"/>
        <w:keepNext/>
        <w:rPr>
          <w:i w:val="0"/>
          <w:color w:val="auto"/>
          <w:sz w:val="24"/>
          <w:szCs w:val="24"/>
        </w:rPr>
      </w:pPr>
      <w:bookmarkStart w:id="58" w:name="_Ref411934431"/>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58"/>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E87996">
        <w:rPr>
          <w:rFonts w:ascii="Times New Roman" w:hAnsi="Times New Roman" w:cs="Times New Roman"/>
          <w:b/>
          <w:color w:val="auto"/>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Akaike Information Criterion</w:t>
      </w:r>
      <w:r w:rsidR="00526985">
        <w:rPr>
          <w:i w:val="0"/>
          <w:color w:val="auto"/>
          <w:sz w:val="24"/>
          <w:szCs w:val="24"/>
        </w:rPr>
        <w:t xml:space="preserve"> between the current model and the model without any random-effects</w:t>
      </w:r>
      <w:r>
        <w:rPr>
          <w:i w:val="0"/>
          <w:color w:val="auto"/>
          <w:sz w:val="24"/>
          <w:szCs w:val="24"/>
        </w:rPr>
        <w:t>.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BDC4EE0"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12F4AFC7" w14:textId="435BF048"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43D90C7C"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36BF585B"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57"/>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59" w:name="_Ref410371170"/>
      <w:bookmarkStart w:id="60"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59"/>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60"/>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61"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61"/>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toothfish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w:commentRangeStart w:id="62"/>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w:commentRangeEnd w:id="62"/>
        <m:r>
          <m:rPr>
            <m:sty m:val="p"/>
          </m:rPr>
          <w:rPr>
            <w:rStyle w:val="CommentReference"/>
            <w:i w:val="0"/>
            <w:iCs w:val="0"/>
            <w:color w:val="auto"/>
          </w:rPr>
          <w:commentReference w:id="62"/>
        </m:r>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63"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63"/>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toothfish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64"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64"/>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toothfish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40441C79" w14:textId="77777777" w:rsidR="003C64A7" w:rsidRPr="003C64A7" w:rsidRDefault="003C64A7" w:rsidP="003C64A7"/>
    <w:p w14:paraId="4C2ADBB4" w14:textId="77777777" w:rsidR="00995B95" w:rsidRDefault="00995B95" w:rsidP="00995B95">
      <w:pPr>
        <w:keepNext/>
        <w:spacing w:line="480" w:lineRule="auto"/>
      </w:pPr>
      <w:commentRangeStart w:id="65"/>
      <w:r>
        <w:rPr>
          <w:rFonts w:ascii="Times New Roman" w:hAnsi="Times New Roman" w:cs="Times New Roman"/>
          <w:noProof/>
          <w:sz w:val="24"/>
          <w:szCs w:val="24"/>
          <w:lang w:val="en-NZ" w:eastAsia="en-NZ"/>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commentRangeEnd w:id="65"/>
      <w:r w:rsidR="00017955">
        <w:rPr>
          <w:rStyle w:val="CommentReference"/>
        </w:rPr>
        <w:commentReference w:id="65"/>
      </w:r>
    </w:p>
    <w:p w14:paraId="2A126744" w14:textId="09CA6155" w:rsidR="00995B95" w:rsidRPr="00995B95" w:rsidRDefault="00995B95" w:rsidP="00995B95">
      <w:pPr>
        <w:pStyle w:val="Caption"/>
        <w:rPr>
          <w:rFonts w:ascii="Times New Roman" w:hAnsi="Times New Roman" w:cs="Times New Roman"/>
          <w:i w:val="0"/>
          <w:color w:val="auto"/>
          <w:sz w:val="24"/>
          <w:szCs w:val="24"/>
        </w:rPr>
      </w:pPr>
      <w:bookmarkStart w:id="66"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5</w:t>
      </w:r>
      <w:r w:rsidRPr="00995B95">
        <w:rPr>
          <w:i w:val="0"/>
          <w:color w:val="auto"/>
          <w:sz w:val="24"/>
          <w:szCs w:val="24"/>
        </w:rPr>
        <w:fldChar w:fldCharType="end"/>
      </w:r>
      <w:bookmarkEnd w:id="66"/>
      <w:r w:rsidRPr="00995B95">
        <w:rPr>
          <w:i w:val="0"/>
          <w:color w:val="auto"/>
          <w:sz w:val="24"/>
          <w:szCs w:val="24"/>
        </w:rPr>
        <w:t xml:space="preserve">: </w:t>
      </w:r>
      <w:r w:rsidR="00167406">
        <w:rPr>
          <w:i w:val="0"/>
          <w:color w:val="auto"/>
          <w:sz w:val="24"/>
          <w:szCs w:val="24"/>
        </w:rPr>
        <w:t>Transient</w:t>
      </w:r>
      <w:r w:rsidR="00935AEE">
        <w:rPr>
          <w:i w:val="0"/>
          <w:color w:val="auto"/>
          <w:sz w:val="24"/>
          <w:szCs w:val="24"/>
        </w:rPr>
        <w:t xml:space="preserve">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toothfish</w:t>
      </w:r>
      <w:r w:rsidR="00FC3F7F">
        <w:rPr>
          <w:i w:val="0"/>
          <w:color w:val="auto"/>
          <w:sz w:val="24"/>
          <w:szCs w:val="24"/>
        </w:rPr>
        <w:t xml:space="preserve"> at tagging and recapture</w:t>
      </w:r>
      <w:r w:rsidR="00935AEE">
        <w:rPr>
          <w:i w:val="0"/>
          <w:color w:val="auto"/>
          <w:sz w:val="24"/>
          <w:szCs w:val="24"/>
        </w:rPr>
        <w:t xml:space="preserve"> using the model with </w:t>
      </w:r>
      <w:r w:rsidR="00167406">
        <w:rPr>
          <w:i w:val="0"/>
          <w:color w:val="auto"/>
          <w:sz w:val="24"/>
          <w:szCs w:val="24"/>
        </w:rPr>
        <w:t>transient variation in growth</w:t>
      </w:r>
      <w:r w:rsidR="00935AEE"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167406">
        <w:rPr>
          <w:i w:val="0"/>
          <w:color w:val="000000" w:themeColor="text1"/>
          <w:sz w:val="24"/>
          <w:szCs w:val="24"/>
        </w:rPr>
        <w:t xml:space="preserve"> only</w:t>
      </w:r>
      <w:r w:rsidR="00935AEE" w:rsidRPr="00B848D8">
        <w:rPr>
          <w:i w:val="0"/>
          <w:color w:val="000000" w:themeColor="text1"/>
          <w:sz w:val="24"/>
          <w:szCs w:val="24"/>
        </w:rPr>
        <w:t>)</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67" w:name="_Ref410630945"/>
      <w:commentRangeStart w:id="68"/>
      <w:commentRangeStart w:id="69"/>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F1879">
        <w:rPr>
          <w:i w:val="0"/>
          <w:noProof/>
          <w:color w:val="auto"/>
          <w:sz w:val="24"/>
          <w:szCs w:val="24"/>
        </w:rPr>
        <w:t>6</w:t>
      </w:r>
      <w:r w:rsidRPr="00190689">
        <w:rPr>
          <w:i w:val="0"/>
          <w:color w:val="auto"/>
          <w:sz w:val="24"/>
          <w:szCs w:val="24"/>
        </w:rPr>
        <w:fldChar w:fldCharType="end"/>
      </w:r>
      <w:bookmarkEnd w:id="67"/>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(pdH)</w:t>
      </w:r>
      <w:r w:rsidR="00E37AF2">
        <w:rPr>
          <w:i w:val="0"/>
          <w:color w:val="000000" w:themeColor="text1"/>
          <w:sz w:val="24"/>
          <w:szCs w:val="24"/>
        </w:rPr>
        <w:t xml:space="preserve"> are given in the top right of each panel.</w:t>
      </w:r>
      <w:commentRangeEnd w:id="68"/>
      <w:r w:rsidR="00437753">
        <w:rPr>
          <w:rStyle w:val="CommentReference"/>
          <w:i w:val="0"/>
          <w:iCs w:val="0"/>
          <w:color w:val="auto"/>
        </w:rPr>
        <w:commentReference w:id="68"/>
      </w:r>
      <w:commentRangeEnd w:id="69"/>
      <w:r w:rsidR="00E87996">
        <w:rPr>
          <w:rStyle w:val="CommentReference"/>
          <w:i w:val="0"/>
          <w:iCs w:val="0"/>
          <w:color w:val="auto"/>
        </w:rPr>
        <w:commentReference w:id="69"/>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70"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F1879">
        <w:rPr>
          <w:i w:val="0"/>
          <w:noProof/>
          <w:color w:val="000000" w:themeColor="text1"/>
          <w:sz w:val="24"/>
          <w:szCs w:val="24"/>
        </w:rPr>
        <w:t>7</w:t>
      </w:r>
      <w:r w:rsidRPr="00D66CFF">
        <w:rPr>
          <w:i w:val="0"/>
          <w:color w:val="000000" w:themeColor="text1"/>
          <w:sz w:val="24"/>
          <w:szCs w:val="24"/>
        </w:rPr>
        <w:fldChar w:fldCharType="end"/>
      </w:r>
      <w:bookmarkEnd w:id="70"/>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71"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F1879">
        <w:rPr>
          <w:i w:val="0"/>
          <w:noProof/>
          <w:color w:val="000000" w:themeColor="text1"/>
          <w:sz w:val="24"/>
        </w:rPr>
        <w:t>8</w:t>
      </w:r>
      <w:r w:rsidRPr="00A03423">
        <w:rPr>
          <w:i w:val="0"/>
          <w:color w:val="000000" w:themeColor="text1"/>
          <w:sz w:val="24"/>
        </w:rPr>
        <w:fldChar w:fldCharType="end"/>
      </w:r>
      <w:bookmarkEnd w:id="71"/>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0,s</w:t>
      </w:r>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72"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9</w:t>
      </w:r>
      <w:r w:rsidRPr="00EC4558">
        <w:rPr>
          <w:i w:val="0"/>
          <w:color w:val="000000" w:themeColor="text1"/>
          <w:sz w:val="24"/>
          <w:szCs w:val="24"/>
        </w:rPr>
        <w:fldChar w:fldCharType="end"/>
      </w:r>
      <w:bookmarkEnd w:id="72"/>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k,s</w:t>
      </w:r>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73"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10</w:t>
      </w:r>
      <w:r w:rsidRPr="00EC4558">
        <w:rPr>
          <w:i w:val="0"/>
          <w:color w:val="000000" w:themeColor="text1"/>
          <w:sz w:val="24"/>
          <w:szCs w:val="24"/>
        </w:rPr>
        <w:fldChar w:fldCharType="end"/>
      </w:r>
      <w:bookmarkEnd w:id="73"/>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arcy Webber" w:date="2015-02-17T13:11:00Z" w:initials="DW">
    <w:p w14:paraId="30B6D5B1" w14:textId="35DF054E" w:rsidR="009D7BCB" w:rsidRDefault="009D7BCB">
      <w:pPr>
        <w:pStyle w:val="CommentText"/>
      </w:pPr>
      <w:r>
        <w:rPr>
          <w:rStyle w:val="CommentReference"/>
        </w:rPr>
        <w:annotationRef/>
      </w:r>
      <w:r>
        <w:t>You may want to read this bit Jim.</w:t>
      </w:r>
    </w:p>
  </w:comment>
  <w:comment w:id="15" w:author="JTT" w:date="2015-02-16T10:52:00Z" w:initials="JT">
    <w:p w14:paraId="31BCD37E" w14:textId="03964F6E" w:rsidR="009D7BCB" w:rsidRDefault="009D7BCB">
      <w:pPr>
        <w:pStyle w:val="CommentText"/>
      </w:pPr>
      <w:r>
        <w:rPr>
          <w:rStyle w:val="CommentReference"/>
        </w:rPr>
        <w:annotationRef/>
      </w:r>
      <w:r>
        <w:t xml:space="preserve">Not included in paper.  </w:t>
      </w:r>
    </w:p>
  </w:comment>
  <w:comment w:id="16" w:author="darcy" w:date="2015-02-17T20:12:00Z" w:initials="d">
    <w:p w14:paraId="3E268E85" w14:textId="1A2F1CFE" w:rsidR="00F67B46" w:rsidRDefault="00F67B46">
      <w:pPr>
        <w:pStyle w:val="CommentText"/>
      </w:pPr>
      <w:r>
        <w:rPr>
          <w:rStyle w:val="CommentReference"/>
        </w:rPr>
        <w:annotationRef/>
      </w:r>
      <w:r>
        <w:t>See table 4, not log is it?</w:t>
      </w:r>
    </w:p>
  </w:comment>
  <w:comment w:id="17" w:author="Darcy Webber" w:date="2015-02-16T10:52:00Z" w:initials="DW">
    <w:p w14:paraId="1CD9F6BE" w14:textId="323E0852" w:rsidR="009D7BCB" w:rsidRDefault="009D7BCB">
      <w:pPr>
        <w:pStyle w:val="CommentText"/>
      </w:pPr>
      <w:r>
        <w:rPr>
          <w:rStyle w:val="CommentReference"/>
        </w:rPr>
        <w:annotationRef/>
      </w:r>
      <w:r>
        <w:t xml:space="preserve">CV of a lognormal  = </w:t>
      </w:r>
    </w:p>
    <w:p w14:paraId="494F8673" w14:textId="2D66F52C" w:rsidR="009D7BCB" w:rsidRDefault="009D7BCB">
      <w:pPr>
        <w:pStyle w:val="CommentText"/>
      </w:pPr>
      <w:r>
        <w:t>sqrt( exp(logSD</w:t>
      </w:r>
      <w:r w:rsidRPr="00086280">
        <w:t>^2)-1 )</w:t>
      </w:r>
      <w:r>
        <w:t xml:space="preserve"> = 0.700 = 70% given logSD = 0.632</w:t>
      </w:r>
    </w:p>
    <w:p w14:paraId="201C6066" w14:textId="77777777" w:rsidR="009D7BCB" w:rsidRDefault="009D7BCB">
      <w:pPr>
        <w:pStyle w:val="CommentText"/>
      </w:pPr>
    </w:p>
  </w:comment>
  <w:comment w:id="18" w:author="JTT" w:date="2015-02-16T10:52:00Z" w:initials="JT">
    <w:p w14:paraId="7A3911E4" w14:textId="3D25B776" w:rsidR="009D7BCB" w:rsidRDefault="009D7BCB">
      <w:pPr>
        <w:pStyle w:val="CommentText"/>
      </w:pPr>
      <w:r>
        <w:rPr>
          <w:rStyle w:val="CommentReference"/>
        </w:rPr>
        <w:annotationRef/>
      </w:r>
      <w:r>
        <w:t>Please tell me if I’m wrong here, but I believe this is defined on the timescale of delta-S</w:t>
      </w:r>
    </w:p>
  </w:comment>
  <w:comment w:id="19" w:author="darcy" w:date="2015-02-17T20:22:00Z" w:initials="d">
    <w:p w14:paraId="339478FE" w14:textId="20F3564E" w:rsidR="008C4F9B" w:rsidRDefault="008C4F9B">
      <w:pPr>
        <w:pStyle w:val="CommentText"/>
      </w:pPr>
      <w:r>
        <w:rPr>
          <w:rStyle w:val="CommentReference"/>
        </w:rPr>
        <w:annotationRef/>
      </w:r>
      <w:r>
        <w:t>Yes, I think</w:t>
      </w:r>
    </w:p>
  </w:comment>
  <w:comment w:id="26" w:author="JTT" w:date="2015-02-16T10:52:00Z" w:initials="JT">
    <w:p w14:paraId="1A1F2963" w14:textId="31E910C9" w:rsidR="009D7BCB" w:rsidRDefault="009D7BCB">
      <w:pPr>
        <w:pStyle w:val="CommentText"/>
      </w:pPr>
      <w:r>
        <w:rPr>
          <w:rStyle w:val="CommentReference"/>
        </w:rPr>
        <w:annotationRef/>
      </w:r>
      <w:r>
        <w:t xml:space="preserve">I don’t think these links are working.  anyway, its Fig. 4 </w:t>
      </w:r>
    </w:p>
  </w:comment>
  <w:comment w:id="27" w:author="Darcy Webber" w:date="2015-02-17T13:18:00Z" w:initials="DW">
    <w:p w14:paraId="6782037D" w14:textId="5DD822B4" w:rsidR="009D7BCB" w:rsidRDefault="009D7BCB">
      <w:pPr>
        <w:pStyle w:val="CommentText"/>
      </w:pPr>
      <w:r>
        <w:rPr>
          <w:rStyle w:val="CommentReference"/>
        </w:rPr>
        <w:annotationRef/>
      </w:r>
      <w:r>
        <w:t>I was talking about figure 5 here, we need a sentence on fig. 5, I put it in below. Or do you want to delete this fig?</w:t>
      </w:r>
    </w:p>
  </w:comment>
  <w:comment w:id="39" w:author="JTT" w:date="2015-02-16T10:52:00Z" w:initials="JT">
    <w:p w14:paraId="3E813A78" w14:textId="4E6976ED" w:rsidR="009D7BCB" w:rsidRDefault="009D7BCB">
      <w:pPr>
        <w:pStyle w:val="CommentText"/>
      </w:pPr>
      <w:r>
        <w:rPr>
          <w:rStyle w:val="CommentReference"/>
        </w:rPr>
        <w:annotationRef/>
      </w:r>
      <w:r>
        <w:t>Please renumber figures in order of references in text.  So these should be fig. 5 and 6.</w:t>
      </w:r>
    </w:p>
  </w:comment>
  <w:comment w:id="40" w:author="Darcy Webber" w:date="2015-02-17T15:00:00Z" w:initials="DW">
    <w:p w14:paraId="0648433F" w14:textId="154159AC" w:rsidR="009D7BCB" w:rsidRDefault="009D7BCB">
      <w:pPr>
        <w:pStyle w:val="CommentText"/>
      </w:pPr>
      <w:r>
        <w:rPr>
          <w:rStyle w:val="CommentReference"/>
        </w:rPr>
        <w:annotationRef/>
      </w:r>
      <w:r>
        <w:t>Should it?</w:t>
      </w:r>
    </w:p>
  </w:comment>
  <w:comment w:id="41" w:author="darcy" w:date="2015-02-16T10:52:00Z" w:initials="d">
    <w:p w14:paraId="6D30B8EB" w14:textId="5292E921" w:rsidR="009D7BCB" w:rsidRDefault="009D7BCB">
      <w:pPr>
        <w:pStyle w:val="CommentText"/>
      </w:pPr>
      <w:r>
        <w:rPr>
          <w:rStyle w:val="CommentReference"/>
        </w:rPr>
        <w:annotationRef/>
      </w:r>
      <w:r>
        <w:t>For which scenario?</w:t>
      </w:r>
    </w:p>
  </w:comment>
  <w:comment w:id="42" w:author="darcy" w:date="2015-02-16T10:52:00Z" w:initials="d">
    <w:p w14:paraId="1DF5F9A7" w14:textId="09CAF4DE" w:rsidR="009D7BCB" w:rsidRDefault="009D7BCB">
      <w:pPr>
        <w:pStyle w:val="CommentText"/>
      </w:pPr>
      <w:r>
        <w:rPr>
          <w:rStyle w:val="CommentReference"/>
        </w:rPr>
        <w:annotationRef/>
      </w:r>
      <w:r>
        <w:t>Which scenario?</w:t>
      </w:r>
    </w:p>
  </w:comment>
  <w:comment w:id="43" w:author="JTT" w:date="2015-02-16T10:52:00Z" w:initials="JT">
    <w:p w14:paraId="5ED5809D" w14:textId="483E285A" w:rsidR="009D7BCB" w:rsidRDefault="009D7BCB">
      <w:pPr>
        <w:pStyle w:val="CommentText"/>
      </w:pPr>
      <w:r>
        <w:rPr>
          <w:rStyle w:val="CommentReference"/>
        </w:rPr>
        <w:annotationRef/>
      </w:r>
      <w:r>
        <w:t>If you are jonesing for some extra work, you could decide on a cut-off for defining precision (i.e., CV among simulation replicates &gt;0.25 is “imprecise”, 0.1&lt;CV&lt;0.25 relatively precise, etc, and standardize our terminology.  not a big deal if uninterested.</w:t>
      </w:r>
    </w:p>
  </w:comment>
  <w:comment w:id="44" w:author="darcy" w:date="2015-02-17T20:13:00Z" w:initials="d">
    <w:p w14:paraId="6601B89D" w14:textId="3FD23B5F" w:rsidR="00F67B46" w:rsidRDefault="00F67B46">
      <w:pPr>
        <w:pStyle w:val="CommentText"/>
      </w:pPr>
      <w:r>
        <w:rPr>
          <w:rStyle w:val="CommentReference"/>
        </w:rPr>
        <w:annotationRef/>
      </w:r>
      <w:r>
        <w:t>No time</w:t>
      </w:r>
    </w:p>
  </w:comment>
  <w:comment w:id="49" w:author="Darcy Webber" w:date="2015-02-17T13:23:00Z" w:initials="DW">
    <w:p w14:paraId="08DD4A5D" w14:textId="0153724E" w:rsidR="009D7BCB" w:rsidRDefault="009D7BCB">
      <w:pPr>
        <w:pStyle w:val="CommentText"/>
      </w:pPr>
      <w:r>
        <w:rPr>
          <w:rStyle w:val="CommentReference"/>
        </w:rPr>
        <w:annotationRef/>
      </w:r>
      <w:r>
        <w:t>Where’s this from?</w:t>
      </w:r>
    </w:p>
  </w:comment>
  <w:comment w:id="53" w:author="darcy" w:date="2015-02-16T10:52:00Z" w:initials="d">
    <w:p w14:paraId="64062209" w14:textId="11A3E023" w:rsidR="009D7BCB" w:rsidRDefault="009D7BCB">
      <w:pPr>
        <w:pStyle w:val="CommentText"/>
      </w:pPr>
      <w:r>
        <w:rPr>
          <w:rStyle w:val="CommentReference"/>
        </w:rPr>
        <w:annotationRef/>
      </w:r>
      <w:r>
        <w:t>What are the units for these highlighted cells? Could you just double check these for me please Jim?</w:t>
      </w:r>
    </w:p>
  </w:comment>
  <w:comment w:id="62" w:author="darcy" w:date="2015-02-17T20:15:00Z" w:initials="d">
    <w:p w14:paraId="4664C0A7" w14:textId="3C9845C1" w:rsidR="00E87996" w:rsidRDefault="00E87996">
      <w:pPr>
        <w:pStyle w:val="CommentText"/>
      </w:pPr>
      <w:r>
        <w:rPr>
          <w:rStyle w:val="CommentReference"/>
        </w:rPr>
        <w:annotationRef/>
      </w:r>
      <w:r>
        <w:t>Added this</w:t>
      </w:r>
    </w:p>
  </w:comment>
  <w:comment w:id="65" w:author="Darcy Webber" w:date="2015-02-17T15:03:00Z" w:initials="DW">
    <w:p w14:paraId="58ED6FEC" w14:textId="1DBFF746" w:rsidR="009D7BCB" w:rsidRDefault="009D7BCB">
      <w:pPr>
        <w:pStyle w:val="CommentText"/>
      </w:pPr>
      <w:r>
        <w:rPr>
          <w:rStyle w:val="CommentReference"/>
        </w:rPr>
        <w:annotationRef/>
      </w:r>
      <w:r>
        <w:t>Should I collapse this fig by sex? (as we don’t model transient variation by sex). What should the y axis labels say? Res_z1 etc is not very good.</w:t>
      </w:r>
    </w:p>
  </w:comment>
  <w:comment w:id="68" w:author="JTT" w:date="2015-02-16T10:52:00Z" w:initials="JT">
    <w:p w14:paraId="2AE68623" w14:textId="2D0E41B4" w:rsidR="009D7BCB" w:rsidRDefault="009D7BCB">
      <w:pPr>
        <w:pStyle w:val="CommentText"/>
      </w:pPr>
      <w:r>
        <w:rPr>
          <w:rStyle w:val="CommentReference"/>
        </w:rPr>
        <w:annotationRef/>
      </w:r>
      <w:r>
        <w:t>These will need captions on the outer left-hand side (“Sample size”) and outer top-side (“Estimation model”)</w:t>
      </w:r>
    </w:p>
  </w:comment>
  <w:comment w:id="69" w:author="darcy" w:date="2015-02-17T20:16:00Z" w:initials="d">
    <w:p w14:paraId="6EDD6886" w14:textId="3AA574B7" w:rsidR="00E87996" w:rsidRDefault="00E87996">
      <w:pPr>
        <w:pStyle w:val="CommentText"/>
      </w:pPr>
      <w:r>
        <w:rPr>
          <w:rStyle w:val="CommentReference"/>
        </w:rPr>
        <w:annotationRef/>
      </w:r>
      <w:r>
        <w:t>Will do tomo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B6D5B1" w15:done="0"/>
  <w15:commentEx w15:paraId="31BCD37E" w15:done="0"/>
  <w15:commentEx w15:paraId="3E268E85" w15:done="0"/>
  <w15:commentEx w15:paraId="201C6066" w15:done="0"/>
  <w15:commentEx w15:paraId="7A3911E4" w15:done="0"/>
  <w15:commentEx w15:paraId="339478FE" w15:paraIdParent="7A3911E4" w15:done="0"/>
  <w15:commentEx w15:paraId="1A1F2963" w15:done="0"/>
  <w15:commentEx w15:paraId="6782037D" w15:paraIdParent="1A1F2963" w15:done="0"/>
  <w15:commentEx w15:paraId="3E813A78" w15:done="0"/>
  <w15:commentEx w15:paraId="0648433F" w15:paraIdParent="3E813A78" w15:done="0"/>
  <w15:commentEx w15:paraId="6D30B8EB" w15:done="0"/>
  <w15:commentEx w15:paraId="1DF5F9A7" w15:done="0"/>
  <w15:commentEx w15:paraId="5ED5809D" w15:done="0"/>
  <w15:commentEx w15:paraId="6601B89D" w15:paraIdParent="5ED5809D" w15:done="0"/>
  <w15:commentEx w15:paraId="08DD4A5D" w15:done="0"/>
  <w15:commentEx w15:paraId="64062209" w15:done="0"/>
  <w15:commentEx w15:paraId="4664C0A7" w15:done="0"/>
  <w15:commentEx w15:paraId="58ED6FEC" w15:done="0"/>
  <w15:commentEx w15:paraId="2AE68623" w15:done="0"/>
  <w15:commentEx w15:paraId="6EDD6886" w15:paraIdParent="2AE686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8E970" w14:textId="77777777" w:rsidR="0087374F" w:rsidRDefault="0087374F" w:rsidP="00D21621">
      <w:pPr>
        <w:spacing w:after="0" w:line="240" w:lineRule="auto"/>
      </w:pPr>
      <w:r>
        <w:separator/>
      </w:r>
    </w:p>
  </w:endnote>
  <w:endnote w:type="continuationSeparator" w:id="0">
    <w:p w14:paraId="0B4E7C64" w14:textId="77777777" w:rsidR="0087374F" w:rsidRDefault="0087374F"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679437"/>
      <w:docPartObj>
        <w:docPartGallery w:val="Page Numbers (Bottom of Page)"/>
        <w:docPartUnique/>
      </w:docPartObj>
    </w:sdtPr>
    <w:sdtEndPr/>
    <w:sdtContent>
      <w:p w14:paraId="4A4BC7A2" w14:textId="77777777" w:rsidR="009D7BCB" w:rsidRDefault="009D7BCB">
        <w:pPr>
          <w:pStyle w:val="Footer"/>
          <w:jc w:val="center"/>
        </w:pPr>
        <w:r>
          <w:fldChar w:fldCharType="begin"/>
        </w:r>
        <w:r>
          <w:instrText xml:space="preserve"> PAGE   \* MERGEFORMAT </w:instrText>
        </w:r>
        <w:r>
          <w:fldChar w:fldCharType="separate"/>
        </w:r>
        <w:r w:rsidR="008C4F9B">
          <w:rPr>
            <w:noProof/>
          </w:rPr>
          <w:t>14</w:t>
        </w:r>
        <w:r>
          <w:rPr>
            <w:noProof/>
          </w:rPr>
          <w:fldChar w:fldCharType="end"/>
        </w:r>
      </w:p>
    </w:sdtContent>
  </w:sdt>
  <w:p w14:paraId="5836647F" w14:textId="77777777" w:rsidR="009D7BCB" w:rsidRDefault="009D7B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F2D50" w14:textId="77777777" w:rsidR="0087374F" w:rsidRDefault="0087374F" w:rsidP="00D21621">
      <w:pPr>
        <w:spacing w:after="0" w:line="240" w:lineRule="auto"/>
      </w:pPr>
      <w:r>
        <w:separator/>
      </w:r>
    </w:p>
  </w:footnote>
  <w:footnote w:type="continuationSeparator" w:id="0">
    <w:p w14:paraId="1FCCBA68" w14:textId="77777777" w:rsidR="0087374F" w:rsidRDefault="0087374F"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867"/>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2DCB"/>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2E1A"/>
    <w:rsid w:val="00154457"/>
    <w:rsid w:val="00157581"/>
    <w:rsid w:val="00160678"/>
    <w:rsid w:val="00160BE9"/>
    <w:rsid w:val="00161E13"/>
    <w:rsid w:val="00166624"/>
    <w:rsid w:val="00167406"/>
    <w:rsid w:val="00170478"/>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2AD5"/>
    <w:rsid w:val="002A3F7F"/>
    <w:rsid w:val="002A5980"/>
    <w:rsid w:val="002A6000"/>
    <w:rsid w:val="002B0838"/>
    <w:rsid w:val="002B1568"/>
    <w:rsid w:val="002B16C1"/>
    <w:rsid w:val="002B4908"/>
    <w:rsid w:val="002B6CD6"/>
    <w:rsid w:val="002C220A"/>
    <w:rsid w:val="002C5016"/>
    <w:rsid w:val="002C582E"/>
    <w:rsid w:val="002C6717"/>
    <w:rsid w:val="002C694D"/>
    <w:rsid w:val="002D137D"/>
    <w:rsid w:val="002E0656"/>
    <w:rsid w:val="002E4768"/>
    <w:rsid w:val="002E7AC8"/>
    <w:rsid w:val="002F1BE7"/>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1937"/>
    <w:rsid w:val="0034763E"/>
    <w:rsid w:val="00347984"/>
    <w:rsid w:val="0035468C"/>
    <w:rsid w:val="0035645B"/>
    <w:rsid w:val="0036274A"/>
    <w:rsid w:val="00367691"/>
    <w:rsid w:val="00367975"/>
    <w:rsid w:val="00371EC9"/>
    <w:rsid w:val="00373031"/>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56B6"/>
    <w:rsid w:val="005779DB"/>
    <w:rsid w:val="00577B8B"/>
    <w:rsid w:val="00581C85"/>
    <w:rsid w:val="005826AA"/>
    <w:rsid w:val="00582B4D"/>
    <w:rsid w:val="00583292"/>
    <w:rsid w:val="00584E95"/>
    <w:rsid w:val="00584EB3"/>
    <w:rsid w:val="00585AA2"/>
    <w:rsid w:val="0058677D"/>
    <w:rsid w:val="00587399"/>
    <w:rsid w:val="00587D96"/>
    <w:rsid w:val="005947B5"/>
    <w:rsid w:val="0059664C"/>
    <w:rsid w:val="005A1EE7"/>
    <w:rsid w:val="005A2009"/>
    <w:rsid w:val="005A4504"/>
    <w:rsid w:val="005A47AA"/>
    <w:rsid w:val="005A5B5F"/>
    <w:rsid w:val="005A6B6E"/>
    <w:rsid w:val="005B5EB8"/>
    <w:rsid w:val="005B705A"/>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15A8"/>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2FAC"/>
    <w:rsid w:val="00754FB9"/>
    <w:rsid w:val="0075665D"/>
    <w:rsid w:val="00760DB1"/>
    <w:rsid w:val="00763932"/>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80001A"/>
    <w:rsid w:val="00800D3D"/>
    <w:rsid w:val="00800D8D"/>
    <w:rsid w:val="00801518"/>
    <w:rsid w:val="00804B23"/>
    <w:rsid w:val="008063C7"/>
    <w:rsid w:val="00806E4F"/>
    <w:rsid w:val="00807236"/>
    <w:rsid w:val="008100AA"/>
    <w:rsid w:val="00810461"/>
    <w:rsid w:val="00810AB2"/>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374F"/>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0389"/>
    <w:rsid w:val="008B5C34"/>
    <w:rsid w:val="008C4F9B"/>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1AA1"/>
    <w:rsid w:val="00963A47"/>
    <w:rsid w:val="009738B0"/>
    <w:rsid w:val="00982892"/>
    <w:rsid w:val="009841E5"/>
    <w:rsid w:val="00984AF4"/>
    <w:rsid w:val="0098629A"/>
    <w:rsid w:val="009935C6"/>
    <w:rsid w:val="00995B95"/>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74A"/>
    <w:rsid w:val="00AE3F42"/>
    <w:rsid w:val="00AF1880"/>
    <w:rsid w:val="00AF45F7"/>
    <w:rsid w:val="00B023DD"/>
    <w:rsid w:val="00B04686"/>
    <w:rsid w:val="00B06918"/>
    <w:rsid w:val="00B06A56"/>
    <w:rsid w:val="00B07756"/>
    <w:rsid w:val="00B0776F"/>
    <w:rsid w:val="00B101A5"/>
    <w:rsid w:val="00B133A3"/>
    <w:rsid w:val="00B135B9"/>
    <w:rsid w:val="00B147D2"/>
    <w:rsid w:val="00B16561"/>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0F65"/>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6E2C"/>
    <w:rsid w:val="00BF76EB"/>
    <w:rsid w:val="00C01D7E"/>
    <w:rsid w:val="00C03356"/>
    <w:rsid w:val="00C03A00"/>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51200"/>
    <w:rsid w:val="00C535A9"/>
    <w:rsid w:val="00C54E6E"/>
    <w:rsid w:val="00C57731"/>
    <w:rsid w:val="00C60C38"/>
    <w:rsid w:val="00C62558"/>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ADD"/>
    <w:rsid w:val="00CA3575"/>
    <w:rsid w:val="00CA3729"/>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22"/>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4E7"/>
    <w:rsid w:val="00D34870"/>
    <w:rsid w:val="00D34BEE"/>
    <w:rsid w:val="00D34D60"/>
    <w:rsid w:val="00D36A7B"/>
    <w:rsid w:val="00D41E76"/>
    <w:rsid w:val="00D43B8A"/>
    <w:rsid w:val="00D45026"/>
    <w:rsid w:val="00D5011F"/>
    <w:rsid w:val="00D5340D"/>
    <w:rsid w:val="00D53FFE"/>
    <w:rsid w:val="00D57C32"/>
    <w:rsid w:val="00D62F7E"/>
    <w:rsid w:val="00D6330A"/>
    <w:rsid w:val="00D63C20"/>
    <w:rsid w:val="00D66CB2"/>
    <w:rsid w:val="00D66CFF"/>
    <w:rsid w:val="00D67E45"/>
    <w:rsid w:val="00D71F44"/>
    <w:rsid w:val="00D73B3D"/>
    <w:rsid w:val="00D76A12"/>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2FEB"/>
    <w:rsid w:val="00E64885"/>
    <w:rsid w:val="00E70A9F"/>
    <w:rsid w:val="00E7149C"/>
    <w:rsid w:val="00E71FDD"/>
    <w:rsid w:val="00E74C9E"/>
    <w:rsid w:val="00E75162"/>
    <w:rsid w:val="00E76581"/>
    <w:rsid w:val="00E80F51"/>
    <w:rsid w:val="00E81544"/>
    <w:rsid w:val="00E84EBE"/>
    <w:rsid w:val="00E8714B"/>
    <w:rsid w:val="00E87996"/>
    <w:rsid w:val="00E90ECD"/>
    <w:rsid w:val="00E91063"/>
    <w:rsid w:val="00E92231"/>
    <w:rsid w:val="00E92D65"/>
    <w:rsid w:val="00E9478D"/>
    <w:rsid w:val="00E94B6C"/>
    <w:rsid w:val="00E95BC6"/>
    <w:rsid w:val="00E95E62"/>
    <w:rsid w:val="00E96342"/>
    <w:rsid w:val="00E96497"/>
    <w:rsid w:val="00E96556"/>
    <w:rsid w:val="00E965B7"/>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937"/>
    <w:rsid w:val="00F22E9E"/>
    <w:rsid w:val="00F2396C"/>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67B46"/>
    <w:rsid w:val="00F710B5"/>
    <w:rsid w:val="00F71B08"/>
    <w:rsid w:val="00F757E8"/>
    <w:rsid w:val="00F779D1"/>
    <w:rsid w:val="00F8200B"/>
    <w:rsid w:val="00F84221"/>
    <w:rsid w:val="00F85298"/>
    <w:rsid w:val="00F85DD6"/>
    <w:rsid w:val="00F87D54"/>
    <w:rsid w:val="00F90D4D"/>
    <w:rsid w:val="00F911F1"/>
    <w:rsid w:val="00F92765"/>
    <w:rsid w:val="00F9289D"/>
    <w:rsid w:val="00F9423F"/>
    <w:rsid w:val="00FA01CA"/>
    <w:rsid w:val="00FA12C7"/>
    <w:rsid w:val="00FA313D"/>
    <w:rsid w:val="00FB1785"/>
    <w:rsid w:val="00FB17A0"/>
    <w:rsid w:val="00FB27DC"/>
    <w:rsid w:val="00FB5CE1"/>
    <w:rsid w:val="00FB79BF"/>
    <w:rsid w:val="00FC052D"/>
    <w:rsid w:val="00FC3F7F"/>
    <w:rsid w:val="00FC4B72"/>
    <w:rsid w:val="00FC5611"/>
    <w:rsid w:val="00FC5D92"/>
    <w:rsid w:val="00FC682C"/>
    <w:rsid w:val="00FC6D3B"/>
    <w:rsid w:val="00FC7639"/>
    <w:rsid w:val="00FD1B8A"/>
    <w:rsid w:val="00FD34F1"/>
    <w:rsid w:val="00FD7A35"/>
    <w:rsid w:val="00FE0813"/>
    <w:rsid w:val="00FE0EF2"/>
    <w:rsid w:val="00FE2138"/>
    <w:rsid w:val="00FE4E68"/>
    <w:rsid w:val="00FE6275"/>
    <w:rsid w:val="00FF0CA4"/>
    <w:rsid w:val="00FF1879"/>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6DBE5935-41C5-4347-A4F6-200B75305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journals/fisheries-research/0165-7836/guide-for-authors"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github.com/quantifish/TagGrowth"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kaskr/adcomp"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C2933F-8B52-4E1E-9505-4CF5AA5D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5348</TotalTime>
  <Pages>1</Pages>
  <Words>13351</Words>
  <Characters>76104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612</cp:revision>
  <cp:lastPrinted>2015-02-16T22:19:00Z</cp:lastPrinted>
  <dcterms:created xsi:type="dcterms:W3CDTF">2015-01-23T23:16:00Z</dcterms:created>
  <dcterms:modified xsi:type="dcterms:W3CDTF">2015-02-17T07:23:00Z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id="1kvtVTBZ"/&gt;&lt;style id="http://www.zotero.org/styles/elsevier-harvard" hasBibliography="1" bibliographyStyleHasBeenSet="1"/&gt;&lt;prefs&gt;&lt;pref name="fieldType" value="Field"/&gt;&lt;pref name="storeReferences"</vt:lpwstr>
  </property>
  <property fmtid="{D5CDD505-2E9C-101B-9397-08002B2CF9AE}" pid="4" name="ZOTERO_PREF_2">
    <vt:lpwstr> value="true"/&gt;&lt;pref name="automaticJournalAbbreviations" value="true"/&gt;&lt;pref name="noteType" value="0"/&gt;&lt;/prefs&gt;&lt;/data&gt;</vt:lpwstr>
  </property>
</Properties>
</file>