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00DB2C1" w14:textId="77777777" w:rsidR="00583292" w:rsidRDefault="00583292" w:rsidP="00840BBD">
      <w:pPr>
        <w:tabs>
          <w:tab w:val="left" w:pos="360"/>
          <w:tab w:val="left" w:pos="720"/>
          <w:tab w:val="left" w:pos="8640"/>
        </w:tabs>
        <w:spacing w:after="0" w:line="480" w:lineRule="auto"/>
        <w:jc w:val="center"/>
        <w:rPr>
          <w:ins w:id="0" w:author="JTT" w:date="2015-01-23T14:52:00Z"/>
          <w:rFonts w:ascii="Times New Roman" w:hAnsi="Times New Roman" w:cs="Times New Roman"/>
          <w:b/>
          <w:sz w:val="28"/>
          <w:szCs w:val="28"/>
        </w:rPr>
      </w:pPr>
      <w:ins w:id="1" w:author="JTT" w:date="2015-01-23T14:52:00Z">
        <w:r>
          <w:rPr>
            <w:rFonts w:ascii="Times New Roman" w:hAnsi="Times New Roman" w:cs="Times New Roman"/>
            <w:b/>
            <w:sz w:val="28"/>
            <w:szCs w:val="28"/>
          </w:rPr>
          <w:t>Variation in growth among individuals and over time: a case study and simulation experiment involving tagged Antarctic toothfish</w:t>
        </w:r>
      </w:ins>
    </w:p>
    <w:p w14:paraId="4FF4A312" w14:textId="551EF79A" w:rsidR="00C84B1E" w:rsidDel="00583292" w:rsidRDefault="00817B08" w:rsidP="00840BBD">
      <w:pPr>
        <w:tabs>
          <w:tab w:val="left" w:pos="360"/>
          <w:tab w:val="left" w:pos="720"/>
          <w:tab w:val="left" w:pos="8640"/>
        </w:tabs>
        <w:spacing w:after="0" w:line="480" w:lineRule="auto"/>
        <w:jc w:val="center"/>
        <w:rPr>
          <w:del w:id="2" w:author="JTT" w:date="2015-01-23T14:52:00Z"/>
          <w:rFonts w:ascii="Times New Roman" w:hAnsi="Times New Roman" w:cs="Times New Roman"/>
          <w:b/>
          <w:sz w:val="28"/>
          <w:szCs w:val="28"/>
        </w:rPr>
        <w:pPrChange w:id="3" w:author="JTT" w:date="2015-01-23T16:01:00Z">
          <w:pPr>
            <w:tabs>
              <w:tab w:val="left" w:pos="360"/>
              <w:tab w:val="left" w:pos="720"/>
              <w:tab w:val="left" w:pos="8640"/>
            </w:tabs>
            <w:spacing w:after="0" w:line="480" w:lineRule="auto"/>
            <w:jc w:val="center"/>
          </w:pPr>
        </w:pPrChange>
      </w:pPr>
      <w:del w:id="4" w:author="JTT" w:date="2015-01-23T14:52:00Z">
        <w:r w:rsidDel="00583292">
          <w:rPr>
            <w:rFonts w:ascii="Times New Roman" w:hAnsi="Times New Roman" w:cs="Times New Roman"/>
            <w:b/>
            <w:sz w:val="28"/>
            <w:szCs w:val="28"/>
          </w:rPr>
          <w:delText>Tag-</w:delText>
        </w:r>
        <w:r w:rsidR="0089043B" w:rsidDel="00583292">
          <w:rPr>
            <w:rFonts w:ascii="Times New Roman" w:hAnsi="Times New Roman" w:cs="Times New Roman"/>
            <w:b/>
            <w:sz w:val="28"/>
            <w:szCs w:val="28"/>
          </w:rPr>
          <w:delText>recapture Antarctic toothfish r</w:delText>
        </w:r>
        <w:r w:rsidR="00C84B1E" w:rsidDel="00583292">
          <w:rPr>
            <w:rFonts w:ascii="Times New Roman" w:hAnsi="Times New Roman" w:cs="Times New Roman"/>
            <w:b/>
            <w:sz w:val="28"/>
            <w:szCs w:val="28"/>
          </w:rPr>
          <w:delText>andom effects</w:delText>
        </w:r>
        <w:r w:rsidR="003C00F6" w:rsidDel="00583292">
          <w:rPr>
            <w:rFonts w:ascii="Times New Roman" w:hAnsi="Times New Roman" w:cs="Times New Roman"/>
            <w:b/>
            <w:sz w:val="28"/>
            <w:szCs w:val="28"/>
          </w:rPr>
          <w:delText xml:space="preserve"> environment</w:delText>
        </w:r>
      </w:del>
    </w:p>
    <w:p w14:paraId="7720D821" w14:textId="77777777" w:rsidR="00D21621" w:rsidRDefault="00D21621" w:rsidP="00840BBD">
      <w:pPr>
        <w:tabs>
          <w:tab w:val="left" w:pos="360"/>
          <w:tab w:val="left" w:pos="720"/>
          <w:tab w:val="left" w:pos="8640"/>
        </w:tabs>
        <w:spacing w:after="0" w:line="480" w:lineRule="auto"/>
        <w:rPr>
          <w:rFonts w:ascii="Times New Roman" w:hAnsi="Times New Roman" w:cs="Times New Roman"/>
          <w:b/>
          <w:sz w:val="24"/>
          <w:szCs w:val="24"/>
        </w:rPr>
        <w:pPrChange w:id="5" w:author="JTT" w:date="2015-01-23T16:01:00Z">
          <w:pPr>
            <w:tabs>
              <w:tab w:val="left" w:pos="360"/>
              <w:tab w:val="left" w:pos="720"/>
              <w:tab w:val="left" w:pos="8640"/>
            </w:tabs>
            <w:spacing w:after="0" w:line="480" w:lineRule="auto"/>
          </w:pPr>
        </w:pPrChange>
      </w:pPr>
    </w:p>
    <w:p w14:paraId="42106E16" w14:textId="77777777" w:rsidR="00266774" w:rsidRPr="00266774" w:rsidRDefault="00266774" w:rsidP="00840BBD">
      <w:pPr>
        <w:tabs>
          <w:tab w:val="left" w:pos="360"/>
          <w:tab w:val="left" w:pos="720"/>
          <w:tab w:val="left" w:pos="8640"/>
        </w:tabs>
        <w:spacing w:after="0" w:line="480" w:lineRule="auto"/>
        <w:rPr>
          <w:rFonts w:ascii="Times New Roman" w:hAnsi="Times New Roman" w:cs="Times New Roman"/>
          <w:sz w:val="24"/>
          <w:szCs w:val="24"/>
        </w:rPr>
        <w:pPrChange w:id="6" w:author="JTT" w:date="2015-01-23T16:01:00Z">
          <w:pPr>
            <w:tabs>
              <w:tab w:val="left" w:pos="360"/>
              <w:tab w:val="left" w:pos="720"/>
              <w:tab w:val="left" w:pos="8640"/>
            </w:tabs>
            <w:spacing w:after="0" w:line="480" w:lineRule="auto"/>
          </w:pPr>
        </w:pPrChange>
      </w:pPr>
      <w:r w:rsidRPr="00266774">
        <w:rPr>
          <w:rFonts w:ascii="Times New Roman" w:hAnsi="Times New Roman" w:cs="Times New Roman"/>
          <w:sz w:val="24"/>
          <w:szCs w:val="24"/>
        </w:rPr>
        <w:t>Authors</w:t>
      </w:r>
      <w:r>
        <w:rPr>
          <w:rFonts w:ascii="Times New Roman" w:hAnsi="Times New Roman" w:cs="Times New Roman"/>
          <w:sz w:val="24"/>
          <w:szCs w:val="24"/>
        </w:rPr>
        <w:t>: D’Arcy N. Webber</w:t>
      </w:r>
      <w:r w:rsidRPr="00266774">
        <w:rPr>
          <w:rFonts w:ascii="Times New Roman" w:hAnsi="Times New Roman" w:cs="Times New Roman"/>
          <w:sz w:val="24"/>
          <w:szCs w:val="24"/>
          <w:vertAlign w:val="superscript"/>
        </w:rPr>
        <w:t>1</w:t>
      </w:r>
      <w:r>
        <w:rPr>
          <w:rFonts w:ascii="Times New Roman" w:hAnsi="Times New Roman" w:cs="Times New Roman"/>
          <w:sz w:val="24"/>
          <w:szCs w:val="24"/>
        </w:rPr>
        <w:t>, James T. Thorson</w:t>
      </w:r>
      <w:r w:rsidRPr="00266774">
        <w:rPr>
          <w:rFonts w:ascii="Times New Roman" w:hAnsi="Times New Roman" w:cs="Times New Roman"/>
          <w:sz w:val="24"/>
          <w:szCs w:val="24"/>
          <w:vertAlign w:val="superscript"/>
        </w:rPr>
        <w:t>2</w:t>
      </w:r>
    </w:p>
    <w:p w14:paraId="0B5C24D3" w14:textId="77777777" w:rsidR="00266774" w:rsidRDefault="00266774" w:rsidP="00840BBD">
      <w:pPr>
        <w:tabs>
          <w:tab w:val="left" w:pos="360"/>
          <w:tab w:val="left" w:pos="720"/>
          <w:tab w:val="left" w:pos="8640"/>
        </w:tabs>
        <w:spacing w:after="0" w:line="480" w:lineRule="auto"/>
        <w:rPr>
          <w:rFonts w:ascii="Times New Roman" w:hAnsi="Times New Roman" w:cs="Times New Roman"/>
          <w:b/>
          <w:sz w:val="24"/>
          <w:szCs w:val="24"/>
        </w:rPr>
        <w:pPrChange w:id="7" w:author="JTT" w:date="2015-01-23T16:01:00Z">
          <w:pPr>
            <w:tabs>
              <w:tab w:val="left" w:pos="360"/>
              <w:tab w:val="left" w:pos="720"/>
              <w:tab w:val="left" w:pos="8640"/>
            </w:tabs>
            <w:spacing w:after="0" w:line="480" w:lineRule="auto"/>
          </w:pPr>
        </w:pPrChange>
      </w:pPr>
    </w:p>
    <w:p w14:paraId="68FD7C88" w14:textId="77777777" w:rsidR="00E20BAE" w:rsidRDefault="00E20BAE" w:rsidP="00840BBD">
      <w:pPr>
        <w:tabs>
          <w:tab w:val="left" w:pos="360"/>
          <w:tab w:val="left" w:pos="720"/>
          <w:tab w:val="left" w:pos="8640"/>
        </w:tabs>
        <w:spacing w:after="0" w:line="480" w:lineRule="auto"/>
        <w:rPr>
          <w:rFonts w:ascii="Times New Roman" w:hAnsi="Times New Roman" w:cs="Times New Roman"/>
          <w:sz w:val="24"/>
          <w:szCs w:val="24"/>
        </w:rPr>
        <w:pPrChange w:id="8" w:author="JTT" w:date="2015-01-23T16:01:00Z">
          <w:pPr>
            <w:tabs>
              <w:tab w:val="left" w:pos="360"/>
              <w:tab w:val="left" w:pos="720"/>
              <w:tab w:val="left" w:pos="8640"/>
            </w:tabs>
            <w:spacing w:after="0" w:line="480" w:lineRule="auto"/>
          </w:pPr>
        </w:pPrChange>
      </w:pPr>
      <w:r w:rsidRPr="00EA3D66">
        <w:rPr>
          <w:rFonts w:ascii="Times New Roman" w:hAnsi="Times New Roman" w:cs="Times New Roman"/>
          <w:sz w:val="24"/>
          <w:szCs w:val="24"/>
          <w:vertAlign w:val="superscript"/>
        </w:rPr>
        <w:t>1</w:t>
      </w:r>
      <w:r w:rsidR="008B5C34">
        <w:rPr>
          <w:rFonts w:ascii="Times New Roman" w:hAnsi="Times New Roman" w:cs="Times New Roman"/>
          <w:sz w:val="24"/>
          <w:szCs w:val="24"/>
        </w:rPr>
        <w:t>Quantifish</w:t>
      </w:r>
    </w:p>
    <w:p w14:paraId="5F9F4AFD" w14:textId="77777777" w:rsidR="00EA3D66" w:rsidRDefault="00EA3D66" w:rsidP="00840BBD">
      <w:pPr>
        <w:tabs>
          <w:tab w:val="left" w:pos="360"/>
          <w:tab w:val="left" w:pos="720"/>
          <w:tab w:val="left" w:pos="8640"/>
        </w:tabs>
        <w:spacing w:after="0" w:line="480" w:lineRule="auto"/>
        <w:rPr>
          <w:rFonts w:ascii="Times New Roman" w:hAnsi="Times New Roman" w:cs="Times New Roman"/>
          <w:sz w:val="24"/>
          <w:szCs w:val="24"/>
        </w:rPr>
        <w:pPrChange w:id="9"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1 Saint Michaels Crescent</w:t>
      </w:r>
    </w:p>
    <w:p w14:paraId="7D0CC717" w14:textId="77777777" w:rsidR="00B344A8" w:rsidRDefault="00B344A8" w:rsidP="00840BBD">
      <w:pPr>
        <w:tabs>
          <w:tab w:val="left" w:pos="360"/>
          <w:tab w:val="left" w:pos="720"/>
          <w:tab w:val="left" w:pos="8640"/>
        </w:tabs>
        <w:spacing w:after="0" w:line="480" w:lineRule="auto"/>
        <w:rPr>
          <w:rFonts w:ascii="Times New Roman" w:hAnsi="Times New Roman" w:cs="Times New Roman"/>
          <w:sz w:val="24"/>
          <w:szCs w:val="24"/>
        </w:rPr>
        <w:pPrChange w:id="10"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Kelburn</w:t>
      </w:r>
    </w:p>
    <w:p w14:paraId="6E3EAEDF" w14:textId="77777777" w:rsidR="008B5C34" w:rsidRDefault="008B5C34" w:rsidP="00840BBD">
      <w:pPr>
        <w:tabs>
          <w:tab w:val="left" w:pos="360"/>
          <w:tab w:val="left" w:pos="720"/>
          <w:tab w:val="left" w:pos="8640"/>
        </w:tabs>
        <w:spacing w:after="0" w:line="480" w:lineRule="auto"/>
        <w:rPr>
          <w:rFonts w:ascii="Times New Roman" w:hAnsi="Times New Roman" w:cs="Times New Roman"/>
          <w:sz w:val="24"/>
          <w:szCs w:val="24"/>
        </w:rPr>
        <w:pPrChange w:id="11"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Wellington</w:t>
      </w:r>
      <w:r w:rsidR="00902C41">
        <w:rPr>
          <w:rFonts w:ascii="Times New Roman" w:hAnsi="Times New Roman" w:cs="Times New Roman"/>
          <w:sz w:val="24"/>
          <w:szCs w:val="24"/>
        </w:rPr>
        <w:t xml:space="preserve"> 6012</w:t>
      </w:r>
    </w:p>
    <w:p w14:paraId="75C7820A" w14:textId="77777777" w:rsidR="008B5C34" w:rsidRDefault="008B5C34" w:rsidP="00840BBD">
      <w:pPr>
        <w:tabs>
          <w:tab w:val="left" w:pos="360"/>
          <w:tab w:val="left" w:pos="720"/>
          <w:tab w:val="left" w:pos="8640"/>
        </w:tabs>
        <w:spacing w:after="0" w:line="480" w:lineRule="auto"/>
        <w:rPr>
          <w:rFonts w:ascii="Times New Roman" w:hAnsi="Times New Roman" w:cs="Times New Roman"/>
          <w:sz w:val="24"/>
          <w:szCs w:val="24"/>
        </w:rPr>
        <w:pPrChange w:id="12"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New Zealand</w:t>
      </w:r>
    </w:p>
    <w:p w14:paraId="01D4C288" w14:textId="77777777" w:rsidR="00E20BAE" w:rsidRDefault="00E20BAE" w:rsidP="00840BBD">
      <w:pPr>
        <w:tabs>
          <w:tab w:val="left" w:pos="360"/>
          <w:tab w:val="left" w:pos="720"/>
          <w:tab w:val="left" w:pos="8640"/>
        </w:tabs>
        <w:spacing w:after="0" w:line="480" w:lineRule="auto"/>
        <w:rPr>
          <w:rFonts w:ascii="Times New Roman" w:hAnsi="Times New Roman" w:cs="Times New Roman"/>
          <w:sz w:val="24"/>
          <w:szCs w:val="24"/>
        </w:rPr>
        <w:pPrChange w:id="13" w:author="JTT" w:date="2015-01-23T16:01:00Z">
          <w:pPr>
            <w:tabs>
              <w:tab w:val="left" w:pos="360"/>
              <w:tab w:val="left" w:pos="720"/>
              <w:tab w:val="left" w:pos="8640"/>
            </w:tabs>
            <w:spacing w:after="0" w:line="480" w:lineRule="auto"/>
          </w:pPr>
        </w:pPrChange>
      </w:pPr>
    </w:p>
    <w:p w14:paraId="5A37897C" w14:textId="77777777" w:rsidR="00E20BAE" w:rsidRPr="00E20BAE" w:rsidRDefault="00E20BAE" w:rsidP="00840BBD">
      <w:pPr>
        <w:autoSpaceDE w:val="0"/>
        <w:autoSpaceDN w:val="0"/>
        <w:adjustRightInd w:val="0"/>
        <w:spacing w:after="0" w:line="480" w:lineRule="auto"/>
        <w:rPr>
          <w:rFonts w:ascii="Times New Roman" w:hAnsi="Times New Roman" w:cs="Times New Roman"/>
          <w:sz w:val="24"/>
          <w:szCs w:val="24"/>
        </w:rPr>
        <w:pPrChange w:id="14" w:author="JTT" w:date="2015-01-23T16:01:00Z">
          <w:pPr>
            <w:autoSpaceDE w:val="0"/>
            <w:autoSpaceDN w:val="0"/>
            <w:adjustRightInd w:val="0"/>
            <w:spacing w:after="0" w:line="480" w:lineRule="auto"/>
          </w:pPr>
        </w:pPrChange>
      </w:pPr>
      <w:r w:rsidRPr="00E20BAE">
        <w:rPr>
          <w:rFonts w:ascii="Times New Roman" w:hAnsi="Times New Roman" w:cs="Times New Roman"/>
          <w:sz w:val="24"/>
          <w:szCs w:val="24"/>
          <w:vertAlign w:val="superscript"/>
        </w:rPr>
        <w:t>2</w:t>
      </w:r>
      <w:r w:rsidRPr="00E20BAE">
        <w:rPr>
          <w:rFonts w:ascii="Times New Roman" w:hAnsi="Times New Roman" w:cs="Times New Roman"/>
          <w:sz w:val="24"/>
          <w:szCs w:val="24"/>
        </w:rPr>
        <w:t>Fisheries Resource Assessment and Monitoring Division</w:t>
      </w:r>
    </w:p>
    <w:p w14:paraId="1FA24F17" w14:textId="77777777" w:rsidR="00E20BAE" w:rsidRPr="00E20BAE" w:rsidRDefault="00E20BAE" w:rsidP="00840BBD">
      <w:pPr>
        <w:autoSpaceDE w:val="0"/>
        <w:autoSpaceDN w:val="0"/>
        <w:adjustRightInd w:val="0"/>
        <w:spacing w:after="0" w:line="480" w:lineRule="auto"/>
        <w:rPr>
          <w:rFonts w:ascii="Times New Roman" w:hAnsi="Times New Roman" w:cs="Times New Roman"/>
          <w:sz w:val="24"/>
          <w:szCs w:val="24"/>
        </w:rPr>
        <w:pPrChange w:id="15" w:author="JTT" w:date="2015-01-23T16:01:00Z">
          <w:pPr>
            <w:autoSpaceDE w:val="0"/>
            <w:autoSpaceDN w:val="0"/>
            <w:adjustRightInd w:val="0"/>
            <w:spacing w:after="0" w:line="480" w:lineRule="auto"/>
          </w:pPr>
        </w:pPrChange>
      </w:pPr>
      <w:r w:rsidRPr="00E20BAE">
        <w:rPr>
          <w:rFonts w:ascii="Times New Roman" w:hAnsi="Times New Roman" w:cs="Times New Roman"/>
          <w:sz w:val="24"/>
          <w:szCs w:val="24"/>
        </w:rPr>
        <w:t>Northwest Fisheries Science Center</w:t>
      </w:r>
    </w:p>
    <w:p w14:paraId="30C0E532" w14:textId="77777777" w:rsidR="00E20BAE" w:rsidRPr="00E20BAE" w:rsidRDefault="00E20BAE" w:rsidP="00840BBD">
      <w:pPr>
        <w:autoSpaceDE w:val="0"/>
        <w:autoSpaceDN w:val="0"/>
        <w:adjustRightInd w:val="0"/>
        <w:spacing w:after="0" w:line="480" w:lineRule="auto"/>
        <w:rPr>
          <w:rFonts w:ascii="Times New Roman" w:hAnsi="Times New Roman" w:cs="Times New Roman"/>
          <w:sz w:val="24"/>
          <w:szCs w:val="24"/>
        </w:rPr>
        <w:pPrChange w:id="16" w:author="JTT" w:date="2015-01-23T16:01:00Z">
          <w:pPr>
            <w:autoSpaceDE w:val="0"/>
            <w:autoSpaceDN w:val="0"/>
            <w:adjustRightInd w:val="0"/>
            <w:spacing w:after="0" w:line="480" w:lineRule="auto"/>
          </w:pPr>
        </w:pPrChange>
      </w:pPr>
      <w:r w:rsidRPr="00E20BAE">
        <w:rPr>
          <w:rFonts w:ascii="Times New Roman" w:hAnsi="Times New Roman" w:cs="Times New Roman"/>
          <w:sz w:val="24"/>
          <w:szCs w:val="24"/>
        </w:rPr>
        <w:t>National Marine Fisheries Service</w:t>
      </w:r>
    </w:p>
    <w:p w14:paraId="73257FB6" w14:textId="77777777" w:rsidR="00E20BAE" w:rsidRPr="00E20BAE" w:rsidRDefault="00E20BAE" w:rsidP="00840BBD">
      <w:pPr>
        <w:autoSpaceDE w:val="0"/>
        <w:autoSpaceDN w:val="0"/>
        <w:adjustRightInd w:val="0"/>
        <w:spacing w:after="0" w:line="480" w:lineRule="auto"/>
        <w:rPr>
          <w:rFonts w:ascii="Times New Roman" w:hAnsi="Times New Roman" w:cs="Times New Roman"/>
          <w:sz w:val="24"/>
          <w:szCs w:val="24"/>
        </w:rPr>
        <w:pPrChange w:id="17" w:author="JTT" w:date="2015-01-23T16:01:00Z">
          <w:pPr>
            <w:autoSpaceDE w:val="0"/>
            <w:autoSpaceDN w:val="0"/>
            <w:adjustRightInd w:val="0"/>
            <w:spacing w:after="0" w:line="480" w:lineRule="auto"/>
          </w:pPr>
        </w:pPrChange>
      </w:pPr>
      <w:r w:rsidRPr="00E20BAE">
        <w:rPr>
          <w:rFonts w:ascii="Times New Roman" w:hAnsi="Times New Roman" w:cs="Times New Roman"/>
          <w:sz w:val="24"/>
          <w:szCs w:val="24"/>
        </w:rPr>
        <w:t>National Oceanic and Atmospheric Administration</w:t>
      </w:r>
    </w:p>
    <w:p w14:paraId="00A14D13" w14:textId="77777777" w:rsidR="00E20BAE" w:rsidRPr="00E20BAE" w:rsidRDefault="00E20BAE" w:rsidP="00840BBD">
      <w:pPr>
        <w:autoSpaceDE w:val="0"/>
        <w:autoSpaceDN w:val="0"/>
        <w:adjustRightInd w:val="0"/>
        <w:spacing w:after="0" w:line="480" w:lineRule="auto"/>
        <w:rPr>
          <w:rFonts w:ascii="Times New Roman" w:hAnsi="Times New Roman" w:cs="Times New Roman"/>
          <w:sz w:val="24"/>
          <w:szCs w:val="24"/>
        </w:rPr>
        <w:pPrChange w:id="18" w:author="JTT" w:date="2015-01-23T16:01:00Z">
          <w:pPr>
            <w:autoSpaceDE w:val="0"/>
            <w:autoSpaceDN w:val="0"/>
            <w:adjustRightInd w:val="0"/>
            <w:spacing w:after="0" w:line="480" w:lineRule="auto"/>
          </w:pPr>
        </w:pPrChange>
      </w:pPr>
      <w:r w:rsidRPr="00E20BAE">
        <w:rPr>
          <w:rFonts w:ascii="Times New Roman" w:hAnsi="Times New Roman" w:cs="Times New Roman"/>
          <w:sz w:val="24"/>
          <w:szCs w:val="24"/>
        </w:rPr>
        <w:t>2725 Montlake Blvd. East</w:t>
      </w:r>
    </w:p>
    <w:p w14:paraId="4716915E" w14:textId="77777777" w:rsidR="00E20BAE" w:rsidRPr="00E20BAE" w:rsidRDefault="00E20BAE" w:rsidP="00840BBD">
      <w:pPr>
        <w:tabs>
          <w:tab w:val="left" w:pos="360"/>
          <w:tab w:val="left" w:pos="720"/>
          <w:tab w:val="left" w:pos="8640"/>
        </w:tabs>
        <w:spacing w:after="0" w:line="480" w:lineRule="auto"/>
        <w:rPr>
          <w:rFonts w:ascii="Times New Roman" w:hAnsi="Times New Roman" w:cs="Times New Roman"/>
          <w:sz w:val="24"/>
          <w:szCs w:val="24"/>
        </w:rPr>
        <w:pPrChange w:id="19" w:author="JTT" w:date="2015-01-23T16:01:00Z">
          <w:pPr>
            <w:tabs>
              <w:tab w:val="left" w:pos="360"/>
              <w:tab w:val="left" w:pos="720"/>
              <w:tab w:val="left" w:pos="8640"/>
            </w:tabs>
            <w:spacing w:after="0" w:line="480" w:lineRule="auto"/>
          </w:pPr>
        </w:pPrChange>
      </w:pPr>
      <w:r w:rsidRPr="00E20BAE">
        <w:rPr>
          <w:rFonts w:ascii="Times New Roman" w:hAnsi="Times New Roman" w:cs="Times New Roman"/>
          <w:sz w:val="24"/>
          <w:szCs w:val="24"/>
        </w:rPr>
        <w:t>Seattle, WA 98112</w:t>
      </w:r>
    </w:p>
    <w:p w14:paraId="47D39738" w14:textId="77777777" w:rsidR="00842DDE" w:rsidRDefault="00842DDE" w:rsidP="00840BBD">
      <w:pPr>
        <w:spacing w:line="480" w:lineRule="auto"/>
        <w:rPr>
          <w:rFonts w:ascii="Times New Roman" w:hAnsi="Times New Roman" w:cs="Times New Roman"/>
          <w:sz w:val="24"/>
          <w:szCs w:val="24"/>
        </w:rPr>
        <w:pPrChange w:id="20" w:author="JTT" w:date="2015-01-23T16:01:00Z">
          <w:pPr>
            <w:spacing w:line="480" w:lineRule="auto"/>
          </w:pPr>
        </w:pPrChange>
      </w:pPr>
      <w:r>
        <w:rPr>
          <w:rFonts w:ascii="Times New Roman" w:hAnsi="Times New Roman" w:cs="Times New Roman"/>
          <w:sz w:val="24"/>
          <w:szCs w:val="24"/>
        </w:rPr>
        <w:br w:type="page"/>
      </w:r>
    </w:p>
    <w:p w14:paraId="1B5D1D02" w14:textId="77777777" w:rsidR="00D21621" w:rsidRPr="009C37AB" w:rsidRDefault="00D21621" w:rsidP="00840BBD">
      <w:pPr>
        <w:tabs>
          <w:tab w:val="left" w:pos="360"/>
          <w:tab w:val="left" w:pos="720"/>
          <w:tab w:val="left" w:pos="8640"/>
        </w:tabs>
        <w:spacing w:after="0" w:line="480" w:lineRule="auto"/>
        <w:rPr>
          <w:rFonts w:ascii="Times New Roman" w:hAnsi="Times New Roman" w:cs="Times New Roman"/>
          <w:b/>
          <w:sz w:val="24"/>
          <w:szCs w:val="24"/>
        </w:rPr>
        <w:pPrChange w:id="21" w:author="JTT" w:date="2015-01-23T16:01:00Z">
          <w:pPr>
            <w:tabs>
              <w:tab w:val="left" w:pos="360"/>
              <w:tab w:val="left" w:pos="720"/>
              <w:tab w:val="left" w:pos="8640"/>
            </w:tabs>
            <w:spacing w:after="0" w:line="480" w:lineRule="auto"/>
          </w:pPr>
        </w:pPrChange>
      </w:pPr>
      <w:r w:rsidRPr="009C37AB">
        <w:rPr>
          <w:rFonts w:ascii="Times New Roman" w:hAnsi="Times New Roman" w:cs="Times New Roman"/>
          <w:b/>
          <w:sz w:val="24"/>
          <w:szCs w:val="24"/>
        </w:rPr>
        <w:lastRenderedPageBreak/>
        <w:t>Abstract</w:t>
      </w:r>
    </w:p>
    <w:p w14:paraId="5E2E8B26" w14:textId="5C2EA5BE" w:rsidR="00D21621" w:rsidRPr="009231A6" w:rsidRDefault="005C15FC" w:rsidP="00840BBD">
      <w:pPr>
        <w:tabs>
          <w:tab w:val="left" w:pos="360"/>
          <w:tab w:val="left" w:pos="720"/>
          <w:tab w:val="left" w:pos="8640"/>
        </w:tabs>
        <w:spacing w:after="0" w:line="480" w:lineRule="auto"/>
        <w:rPr>
          <w:rFonts w:ascii="Times New Roman" w:hAnsi="Times New Roman" w:cs="Times New Roman"/>
          <w:sz w:val="24"/>
          <w:szCs w:val="24"/>
        </w:rPr>
        <w:pPrChange w:id="22" w:author="JTT" w:date="2015-01-23T16:01:00Z">
          <w:pPr>
            <w:tabs>
              <w:tab w:val="left" w:pos="360"/>
              <w:tab w:val="left" w:pos="720"/>
              <w:tab w:val="left" w:pos="8640"/>
            </w:tabs>
            <w:spacing w:after="0" w:line="480" w:lineRule="auto"/>
          </w:pPr>
        </w:pPrChange>
      </w:pPr>
      <w:r w:rsidRPr="005C15FC">
        <w:rPr>
          <w:rFonts w:ascii="Times New Roman" w:hAnsi="Times New Roman" w:cs="Times New Roman"/>
          <w:sz w:val="24"/>
          <w:szCs w:val="24"/>
          <w:highlight w:val="yellow"/>
        </w:rPr>
        <w:t>Words</w:t>
      </w:r>
    </w:p>
    <w:p w14:paraId="3A9D1E33" w14:textId="77777777" w:rsidR="009231A6" w:rsidRDefault="009231A6" w:rsidP="00840BBD">
      <w:pPr>
        <w:tabs>
          <w:tab w:val="left" w:pos="360"/>
          <w:tab w:val="left" w:pos="720"/>
          <w:tab w:val="left" w:pos="8640"/>
        </w:tabs>
        <w:spacing w:after="0" w:line="480" w:lineRule="auto"/>
        <w:rPr>
          <w:rFonts w:ascii="Times New Roman" w:hAnsi="Times New Roman" w:cs="Times New Roman"/>
          <w:b/>
          <w:sz w:val="24"/>
          <w:szCs w:val="24"/>
        </w:rPr>
        <w:pPrChange w:id="23" w:author="JTT" w:date="2015-01-23T16:01:00Z">
          <w:pPr>
            <w:tabs>
              <w:tab w:val="left" w:pos="360"/>
              <w:tab w:val="left" w:pos="720"/>
              <w:tab w:val="left" w:pos="8640"/>
            </w:tabs>
            <w:spacing w:after="0" w:line="480" w:lineRule="auto"/>
          </w:pPr>
        </w:pPrChange>
      </w:pPr>
    </w:p>
    <w:p w14:paraId="389C6BDC" w14:textId="77777777" w:rsidR="00DF3FA8" w:rsidRDefault="009231A6" w:rsidP="00840BBD">
      <w:pPr>
        <w:tabs>
          <w:tab w:val="left" w:pos="360"/>
          <w:tab w:val="left" w:pos="720"/>
          <w:tab w:val="left" w:pos="8640"/>
        </w:tabs>
        <w:spacing w:after="0" w:line="480" w:lineRule="auto"/>
        <w:rPr>
          <w:rFonts w:ascii="Times New Roman" w:hAnsi="Times New Roman" w:cs="Times New Roman"/>
          <w:sz w:val="24"/>
          <w:szCs w:val="24"/>
        </w:rPr>
        <w:pPrChange w:id="24" w:author="JTT" w:date="2015-01-23T16:01:00Z">
          <w:pPr>
            <w:tabs>
              <w:tab w:val="left" w:pos="360"/>
              <w:tab w:val="left" w:pos="720"/>
              <w:tab w:val="left" w:pos="8640"/>
            </w:tabs>
            <w:spacing w:after="0" w:line="480" w:lineRule="auto"/>
          </w:pPr>
        </w:pPrChange>
      </w:pPr>
      <w:r>
        <w:rPr>
          <w:rFonts w:ascii="Times New Roman" w:hAnsi="Times New Roman" w:cs="Times New Roman"/>
          <w:b/>
          <w:sz w:val="24"/>
          <w:szCs w:val="24"/>
        </w:rPr>
        <w:t>Keywords:</w:t>
      </w:r>
      <w:r>
        <w:rPr>
          <w:rFonts w:ascii="Times New Roman" w:hAnsi="Times New Roman" w:cs="Times New Roman"/>
          <w:sz w:val="24"/>
          <w:szCs w:val="24"/>
        </w:rPr>
        <w:t xml:space="preserve"> </w:t>
      </w:r>
      <w:r w:rsidR="009B583F">
        <w:rPr>
          <w:rFonts w:ascii="Times New Roman" w:hAnsi="Times New Roman" w:cs="Times New Roman"/>
          <w:sz w:val="24"/>
          <w:szCs w:val="24"/>
        </w:rPr>
        <w:t xml:space="preserve">Antarctic toothfish; </w:t>
      </w:r>
      <w:r>
        <w:rPr>
          <w:rFonts w:ascii="Times New Roman" w:hAnsi="Times New Roman" w:cs="Times New Roman"/>
          <w:sz w:val="24"/>
          <w:szCs w:val="24"/>
        </w:rPr>
        <w:t>time-varying growth; random effect; von Bertalanffy growth function</w:t>
      </w:r>
    </w:p>
    <w:p w14:paraId="63E2AEE3" w14:textId="77777777" w:rsidR="00611502" w:rsidRPr="00214DCF" w:rsidRDefault="00611502" w:rsidP="00840BBD">
      <w:pPr>
        <w:tabs>
          <w:tab w:val="left" w:pos="360"/>
          <w:tab w:val="left" w:pos="720"/>
          <w:tab w:val="left" w:pos="8640"/>
        </w:tabs>
        <w:spacing w:after="0" w:line="480" w:lineRule="auto"/>
        <w:rPr>
          <w:rFonts w:ascii="Times New Roman" w:hAnsi="Times New Roman" w:cs="Times New Roman"/>
          <w:sz w:val="24"/>
          <w:szCs w:val="24"/>
        </w:rPr>
        <w:pPrChange w:id="25" w:author="JTT" w:date="2015-01-23T16:01:00Z">
          <w:pPr>
            <w:tabs>
              <w:tab w:val="left" w:pos="360"/>
              <w:tab w:val="left" w:pos="720"/>
              <w:tab w:val="left" w:pos="8640"/>
            </w:tabs>
            <w:spacing w:after="0" w:line="480" w:lineRule="auto"/>
          </w:pPr>
        </w:pPrChange>
      </w:pPr>
      <w:r>
        <w:rPr>
          <w:rFonts w:ascii="Times New Roman" w:hAnsi="Times New Roman" w:cs="Times New Roman"/>
          <w:b/>
          <w:sz w:val="24"/>
          <w:szCs w:val="24"/>
        </w:rPr>
        <w:br w:type="page"/>
      </w:r>
    </w:p>
    <w:p w14:paraId="0A5C1DC0" w14:textId="77777777" w:rsidR="009C37AB" w:rsidRPr="009C37AB" w:rsidRDefault="002F7FA1"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6"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lastRenderedPageBreak/>
        <w:t xml:space="preserve">1 </w:t>
      </w:r>
      <w:r w:rsidR="009C37AB" w:rsidRPr="009C37AB">
        <w:rPr>
          <w:rFonts w:ascii="Times New Roman" w:hAnsi="Times New Roman" w:cs="Times New Roman"/>
          <w:noProof w:val="0"/>
          <w:sz w:val="24"/>
          <w:szCs w:val="24"/>
        </w:rPr>
        <w:t>Introduction</w:t>
      </w:r>
    </w:p>
    <w:p w14:paraId="0AEDF5B7" w14:textId="7A3614F9" w:rsidR="0009167D" w:rsidRDefault="0009167D" w:rsidP="00840BBD">
      <w:pPr>
        <w:tabs>
          <w:tab w:val="left" w:pos="360"/>
          <w:tab w:val="left" w:pos="720"/>
          <w:tab w:val="left" w:pos="8640"/>
        </w:tabs>
        <w:spacing w:after="0" w:line="480" w:lineRule="auto"/>
        <w:rPr>
          <w:rFonts w:ascii="Times New Roman" w:hAnsi="Times New Roman" w:cs="Times New Roman"/>
          <w:sz w:val="24"/>
          <w:szCs w:val="24"/>
        </w:rPr>
        <w:pPrChange w:id="27"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r>
      <w:moveToRangeStart w:id="28" w:author="JTT" w:date="2015-01-23T14:54:00Z" w:name="move409788181"/>
      <w:moveTo w:id="29" w:author="JTT" w:date="2015-01-23T14:54:00Z">
        <w:r w:rsidR="00814F05">
          <w:rPr>
            <w:rFonts w:ascii="Times New Roman" w:hAnsi="Times New Roman" w:cs="Times New Roman"/>
            <w:sz w:val="24"/>
            <w:szCs w:val="24"/>
          </w:rPr>
          <w:t xml:space="preserve">Variation in growth rates has been discussed for over 100 years for fish populations.  </w:t>
        </w:r>
      </w:moveTo>
      <w:moveToRangeEnd w:id="28"/>
      <w:r>
        <w:rPr>
          <w:rFonts w:ascii="Times New Roman" w:hAnsi="Times New Roman" w:cs="Times New Roman"/>
          <w:sz w:val="24"/>
          <w:szCs w:val="24"/>
        </w:rPr>
        <w:t>Growth in fishes arises from complex behavioral trade-offs for each individual in a population.  Growth (measured as an increase in standard length) arises from the allocation of energy between increased size (length) and increased conditi</w:t>
      </w:r>
      <w:r w:rsidR="00BC432C">
        <w:rPr>
          <w:rFonts w:ascii="Times New Roman" w:hAnsi="Times New Roman" w:cs="Times New Roman"/>
          <w:sz w:val="24"/>
          <w:szCs w:val="24"/>
        </w:rPr>
        <w:t>on (i.e.,</w:t>
      </w:r>
      <w:r>
        <w:rPr>
          <w:rFonts w:ascii="Times New Roman" w:hAnsi="Times New Roman" w:cs="Times New Roman"/>
          <w:sz w:val="24"/>
          <w:szCs w:val="24"/>
        </w:rPr>
        <w:t xml:space="preserve"> weight at length).  Individuals can also increase their rate of energy acquisition via increased foraging activity, but increased foraging may also cause changes in the risk of predation.  </w:t>
      </w:r>
      <w:del w:id="30" w:author="JTT" w:date="2015-01-23T14:53:00Z">
        <w:r w:rsidDel="00583292">
          <w:rPr>
            <w:rFonts w:ascii="Times New Roman" w:hAnsi="Times New Roman" w:cs="Times New Roman"/>
            <w:sz w:val="24"/>
            <w:szCs w:val="24"/>
          </w:rPr>
          <w:delText>Finally, e</w:delText>
        </w:r>
      </w:del>
      <w:ins w:id="31" w:author="JTT" w:date="2015-01-23T14:53:00Z">
        <w:r w:rsidR="00583292">
          <w:rPr>
            <w:rFonts w:ascii="Times New Roman" w:hAnsi="Times New Roman" w:cs="Times New Roman"/>
            <w:sz w:val="24"/>
            <w:szCs w:val="24"/>
          </w:rPr>
          <w:t>E</w:t>
        </w:r>
      </w:ins>
      <w:r>
        <w:rPr>
          <w:rFonts w:ascii="Times New Roman" w:hAnsi="Times New Roman" w:cs="Times New Roman"/>
          <w:sz w:val="24"/>
          <w:szCs w:val="24"/>
        </w:rPr>
        <w:t xml:space="preserve">nvironmental conditions </w:t>
      </w:r>
      <w:del w:id="32" w:author="JTT" w:date="2015-01-23T14:53:00Z">
        <w:r w:rsidDel="00583292">
          <w:rPr>
            <w:rFonts w:ascii="Times New Roman" w:hAnsi="Times New Roman" w:cs="Times New Roman"/>
            <w:sz w:val="24"/>
            <w:szCs w:val="24"/>
          </w:rPr>
          <w:delText xml:space="preserve">modulate </w:delText>
        </w:r>
      </w:del>
      <w:ins w:id="33" w:author="JTT" w:date="2015-01-23T14:53:00Z">
        <w:r w:rsidR="00583292">
          <w:rPr>
            <w:rFonts w:ascii="Times New Roman" w:hAnsi="Times New Roman" w:cs="Times New Roman"/>
            <w:sz w:val="24"/>
            <w:szCs w:val="24"/>
          </w:rPr>
          <w:t xml:space="preserve">modify </w:t>
        </w:r>
      </w:ins>
      <w:r>
        <w:rPr>
          <w:rFonts w:ascii="Times New Roman" w:hAnsi="Times New Roman" w:cs="Times New Roman"/>
          <w:sz w:val="24"/>
          <w:szCs w:val="24"/>
        </w:rPr>
        <w:t xml:space="preserve">the potential for growth, as well as the trade-offs faced by individual fish.  For example, increases in water temperature are associated with increased activity levels but also increased energetic demands for maintaining existing body tissue, such that the net effect of changing temperature on growth may vary among individuals.  Similarly, changes in survival rates (via fishery harvest) may favor earlier maturation, thus affecting the relative </w:t>
      </w:r>
      <w:r w:rsidR="00307F62">
        <w:rPr>
          <w:rFonts w:ascii="Times New Roman" w:hAnsi="Times New Roman" w:cs="Times New Roman"/>
          <w:sz w:val="24"/>
          <w:szCs w:val="24"/>
        </w:rPr>
        <w:t>allocation of energy between growth and reproduction.</w:t>
      </w:r>
    </w:p>
    <w:p w14:paraId="65F83256" w14:textId="46C334BD" w:rsidR="0009167D" w:rsidRDefault="00307F62" w:rsidP="00840BBD">
      <w:pPr>
        <w:tabs>
          <w:tab w:val="left" w:pos="360"/>
          <w:tab w:val="left" w:pos="720"/>
          <w:tab w:val="left" w:pos="8640"/>
        </w:tabs>
        <w:spacing w:after="0" w:line="480" w:lineRule="auto"/>
        <w:rPr>
          <w:rFonts w:ascii="Times New Roman" w:hAnsi="Times New Roman" w:cs="Times New Roman"/>
          <w:sz w:val="24"/>
          <w:szCs w:val="24"/>
        </w:rPr>
        <w:pPrChange w:id="34"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t xml:space="preserve">Many recent studies of captive or wild populations have demonstrated persistent differences in behavioral or phenotypic traits among individuals (termed differences in “personality”).  Persistent differences in activity level or tolerance of predation risk (i.e., </w:t>
      </w:r>
      <w:del w:id="35" w:author="JTT" w:date="2015-01-23T14:53:00Z">
        <w:r w:rsidDel="00683C7E">
          <w:rPr>
            <w:rFonts w:ascii="Times New Roman" w:hAnsi="Times New Roman" w:cs="Times New Roman"/>
            <w:sz w:val="24"/>
            <w:szCs w:val="24"/>
          </w:rPr>
          <w:delText xml:space="preserve">when </w:delText>
        </w:r>
      </w:del>
      <w:ins w:id="36" w:author="JTT" w:date="2015-01-23T14:53:00Z">
        <w:r w:rsidR="00683C7E">
          <w:rPr>
            <w:rFonts w:ascii="Times New Roman" w:hAnsi="Times New Roman" w:cs="Times New Roman"/>
            <w:sz w:val="24"/>
            <w:szCs w:val="24"/>
          </w:rPr>
          <w:t xml:space="preserve">a tendancy to </w:t>
        </w:r>
      </w:ins>
      <w:r>
        <w:rPr>
          <w:rFonts w:ascii="Times New Roman" w:hAnsi="Times New Roman" w:cs="Times New Roman"/>
          <w:sz w:val="24"/>
          <w:szCs w:val="24"/>
        </w:rPr>
        <w:t>forag</w:t>
      </w:r>
      <w:ins w:id="37" w:author="JTT" w:date="2015-01-23T14:53:00Z">
        <w:r w:rsidR="00683C7E">
          <w:rPr>
            <w:rFonts w:ascii="Times New Roman" w:hAnsi="Times New Roman" w:cs="Times New Roman"/>
            <w:sz w:val="24"/>
            <w:szCs w:val="24"/>
          </w:rPr>
          <w:t>e</w:t>
        </w:r>
      </w:ins>
      <w:del w:id="38" w:author="JTT" w:date="2015-01-23T14:53:00Z">
        <w:r w:rsidDel="00683C7E">
          <w:rPr>
            <w:rFonts w:ascii="Times New Roman" w:hAnsi="Times New Roman" w:cs="Times New Roman"/>
            <w:sz w:val="24"/>
            <w:szCs w:val="24"/>
          </w:rPr>
          <w:delText>ing</w:delText>
        </w:r>
      </w:del>
      <w:r>
        <w:rPr>
          <w:rFonts w:ascii="Times New Roman" w:hAnsi="Times New Roman" w:cs="Times New Roman"/>
          <w:sz w:val="24"/>
          <w:szCs w:val="24"/>
        </w:rPr>
        <w:t xml:space="preserve"> in high vs. low-quality habitat) will likely lead to persistent differences in growth rates</w:t>
      </w:r>
      <w:ins w:id="39" w:author="JTT" w:date="2015-01-23T14:53:00Z">
        <w:r w:rsidR="000B6B53">
          <w:rPr>
            <w:rFonts w:ascii="Times New Roman" w:hAnsi="Times New Roman" w:cs="Times New Roman"/>
            <w:sz w:val="24"/>
            <w:szCs w:val="24"/>
          </w:rPr>
          <w:t xml:space="preserve"> among individuals</w:t>
        </w:r>
      </w:ins>
      <w:r>
        <w:rPr>
          <w:rFonts w:ascii="Times New Roman" w:hAnsi="Times New Roman" w:cs="Times New Roman"/>
          <w:sz w:val="24"/>
          <w:szCs w:val="24"/>
        </w:rPr>
        <w:t xml:space="preserve">.  </w:t>
      </w:r>
      <w:moveFromRangeStart w:id="40" w:author="JTT" w:date="2015-01-23T14:54:00Z" w:name="move409788181"/>
      <w:moveFrom w:id="41" w:author="JTT" w:date="2015-01-23T14:54:00Z">
        <w:r w:rsidDel="00814F05">
          <w:rPr>
            <w:rFonts w:ascii="Times New Roman" w:hAnsi="Times New Roman" w:cs="Times New Roman"/>
            <w:sz w:val="24"/>
            <w:szCs w:val="24"/>
          </w:rPr>
          <w:t xml:space="preserve">Variation in growth rates has been discussed for over 100 years for fish populations.  </w:t>
        </w:r>
      </w:moveFrom>
      <w:moveFromRangeEnd w:id="40"/>
      <w:r>
        <w:rPr>
          <w:rFonts w:ascii="Times New Roman" w:hAnsi="Times New Roman" w:cs="Times New Roman"/>
          <w:sz w:val="24"/>
          <w:szCs w:val="24"/>
        </w:rPr>
        <w:t xml:space="preserve">For example, persistent differences in growth rate, combined with size-selective harvest, will result in older individuals being composed primarily of slow-growing individuals (termed “Rosa Lee’s Phenomenon”).  Failure to account for persistent differences in growth rate can therefore lead to biased estimation of average growth rates in wild populations, and population dynamics models are increasingly developed to account for these effects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{"citationID":"opoui3gjd","properties":{"formattedCitation":"(Taylor and Methot 2013)","plainCitation":"(Taylor and Methot 2013)"},"citationItems":[{"id":1529,"uris":["http://zotero.org/users/251206/items/GGTCIIWZ"],"uri":["http://zotero.org/users/251206/items/GGTCIIWZ"],"itemData":{"id":1529,"type":"article-journal","title":"Hiding or dead? A computationally efficient model of selective fisheries mortality","container-title":"Fisheries Research","page":"75-85","volume":"142","source":"Google Scholar","shortTitle":"Hiding or dead?","author":[{"family":"Taylor","given":"Ian G."},{"family":"Methot","given":"Richard D."}],"issued":{"date-parts":[["2013"]]},"accessed":{"date-parts":[["2013",4,20]]}}}],"schema":"https://github.com/citation-style-language/schema/raw/master/csl-citation.json"}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(Taylor and Methot 2013)</w:t>
      </w:r>
      <w:r>
        <w:rPr>
          <w:rFonts w:ascii="Times New Roman" w:hAnsi="Times New Roman" w:cs="Times New Roman"/>
          <w:sz w:val="24"/>
          <w:szCs w:val="24"/>
        </w:rPr>
        <w:fldChar w:fldCharType="end"/>
      </w:r>
      <w:r>
        <w:rPr>
          <w:rFonts w:ascii="Times New Roman" w:hAnsi="Times New Roman" w:cs="Times New Roman"/>
          <w:sz w:val="24"/>
          <w:szCs w:val="24"/>
        </w:rPr>
        <w:t xml:space="preserve">.   </w:t>
      </w:r>
    </w:p>
    <w:p w14:paraId="7DB00AAB" w14:textId="77777777" w:rsidR="00307F62" w:rsidRDefault="00307F62" w:rsidP="00840BBD">
      <w:pPr>
        <w:tabs>
          <w:tab w:val="left" w:pos="360"/>
          <w:tab w:val="left" w:pos="720"/>
          <w:tab w:val="left" w:pos="8640"/>
        </w:tabs>
        <w:spacing w:after="0" w:line="480" w:lineRule="auto"/>
        <w:rPr>
          <w:rFonts w:ascii="Times New Roman" w:hAnsi="Times New Roman" w:cs="Times New Roman"/>
          <w:sz w:val="24"/>
          <w:szCs w:val="24"/>
        </w:rPr>
        <w:pPrChange w:id="42"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lastRenderedPageBreak/>
        <w:tab/>
        <w:t xml:space="preserve">In addition to persistent differences in growth rate among individuals, populations may experience synchronous variation in growth rates in a given year.  For example, annual variation in water temperature may drive changes in metabolic costs as well as food availability in upwelling systems such as the California Current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{"citationID":"2f4ubrl2hh","properties":{"formattedCitation":"(Black et al. 2010)","plainCitation":"(Black et al. 2010)"},"citationItems":[{"id":92,"uris":["http://zotero.org/users/251206/items/62DRPATF"],"uri":["http://zotero.org/users/251206/items/62DRPATF"],"itemData":{"id":92,"type":"article-journal","title":"Wintertime ocean conditions synchronize rockfish growth and seabird reproduction in the central California Current ecosystem","container-title":"Canadian journal of fisheries and aquatic sciences","page":"1149–1158","volume":"67","issue":"7","source":"Google Scholar","journalAbbreviation":"Can. J. Fish. Aquat. Sci.","author":[{"family":"Black","given":"B. A"},{"family":"Schroeder","given":"I. D"},{"family":"Sydeman","given":"W. J"},{"family":"Bograd","given":"S. J"},{"family":"Lawson","given":"P. W"}],"issued":{"date-parts":[["2010"]]}}}],"schema":"https://github.com/citation-style-language/schema/raw/master/csl-citation.json"}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(Black et al. 2010)</w:t>
      </w:r>
      <w:r>
        <w:rPr>
          <w:rFonts w:ascii="Times New Roman" w:hAnsi="Times New Roman" w:cs="Times New Roman"/>
          <w:sz w:val="24"/>
          <w:szCs w:val="24"/>
        </w:rPr>
        <w:fldChar w:fldCharType="end"/>
      </w:r>
      <w:r>
        <w:rPr>
          <w:rFonts w:ascii="Times New Roman" w:hAnsi="Times New Roman" w:cs="Times New Roman"/>
          <w:sz w:val="24"/>
          <w:szCs w:val="24"/>
        </w:rPr>
        <w:t>, and this may cause all individuals to have elevated or depressed growth rates in a given y</w:t>
      </w:r>
      <w:r w:rsidR="00DB5DB4">
        <w:rPr>
          <w:rFonts w:ascii="Times New Roman" w:hAnsi="Times New Roman" w:cs="Times New Roman"/>
          <w:sz w:val="24"/>
          <w:szCs w:val="24"/>
        </w:rPr>
        <w:t>ear.  Recent meta-analytic work</w:t>
      </w:r>
      <w:r>
        <w:rPr>
          <w:rFonts w:ascii="Times New Roman" w:hAnsi="Times New Roman" w:cs="Times New Roman"/>
          <w:sz w:val="24"/>
          <w:szCs w:val="24"/>
        </w:rPr>
        <w:t xml:space="preserve"> has supported the hypothesis that time-variation in average growth rates is the rule rather than the exception for marine populations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{"citationID":"9dhit80il","properties":{"formattedCitation":"(Thorson and Minte-Vera In press)","plainCitation":"(Thorson and Minte-Vera In press)"},"citationItems":[{"id":2454,"uris":["http://zotero.org/users/251206/items/3EIBHB7W"],"uri":["http://zotero.org/users/251206/items/3EIBHB7W"],"itemData":{"id":2454,"type":"article-journal","title":"Relative magnitude of cohort, age, and year effects on size at age of exploited marine fishes","container-title":"Fisheres Research","author":[{"family":"Thorson","given":"James T."},{"family":"Minte-Vera","given":"Carolina"}],"issued":{"literal":"In press"}}}],"schema":"https://github.com/citation-style-language/schema/raw/master/csl-citation.json"}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(Thorson and Minte-Vera In press)</w:t>
      </w:r>
      <w:r>
        <w:rPr>
          <w:rFonts w:ascii="Times New Roman" w:hAnsi="Times New Roman" w:cs="Times New Roman"/>
          <w:sz w:val="24"/>
          <w:szCs w:val="24"/>
        </w:rPr>
        <w:fldChar w:fldCharType="end"/>
      </w:r>
      <w:r>
        <w:rPr>
          <w:rFonts w:ascii="Times New Roman" w:hAnsi="Times New Roman" w:cs="Times New Roman"/>
          <w:sz w:val="24"/>
          <w:szCs w:val="24"/>
        </w:rPr>
        <w:t xml:space="preserve">.  Similarly, many studies have illustrated persistent spatial differences in growth rates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{"citationID":"elhqbgt9e","properties":{"formattedCitation":"(Gertseva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r>
        <w:rPr>
          <w:rFonts w:ascii="Times New Roman" w:hAnsi="Times New Roman" w:cs="Times New Roman"/>
          <w:sz w:val="24"/>
          <w:szCs w:val="24"/>
        </w:rPr>
        <w:fldChar w:fldCharType="separate"/>
      </w:r>
      <w:r w:rsidRPr="00307F62">
        <w:rPr>
          <w:rFonts w:ascii="Times New Roman" w:hAnsi="Times New Roman" w:cs="Times New Roman"/>
          <w:sz w:val="24"/>
        </w:rPr>
        <w:t>(Gertseva et al. 2010)</w:t>
      </w:r>
      <w:r>
        <w:rPr>
          <w:rFonts w:ascii="Times New Roman" w:hAnsi="Times New Roman" w:cs="Times New Roman"/>
          <w:sz w:val="24"/>
          <w:szCs w:val="24"/>
        </w:rPr>
        <w:fldChar w:fldCharType="end"/>
      </w:r>
      <w:r>
        <w:rPr>
          <w:rFonts w:ascii="Times New Roman" w:hAnsi="Times New Roman" w:cs="Times New Roman"/>
          <w:sz w:val="24"/>
          <w:szCs w:val="24"/>
        </w:rPr>
        <w:t xml:space="preserve">, e.g., where populations often have a smaller maximum size in warmer waters.  </w:t>
      </w:r>
    </w:p>
    <w:p w14:paraId="659644DE" w14:textId="77777777" w:rsidR="00307F62" w:rsidRDefault="00307F62" w:rsidP="00840BBD">
      <w:pPr>
        <w:tabs>
          <w:tab w:val="left" w:pos="360"/>
          <w:tab w:val="left" w:pos="720"/>
          <w:tab w:val="left" w:pos="8640"/>
        </w:tabs>
        <w:spacing w:after="0" w:line="480" w:lineRule="auto"/>
        <w:rPr>
          <w:rFonts w:ascii="Times New Roman" w:hAnsi="Times New Roman" w:cs="Times New Roman"/>
          <w:sz w:val="24"/>
          <w:szCs w:val="24"/>
        </w:rPr>
        <w:pPrChange w:id="43"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t>We therefore hypothesize that most marine populations will have multiple sources of variability in individual growth rates</w:t>
      </w:r>
      <w:r w:rsidR="00091C30">
        <w:rPr>
          <w:rFonts w:ascii="Times New Roman" w:hAnsi="Times New Roman" w:cs="Times New Roman"/>
          <w:sz w:val="24"/>
          <w:szCs w:val="24"/>
        </w:rPr>
        <w:t>, including:</w:t>
      </w:r>
    </w:p>
    <w:p w14:paraId="50DCF780" w14:textId="77777777" w:rsidR="00091C30" w:rsidRDefault="00091C30" w:rsidP="00840BBD">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Change w:id="44" w:author="JTT" w:date="2015-01-23T16:01:00Z">
          <w:pPr>
            <w:pStyle w:val="ListParagraph"/>
            <w:numPr>
              <w:numId w:val="3"/>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Persistent variation among individuals (i.e., some individuals grow faster or to a larger size than others)</w:t>
      </w:r>
    </w:p>
    <w:p w14:paraId="480FD732" w14:textId="77777777" w:rsidR="00091C30" w:rsidRDefault="00091C30" w:rsidP="00840BBD">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Change w:id="45" w:author="JTT" w:date="2015-01-23T16:01:00Z">
          <w:pPr>
            <w:pStyle w:val="ListParagraph"/>
            <w:numPr>
              <w:numId w:val="3"/>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Spatial variation (i.e., some areas have different size at age on average than others)</w:t>
      </w:r>
    </w:p>
    <w:p w14:paraId="22BF7002" w14:textId="77777777" w:rsidR="00091C30" w:rsidRDefault="00091C30" w:rsidP="00840BBD">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Change w:id="46" w:author="JTT" w:date="2015-01-23T16:01:00Z">
          <w:pPr>
            <w:pStyle w:val="ListParagraph"/>
            <w:numPr>
              <w:numId w:val="3"/>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Temporal variation (i.e., all individuals having elevated or depressed growth rates in a given year)</w:t>
      </w:r>
    </w:p>
    <w:p w14:paraId="2538C436" w14:textId="77777777" w:rsidR="00091C30" w:rsidRDefault="00091C30" w:rsidP="00840BBD">
      <w:pPr>
        <w:pStyle w:val="ListParagraph"/>
        <w:numPr>
          <w:ilvl w:val="0"/>
          <w:numId w:val="3"/>
        </w:numPr>
        <w:tabs>
          <w:tab w:val="left" w:pos="360"/>
          <w:tab w:val="left" w:pos="720"/>
          <w:tab w:val="left" w:pos="8640"/>
        </w:tabs>
        <w:spacing w:after="0" w:line="480" w:lineRule="auto"/>
        <w:rPr>
          <w:rFonts w:ascii="Times New Roman" w:hAnsi="Times New Roman" w:cs="Times New Roman"/>
          <w:sz w:val="24"/>
          <w:szCs w:val="24"/>
        </w:rPr>
        <w:pPrChange w:id="47" w:author="JTT" w:date="2015-01-23T16:01:00Z">
          <w:pPr>
            <w:pStyle w:val="ListParagraph"/>
            <w:numPr>
              <w:numId w:val="3"/>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Residual variation (i.e., individuals will have spurts and drops in growth rates).</w:t>
      </w:r>
    </w:p>
    <w:p w14:paraId="0DCC0A09" w14:textId="19F26D80" w:rsidR="00091C30" w:rsidRDefault="00091C30" w:rsidP="00840BBD">
      <w:pPr>
        <w:tabs>
          <w:tab w:val="left" w:pos="360"/>
          <w:tab w:val="left" w:pos="720"/>
          <w:tab w:val="left" w:pos="8640"/>
        </w:tabs>
        <w:spacing w:after="0" w:line="480" w:lineRule="auto"/>
        <w:rPr>
          <w:rFonts w:ascii="Times New Roman" w:hAnsi="Times New Roman" w:cs="Times New Roman"/>
          <w:sz w:val="24"/>
          <w:szCs w:val="24"/>
        </w:rPr>
        <w:pPrChange w:id="48"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 xml:space="preserve">Mixed-effects models are generally used to decompose variance in a data set into multiple sources of variability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{"citationID":"1u32uuh85c","properties":{"formattedCitation":"(Thorson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(Thorson and Minto In press)</w:t>
      </w:r>
      <w:r>
        <w:rPr>
          <w:rFonts w:ascii="Times New Roman" w:hAnsi="Times New Roman" w:cs="Times New Roman"/>
          <w:sz w:val="24"/>
          <w:szCs w:val="24"/>
        </w:rPr>
        <w:fldChar w:fldCharType="end"/>
      </w:r>
      <w:r>
        <w:rPr>
          <w:rFonts w:ascii="Times New Roman" w:hAnsi="Times New Roman" w:cs="Times New Roman"/>
          <w:sz w:val="24"/>
          <w:szCs w:val="24"/>
        </w:rPr>
        <w:t>.  Mixed-effects models accomplish this by estimating true siz</w:t>
      </w:r>
      <w:r w:rsidR="00BC432C">
        <w:rPr>
          <w:rFonts w:ascii="Times New Roman" w:hAnsi="Times New Roman" w:cs="Times New Roman"/>
          <w:sz w:val="24"/>
          <w:szCs w:val="24"/>
        </w:rPr>
        <w:t>e at age as a latent variable</w:t>
      </w:r>
      <w:r>
        <w:rPr>
          <w:rFonts w:ascii="Times New Roman" w:hAnsi="Times New Roman" w:cs="Times New Roman"/>
          <w:sz w:val="24"/>
          <w:szCs w:val="24"/>
        </w:rPr>
        <w:t xml:space="preserve">, which is integrated across during estimation of growth parameters.  Hierarchical models are increasingly advocated as a strategy to partition variability into multiple sources, and hence to interpret which source of variance is worth further study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{"citationID":"21c5sbv256","properties":{"formattedCitation":"(Larsen et al. 2001, Gelman 2005)","plainCitation":"(Larsen et al. 2001, Gelman 2005)"},"citationItems":[{"id":2995,"uris":["http://zotero.org/users/251206/items/UNW6RT3T"],"uri":["http://zotero.org/users/251206/items/UNW6RT3T"],"itemData":{"id":2995,"type":"article-journal","title":"Designs for Evaluating Local and Regional Scale Trends","container-title":"BioScience","page":"1069-1078","volume":"51","issue":"12","source":"bioscience.oxfordjournals.org","DOI":"10.1641/0006-3568(2001)051[1069:DFELAR]2.0.CO;2","ISSN":"0006-3568, 1525-3244","journalAbbreviation":"BioScience","language":"en","author":[{"family":"Larsen","given":"David P."},{"family":"Kincaid","given":"Thomas M."},{"family":"Jacobs","given":"Steven E."},{"family":"Urquhart","given":"N. Scott"}],"issued":{"date-parts":[["2001",12,1]]},"accessed":{"date-parts":[["2014",12,4]]}}},{"id":267,"uris":["http://zotero.org/users/251206/items/DKK3BGSI"],"uri":["http://zotero.org/users/251206/items/DKK3BGSI"],"itemData":{"id":267,"type":"article-journal","title":"Analysis of variance—why it is more important than ever","container-title":"The Annals of Statistics","page":"1–53","volume":"33","issue":"1","source":"Google Scholar","author":[{"family":"Gelman","given":"A."}],"issued":{"date-parts":[["2005"]]}}}],"schema":"https://github.com/citation-style-language/schema/raw/master/csl-citation.json"} </w:instrText>
      </w:r>
      <w:r>
        <w:rPr>
          <w:rFonts w:ascii="Times New Roman" w:hAnsi="Times New Roman" w:cs="Times New Roman"/>
          <w:sz w:val="24"/>
          <w:szCs w:val="24"/>
        </w:rPr>
        <w:fldChar w:fldCharType="separate"/>
      </w:r>
      <w:r w:rsidRPr="00091C30">
        <w:rPr>
          <w:rFonts w:ascii="Times New Roman" w:hAnsi="Times New Roman" w:cs="Times New Roman"/>
          <w:sz w:val="24"/>
        </w:rPr>
        <w:t>(Larsen et al. 2001, Gelman 2005)</w:t>
      </w:r>
      <w:r>
        <w:rPr>
          <w:rFonts w:ascii="Times New Roman" w:hAnsi="Times New Roman" w:cs="Times New Roman"/>
          <w:sz w:val="24"/>
          <w:szCs w:val="24"/>
        </w:rPr>
        <w:fldChar w:fldCharType="end"/>
      </w:r>
      <w:r w:rsidR="0035645B">
        <w:rPr>
          <w:rFonts w:ascii="Times New Roman" w:hAnsi="Times New Roman" w:cs="Times New Roman"/>
          <w:sz w:val="24"/>
          <w:szCs w:val="24"/>
        </w:rPr>
        <w:t xml:space="preserve">. </w:t>
      </w:r>
    </w:p>
    <w:p w14:paraId="67A9BA82" w14:textId="77777777" w:rsidR="004C2243" w:rsidRDefault="00BB132F" w:rsidP="00840BBD">
      <w:pPr>
        <w:tabs>
          <w:tab w:val="left" w:pos="360"/>
          <w:tab w:val="left" w:pos="720"/>
          <w:tab w:val="left" w:pos="8640"/>
        </w:tabs>
        <w:spacing w:after="0" w:line="480" w:lineRule="auto"/>
        <w:rPr>
          <w:rFonts w:ascii="Times New Roman" w:hAnsi="Times New Roman" w:cs="Times New Roman"/>
          <w:sz w:val="24"/>
          <w:szCs w:val="24"/>
        </w:rPr>
        <w:pPrChange w:id="49"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lastRenderedPageBreak/>
        <w:tab/>
        <w:t xml:space="preserve">Growth rates in natural populations are generally estimated using capture-mark-recapture (CMR) models.  In </w:t>
      </w:r>
      <w:r w:rsidR="00C62558">
        <w:rPr>
          <w:rFonts w:ascii="Times New Roman" w:hAnsi="Times New Roman" w:cs="Times New Roman"/>
          <w:sz w:val="24"/>
          <w:szCs w:val="24"/>
        </w:rPr>
        <w:t xml:space="preserve">CMR studies for marine fishes, thousands of individuals are typically captured and marked with a persistent and unique tag, and then measured and released.  If </w:t>
      </w:r>
      <w:r w:rsidR="006548B2">
        <w:rPr>
          <w:rFonts w:ascii="Times New Roman" w:hAnsi="Times New Roman" w:cs="Times New Roman"/>
          <w:sz w:val="24"/>
          <w:szCs w:val="24"/>
        </w:rPr>
        <w:t>a</w:t>
      </w:r>
      <w:r w:rsidR="00C62558">
        <w:rPr>
          <w:rFonts w:ascii="Times New Roman" w:hAnsi="Times New Roman" w:cs="Times New Roman"/>
          <w:sz w:val="24"/>
          <w:szCs w:val="24"/>
        </w:rPr>
        <w:t xml:space="preserve"> tagged individual is recaptured, </w:t>
      </w:r>
      <w:r w:rsidR="006548B2">
        <w:rPr>
          <w:rFonts w:ascii="Times New Roman" w:hAnsi="Times New Roman" w:cs="Times New Roman"/>
          <w:sz w:val="24"/>
          <w:szCs w:val="24"/>
        </w:rPr>
        <w:t>it is often</w:t>
      </w:r>
      <w:r w:rsidR="00C62558">
        <w:rPr>
          <w:rFonts w:ascii="Times New Roman" w:hAnsi="Times New Roman" w:cs="Times New Roman"/>
          <w:sz w:val="24"/>
          <w:szCs w:val="24"/>
        </w:rPr>
        <w:t xml:space="preserve"> killed and </w:t>
      </w:r>
      <w:r w:rsidR="006548B2">
        <w:rPr>
          <w:rFonts w:ascii="Times New Roman" w:hAnsi="Times New Roman" w:cs="Times New Roman"/>
          <w:sz w:val="24"/>
          <w:szCs w:val="24"/>
        </w:rPr>
        <w:t xml:space="preserve">its age at recapture identified </w:t>
      </w:r>
      <w:r w:rsidR="00C62558">
        <w:rPr>
          <w:rFonts w:ascii="Times New Roman" w:hAnsi="Times New Roman" w:cs="Times New Roman"/>
          <w:sz w:val="24"/>
          <w:szCs w:val="24"/>
        </w:rPr>
        <w:t xml:space="preserve">via analysis of hard parts.  Given the known time between capture and recapture, its size and age at both times can be calculated.  This </w:t>
      </w:r>
      <w:r w:rsidR="00907D48">
        <w:rPr>
          <w:rFonts w:ascii="Times New Roman" w:hAnsi="Times New Roman" w:cs="Times New Roman"/>
          <w:sz w:val="24"/>
          <w:szCs w:val="24"/>
        </w:rPr>
        <w:t xml:space="preserve">study design </w:t>
      </w:r>
      <w:r w:rsidR="00C62558">
        <w:rPr>
          <w:rFonts w:ascii="Times New Roman" w:hAnsi="Times New Roman" w:cs="Times New Roman"/>
          <w:sz w:val="24"/>
          <w:szCs w:val="24"/>
        </w:rPr>
        <w:t xml:space="preserve">allows a model for growth increments to be fitted to size and age data for two times for each individual in a data set.  </w:t>
      </w:r>
    </w:p>
    <w:p w14:paraId="7564F2C0" w14:textId="77777777" w:rsidR="00307F62" w:rsidRDefault="004C2243" w:rsidP="00840BBD">
      <w:pPr>
        <w:tabs>
          <w:tab w:val="left" w:pos="360"/>
          <w:tab w:val="left" w:pos="720"/>
          <w:tab w:val="left" w:pos="8640"/>
        </w:tabs>
        <w:spacing w:after="0" w:line="480" w:lineRule="auto"/>
        <w:rPr>
          <w:rFonts w:ascii="Times New Roman" w:hAnsi="Times New Roman" w:cs="Times New Roman"/>
          <w:sz w:val="24"/>
          <w:szCs w:val="24"/>
        </w:rPr>
        <w:pPrChange w:id="50"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r>
      <w:r w:rsidR="004C2630">
        <w:rPr>
          <w:rFonts w:ascii="Times New Roman" w:hAnsi="Times New Roman" w:cs="Times New Roman"/>
          <w:sz w:val="24"/>
          <w:szCs w:val="24"/>
        </w:rPr>
        <w:t xml:space="preserve">Many studies have examined the </w:t>
      </w:r>
      <w:r w:rsidR="005A4504">
        <w:rPr>
          <w:rFonts w:ascii="Times New Roman" w:hAnsi="Times New Roman" w:cs="Times New Roman"/>
          <w:sz w:val="24"/>
          <w:szCs w:val="24"/>
        </w:rPr>
        <w:t>impact</w:t>
      </w:r>
      <w:r w:rsidR="004C2630">
        <w:rPr>
          <w:rFonts w:ascii="Times New Roman" w:hAnsi="Times New Roman" w:cs="Times New Roman"/>
          <w:sz w:val="24"/>
          <w:szCs w:val="24"/>
        </w:rPr>
        <w:t xml:space="preserve"> of persistent or residual variation on estimation of growth patterns using CMR data for wild marine populations</w:t>
      </w:r>
      <w:r w:rsidR="00D018E5">
        <w:rPr>
          <w:rFonts w:ascii="Times New Roman" w:hAnsi="Times New Roman" w:cs="Times New Roman"/>
          <w:sz w:val="24"/>
          <w:szCs w:val="24"/>
        </w:rPr>
        <w:t xml:space="preserve">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{"citationID":"20bckl6r4d","properties":{"formattedCitation":"(Sainsbury 1980, Francis 1988)","plainCitation":"(Sainsbury 1980, Francis 1988)"},"citationItems":[{"id":3048,"uris":["http://zotero.org/users/251206/items/U86SWFEU"],"uri":["http://zotero.org/users/251206/items/U86SWFEU"],"itemData":{"id":3048,"type":"article-journal","title":"Effect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J."}],"issued":{"date-parts":[["1980"]]},"accessed":{"date-parts":[["2014",12,19]]}}},{"id":3044,"uris":["http://zotero.org/users/251206/items/83V2RI6I"],"uri":["http://zotero.org/users/251206/items/83V2RI6I"],"itemData":{"id":3044,"type":"article-journal","title":"Maximum likelihood estimation of growth and growth variability from tagging data","container-title":"New Zealand journal of marine and freshwater research","page":"43–51","volume":"22","issue":"1","source":"Google Scholar","author":[{"family":"Francis","given":"RICC"}],"issued":{"date-parts":[["1988"]]},"accessed":{"date-parts":[["2014",12,19]]}}}],"schema":"https://github.com/citation-style-language/schema/raw/master/csl-citation.json"}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(Sainsbury 1980, Francis 1988)</w:t>
      </w:r>
      <w:r w:rsidR="00D018E5">
        <w:rPr>
          <w:rFonts w:ascii="Times New Roman" w:hAnsi="Times New Roman" w:cs="Times New Roman"/>
          <w:sz w:val="24"/>
          <w:szCs w:val="24"/>
        </w:rPr>
        <w:fldChar w:fldCharType="end"/>
      </w:r>
      <w:r w:rsidR="004C2630">
        <w:rPr>
          <w:rFonts w:ascii="Times New Roman" w:hAnsi="Times New Roman" w:cs="Times New Roman"/>
          <w:sz w:val="24"/>
          <w:szCs w:val="24"/>
        </w:rPr>
        <w:t xml:space="preserve">. </w:t>
      </w:r>
      <w:r>
        <w:rPr>
          <w:rFonts w:ascii="Times New Roman" w:hAnsi="Times New Roman" w:cs="Times New Roman"/>
          <w:sz w:val="24"/>
          <w:szCs w:val="24"/>
        </w:rPr>
        <w:t xml:space="preserve"> </w:t>
      </w:r>
      <w:r w:rsidR="00D018E5">
        <w:rPr>
          <w:rFonts w:ascii="Times New Roman" w:hAnsi="Times New Roman" w:cs="Times New Roman"/>
          <w:sz w:val="24"/>
          <w:szCs w:val="24"/>
        </w:rPr>
        <w:t xml:space="preserve">However, few studies have explicitly modeled multiple sources of variability in growth rates.  One exception is Shelton et al. </w:t>
      </w:r>
      <w:r w:rsidR="00D018E5">
        <w:rPr>
          <w:rFonts w:ascii="Times New Roman" w:hAnsi="Times New Roman" w:cs="Times New Roman"/>
          <w:sz w:val="24"/>
          <w:szCs w:val="24"/>
        </w:rPr>
        <w:fldChar w:fldCharType="begin"/>
      </w:r>
      <w:r w:rsidR="00D018E5">
        <w:rPr>
          <w:rFonts w:ascii="Times New Roman" w:hAnsi="Times New Roman" w:cs="Times New Roman"/>
          <w:sz w:val="24"/>
          <w:szCs w:val="24"/>
        </w:rPr>
        <w:instrText xml:space="preserve"> ADDIN ZOTERO_ITEM CSL_CITATION {"citationID":"16kgiq1i9q","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D018E5">
        <w:rPr>
          <w:rFonts w:ascii="Times New Roman" w:hAnsi="Times New Roman" w:cs="Times New Roman"/>
          <w:sz w:val="24"/>
          <w:szCs w:val="24"/>
        </w:rPr>
        <w:fldChar w:fldCharType="separate"/>
      </w:r>
      <w:r w:rsidR="00D018E5" w:rsidRPr="00D018E5">
        <w:rPr>
          <w:rFonts w:ascii="Times New Roman" w:hAnsi="Times New Roman" w:cs="Times New Roman"/>
          <w:sz w:val="24"/>
        </w:rPr>
        <w:t>(2013)</w:t>
      </w:r>
      <w:r w:rsidR="00D018E5">
        <w:rPr>
          <w:rFonts w:ascii="Times New Roman" w:hAnsi="Times New Roman" w:cs="Times New Roman"/>
          <w:sz w:val="24"/>
          <w:szCs w:val="24"/>
        </w:rPr>
        <w:fldChar w:fldCharType="end"/>
      </w:r>
      <w:r w:rsidR="00D018E5">
        <w:rPr>
          <w:rFonts w:ascii="Times New Roman" w:hAnsi="Times New Roman" w:cs="Times New Roman"/>
          <w:sz w:val="24"/>
          <w:szCs w:val="24"/>
        </w:rPr>
        <w:t>, which modeled persistent, temporal, and residual variation in growth rates in the analysis of data from a growth experiment for steelhead trout.  In this study, we additionally incorporate sex-specific differences and spatial variation in growth rates, and implement the model using maximum marginal likelihood estimation.  The code is distributed as a publicly available package in the R statistical environment, and is illustrated using CMR data for Antarctic toothfish</w:t>
      </w:r>
      <w:r w:rsidR="00E51C92">
        <w:rPr>
          <w:rFonts w:ascii="Times New Roman" w:hAnsi="Times New Roman" w:cs="Times New Roman"/>
          <w:sz w:val="24"/>
          <w:szCs w:val="24"/>
        </w:rPr>
        <w:t xml:space="preserve"> </w:t>
      </w:r>
      <w:r w:rsidR="00E51C92" w:rsidRPr="009C37AB">
        <w:rPr>
          <w:rFonts w:ascii="Times New Roman" w:hAnsi="Times New Roman" w:cs="Times New Roman"/>
          <w:sz w:val="24"/>
          <w:szCs w:val="24"/>
        </w:rPr>
        <w:t>(</w:t>
      </w:r>
      <w:r w:rsidR="00E51C92">
        <w:rPr>
          <w:rFonts w:ascii="Times New Roman" w:hAnsi="Times New Roman" w:cs="Times New Roman"/>
          <w:i/>
          <w:sz w:val="24"/>
          <w:szCs w:val="24"/>
        </w:rPr>
        <w:t>Dissostichus mawsoni</w:t>
      </w:r>
      <w:r w:rsidR="00E51C92" w:rsidRPr="009C37AB">
        <w:rPr>
          <w:rFonts w:ascii="Times New Roman" w:hAnsi="Times New Roman" w:cs="Times New Roman"/>
          <w:sz w:val="24"/>
          <w:szCs w:val="24"/>
        </w:rPr>
        <w:t>)</w:t>
      </w:r>
      <w:r w:rsidR="00D018E5">
        <w:rPr>
          <w:rFonts w:ascii="Times New Roman" w:hAnsi="Times New Roman" w:cs="Times New Roman"/>
          <w:sz w:val="24"/>
          <w:szCs w:val="24"/>
        </w:rPr>
        <w:t xml:space="preserve">.  Using these data, we show that </w:t>
      </w:r>
      <w:r w:rsidR="00D018E5" w:rsidRPr="005C6FB0">
        <w:rPr>
          <w:rFonts w:ascii="Times New Roman" w:hAnsi="Times New Roman" w:cs="Times New Roman"/>
          <w:sz w:val="24"/>
          <w:szCs w:val="24"/>
          <w:highlight w:val="yellow"/>
        </w:rPr>
        <w:t>…. [1-2 sentence summary of most important result for toothfish]</w:t>
      </w:r>
      <w:r w:rsidR="00D018E5">
        <w:rPr>
          <w:rFonts w:ascii="Times New Roman" w:hAnsi="Times New Roman" w:cs="Times New Roman"/>
          <w:sz w:val="24"/>
          <w:szCs w:val="24"/>
        </w:rPr>
        <w:t>.</w:t>
      </w:r>
    </w:p>
    <w:p w14:paraId="3CC1B4AC" w14:textId="77777777" w:rsidR="00611502" w:rsidRDefault="00611502" w:rsidP="00840BBD">
      <w:pPr>
        <w:spacing w:line="480" w:lineRule="auto"/>
        <w:rPr>
          <w:rFonts w:ascii="Times New Roman" w:hAnsi="Times New Roman" w:cs="Times New Roman"/>
          <w:b/>
          <w:sz w:val="24"/>
          <w:szCs w:val="24"/>
        </w:rPr>
        <w:pPrChange w:id="51" w:author="JTT" w:date="2015-01-23T16:01:00Z">
          <w:pPr/>
        </w:pPrChange>
      </w:pPr>
      <w:r>
        <w:rPr>
          <w:rFonts w:ascii="Times New Roman" w:hAnsi="Times New Roman" w:cs="Times New Roman"/>
          <w:b/>
          <w:sz w:val="24"/>
          <w:szCs w:val="24"/>
        </w:rPr>
        <w:br w:type="page"/>
      </w:r>
    </w:p>
    <w:p w14:paraId="6E3D0D50" w14:textId="77777777" w:rsidR="00307F62" w:rsidRPr="00307F62" w:rsidRDefault="002F7FA1" w:rsidP="00840BBD">
      <w:pPr>
        <w:tabs>
          <w:tab w:val="left" w:pos="360"/>
          <w:tab w:val="left" w:pos="720"/>
          <w:tab w:val="left" w:pos="8640"/>
        </w:tabs>
        <w:spacing w:after="0" w:line="480" w:lineRule="auto"/>
        <w:rPr>
          <w:rFonts w:ascii="Times New Roman" w:hAnsi="Times New Roman" w:cs="Times New Roman"/>
          <w:b/>
          <w:sz w:val="24"/>
          <w:szCs w:val="24"/>
        </w:rPr>
        <w:pPrChange w:id="52" w:author="JTT" w:date="2015-01-23T16:01:00Z">
          <w:pPr>
            <w:tabs>
              <w:tab w:val="left" w:pos="360"/>
              <w:tab w:val="left" w:pos="720"/>
              <w:tab w:val="left" w:pos="8640"/>
            </w:tabs>
            <w:spacing w:after="0" w:line="480" w:lineRule="auto"/>
          </w:pPr>
        </w:pPrChange>
      </w:pPr>
      <w:r>
        <w:rPr>
          <w:rFonts w:ascii="Times New Roman" w:hAnsi="Times New Roman" w:cs="Times New Roman"/>
          <w:b/>
          <w:sz w:val="24"/>
          <w:szCs w:val="24"/>
        </w:rPr>
        <w:lastRenderedPageBreak/>
        <w:t xml:space="preserve">2 </w:t>
      </w:r>
      <w:r w:rsidR="00307F62">
        <w:rPr>
          <w:rFonts w:ascii="Times New Roman" w:hAnsi="Times New Roman" w:cs="Times New Roman"/>
          <w:b/>
          <w:sz w:val="24"/>
          <w:szCs w:val="24"/>
        </w:rPr>
        <w:t>Methods</w:t>
      </w:r>
    </w:p>
    <w:p w14:paraId="3734A64E" w14:textId="77777777" w:rsidR="007A7191" w:rsidRDefault="0019699F" w:rsidP="00840BBD">
      <w:pPr>
        <w:tabs>
          <w:tab w:val="left" w:pos="360"/>
          <w:tab w:val="left" w:pos="720"/>
          <w:tab w:val="left" w:pos="8640"/>
        </w:tabs>
        <w:spacing w:after="0" w:line="480" w:lineRule="auto"/>
        <w:rPr>
          <w:rFonts w:ascii="Times New Roman" w:hAnsi="Times New Roman" w:cs="Times New Roman"/>
          <w:sz w:val="24"/>
          <w:szCs w:val="24"/>
        </w:rPr>
        <w:pPrChange w:id="53"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t>We start with</w:t>
      </w:r>
      <w:r w:rsidR="002A3F7F" w:rsidRPr="009C37AB">
        <w:rPr>
          <w:rFonts w:ascii="Times New Roman" w:hAnsi="Times New Roman" w:cs="Times New Roman"/>
          <w:sz w:val="24"/>
          <w:szCs w:val="24"/>
        </w:rPr>
        <w:t xml:space="preserve"> the specialized von Bertalanffy growth function:</w:t>
      </w:r>
    </w:p>
    <w:p w14:paraId="79DCDC11" w14:textId="77777777" w:rsidR="00940E38" w:rsidRPr="00940E38" w:rsidRDefault="00FA01CA" w:rsidP="00840BBD">
      <w:pPr>
        <w:tabs>
          <w:tab w:val="left" w:pos="360"/>
          <w:tab w:val="left" w:pos="720"/>
          <w:tab w:val="left" w:pos="8640"/>
        </w:tabs>
        <w:spacing w:after="0" w:line="480" w:lineRule="auto"/>
        <w:rPr>
          <w:rFonts w:ascii="Times New Roman" w:hAnsi="Times New Roman" w:cs="Times New Roman"/>
          <w:sz w:val="24"/>
          <w:szCs w:val="24"/>
        </w:rPr>
        <w:pPrChange w:id="54" w:author="JTT" w:date="2015-01-23T16:01:00Z">
          <w:pPr>
            <w:tabs>
              <w:tab w:val="left" w:pos="360"/>
              <w:tab w:val="left" w:pos="720"/>
              <w:tab w:val="left" w:pos="8640"/>
            </w:tabs>
            <w:spacing w:after="0" w:line="480" w:lineRule="auto"/>
          </w:pPr>
        </w:pPrChange>
      </w:pPr>
      <m:oMath>
        <m:r>
          <w:rPr>
            <w:rFonts w:ascii="Cambria Math" w:hAnsi="Cambria Math" w:cs="Times New Roman"/>
            <w:sz w:val="24"/>
            <w:szCs w:val="24"/>
          </w:rPr>
          <m:t>dL/dt=a-kL</m:t>
        </m:r>
      </m:oMath>
      <w:r>
        <w:rPr>
          <w:rFonts w:ascii="Times New Roman" w:hAnsi="Times New Roman" w:cs="Times New Roman"/>
          <w:sz w:val="24"/>
          <w:szCs w:val="24"/>
        </w:rPr>
        <w:t xml:space="preserve"> </w:t>
      </w:r>
      <w:r w:rsidR="00DB5DB4">
        <w:rPr>
          <w:rFonts w:ascii="Times New Roman" w:hAnsi="Times New Roman" w:cs="Times New Roman"/>
          <w:sz w:val="24"/>
          <w:szCs w:val="24"/>
        </w:rPr>
        <w:tab/>
        <w:t>(1)</w:t>
      </w:r>
    </w:p>
    <w:p w14:paraId="28F3814C" w14:textId="75D34A98" w:rsidR="0024242D" w:rsidRDefault="0019699F" w:rsidP="00840BBD">
      <w:pPr>
        <w:tabs>
          <w:tab w:val="left" w:pos="360"/>
          <w:tab w:val="left" w:pos="720"/>
          <w:tab w:val="left" w:pos="8640"/>
        </w:tabs>
        <w:spacing w:after="0" w:line="480" w:lineRule="auto"/>
        <w:rPr>
          <w:rFonts w:ascii="Times New Roman" w:hAnsi="Times New Roman" w:cs="Times New Roman"/>
          <w:sz w:val="24"/>
          <w:szCs w:val="24"/>
        </w:rPr>
        <w:pPrChange w:id="55"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dL/dt</w:t>
      </w:r>
      <w:r w:rsidR="00F6411C">
        <w:rPr>
          <w:rFonts w:ascii="Times New Roman" w:hAnsi="Times New Roman" w:cs="Times New Roman"/>
          <w:sz w:val="24"/>
          <w:szCs w:val="24"/>
        </w:rPr>
        <w:t xml:space="preserve"> is change in length</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L</w:t>
      </w:r>
      <w:r w:rsidRPr="009C37AB">
        <w:rPr>
          <w:rFonts w:ascii="Times New Roman" w:hAnsi="Times New Roman" w:cs="Times New Roman"/>
          <w:sz w:val="24"/>
          <w:szCs w:val="24"/>
        </w:rPr>
        <w:t xml:space="preserve"> as a function of time</w:t>
      </w:r>
      <w:r w:rsidR="002425C8">
        <w:rPr>
          <w:rFonts w:ascii="Times New Roman" w:hAnsi="Times New Roman" w:cs="Times New Roman"/>
          <w:sz w:val="24"/>
          <w:szCs w:val="24"/>
        </w:rPr>
        <w:t xml:space="preserve"> </w:t>
      </w:r>
      <w:r w:rsidR="002425C8" w:rsidRPr="002425C8">
        <w:rPr>
          <w:rFonts w:ascii="Times New Roman" w:hAnsi="Times New Roman" w:cs="Times New Roman"/>
          <w:i/>
          <w:sz w:val="24"/>
          <w:szCs w:val="24"/>
        </w:rPr>
        <w:t>t</w:t>
      </w:r>
      <w:r w:rsidRPr="009C37AB">
        <w:rPr>
          <w:rFonts w:ascii="Times New Roman" w:hAnsi="Times New Roman" w:cs="Times New Roman"/>
          <w:sz w:val="24"/>
          <w:szCs w:val="24"/>
        </w:rPr>
        <w:t xml:space="preserve">, </w:t>
      </w:r>
      <w:r w:rsidRPr="009C37AB">
        <w:rPr>
          <w:rFonts w:ascii="Times New Roman" w:hAnsi="Times New Roman" w:cs="Times New Roman"/>
          <w:i/>
          <w:sz w:val="24"/>
          <w:szCs w:val="24"/>
        </w:rPr>
        <w:t>a</w:t>
      </w:r>
      <w:r w:rsidRPr="009C37AB">
        <w:rPr>
          <w:rFonts w:ascii="Times New Roman" w:hAnsi="Times New Roman" w:cs="Times New Roman"/>
          <w:sz w:val="24"/>
          <w:szCs w:val="24"/>
        </w:rPr>
        <w:t xml:space="preserve"> scales with energy acquisition, and </w:t>
      </w:r>
      <w:r w:rsidR="00804B23">
        <w:rPr>
          <w:rFonts w:ascii="Times New Roman" w:hAnsi="Times New Roman" w:cs="Times New Roman"/>
          <w:i/>
          <w:sz w:val="24"/>
          <w:szCs w:val="24"/>
        </w:rPr>
        <w:t>k</w:t>
      </w:r>
      <w:r w:rsidRPr="009C37AB">
        <w:rPr>
          <w:rFonts w:ascii="Times New Roman" w:hAnsi="Times New Roman" w:cs="Times New Roman"/>
          <w:sz w:val="24"/>
          <w:szCs w:val="24"/>
        </w:rPr>
        <w:t xml:space="preserve"> represents metabolic upkeep costs.  </w:t>
      </w:r>
      <w:r w:rsidR="0024242D" w:rsidRPr="009C37AB">
        <w:rPr>
          <w:rFonts w:ascii="Times New Roman" w:hAnsi="Times New Roman" w:cs="Times New Roman"/>
          <w:sz w:val="24"/>
          <w:szCs w:val="24"/>
        </w:rPr>
        <w:t xml:space="preserve">Variation among individuals can be </w:t>
      </w:r>
      <w:r w:rsidR="0024242D">
        <w:rPr>
          <w:rFonts w:ascii="Times New Roman" w:hAnsi="Times New Roman" w:cs="Times New Roman"/>
          <w:sz w:val="24"/>
          <w:szCs w:val="24"/>
        </w:rPr>
        <w:t>estimated</w:t>
      </w:r>
      <w:r w:rsidR="0024242D" w:rsidRPr="009C37AB">
        <w:rPr>
          <w:rFonts w:ascii="Times New Roman" w:hAnsi="Times New Roman" w:cs="Times New Roman"/>
          <w:sz w:val="24"/>
          <w:szCs w:val="24"/>
        </w:rPr>
        <w:t xml:space="preserve"> by treating each individual's demographic parameter</w:t>
      </w:r>
      <w:r w:rsidR="0024242D">
        <w:rPr>
          <w:rFonts w:ascii="Times New Roman" w:hAnsi="Times New Roman" w:cs="Times New Roman"/>
          <w:sz w:val="24"/>
          <w:szCs w:val="24"/>
        </w:rPr>
        <w:t>s as a random effect that arises</w:t>
      </w:r>
      <w:r w:rsidR="0024242D" w:rsidRPr="009C37AB">
        <w:rPr>
          <w:rFonts w:ascii="Times New Roman" w:hAnsi="Times New Roman" w:cs="Times New Roman"/>
          <w:sz w:val="24"/>
          <w:szCs w:val="24"/>
        </w:rPr>
        <w:t xml:space="preserve"> from a population-level distribution</w:t>
      </w:r>
      <w:r w:rsidR="0024242D">
        <w:rPr>
          <w:rFonts w:ascii="Times New Roman" w:hAnsi="Times New Roman" w:cs="Times New Roman"/>
          <w:sz w:val="24"/>
          <w:szCs w:val="24"/>
        </w:rPr>
        <w:t xml:space="preserve"> </w:t>
      </w:r>
      <w:r w:rsidR="0024242D">
        <w:rPr>
          <w:rFonts w:ascii="Times New Roman" w:hAnsi="Times New Roman" w:cs="Times New Roman"/>
          <w:sz w:val="24"/>
          <w:szCs w:val="24"/>
        </w:rPr>
        <w:fldChar w:fldCharType="begin"/>
      </w:r>
      <w:r w:rsidR="0024242D">
        <w:rPr>
          <w:rFonts w:ascii="Times New Roman" w:hAnsi="Times New Roman" w:cs="Times New Roman"/>
          <w:sz w:val="24"/>
          <w:szCs w:val="24"/>
        </w:rPr>
        <w:instrText xml:space="preserve"> ADDIN ZOTERO_ITEM CSL_CITATION {"citationID":"12324c6elt","properties":{"formattedCitation":"(Thorson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24242D">
        <w:rPr>
          <w:rFonts w:ascii="Times New Roman" w:hAnsi="Times New Roman" w:cs="Times New Roman"/>
          <w:sz w:val="24"/>
          <w:szCs w:val="24"/>
        </w:rPr>
        <w:fldChar w:fldCharType="separate"/>
      </w:r>
      <w:r w:rsidR="0024242D" w:rsidRPr="004E6298">
        <w:rPr>
          <w:rFonts w:ascii="Times New Roman" w:hAnsi="Times New Roman" w:cs="Times New Roman"/>
          <w:sz w:val="24"/>
        </w:rPr>
        <w:t>(Thorson and Minto In press)</w:t>
      </w:r>
      <w:r w:rsidR="0024242D">
        <w:rPr>
          <w:rFonts w:ascii="Times New Roman" w:hAnsi="Times New Roman" w:cs="Times New Roman"/>
          <w:sz w:val="24"/>
          <w:szCs w:val="24"/>
        </w:rPr>
        <w:fldChar w:fldCharType="end"/>
      </w:r>
      <w:r w:rsidR="0024242D" w:rsidRPr="009C37AB">
        <w:rPr>
          <w:rFonts w:ascii="Times New Roman" w:hAnsi="Times New Roman" w:cs="Times New Roman"/>
          <w:sz w:val="24"/>
          <w:szCs w:val="24"/>
        </w:rPr>
        <w:t xml:space="preserve">.  </w:t>
      </w:r>
      <w:r w:rsidR="0024242D">
        <w:rPr>
          <w:rFonts w:ascii="Times New Roman" w:hAnsi="Times New Roman" w:cs="Times New Roman"/>
          <w:sz w:val="24"/>
          <w:szCs w:val="24"/>
        </w:rPr>
        <w:t xml:space="preserve">Here, we treat metabolic upkeep costs </w:t>
      </w:r>
      <w:ins w:id="56" w:author="JTT" w:date="2015-01-23T14:59:00Z">
        <w:r w:rsidR="00814F05" w:rsidRPr="0018784A">
          <w:rPr>
            <w:rFonts w:ascii="Times New Roman" w:hAnsi="Times New Roman" w:cs="Times New Roman"/>
            <w:i/>
            <w:sz w:val="24"/>
            <w:szCs w:val="24"/>
          </w:rPr>
          <w:t>k</w:t>
        </w:r>
        <w:r w:rsidR="00814F05" w:rsidRPr="0018784A">
          <w:rPr>
            <w:rFonts w:ascii="Times New Roman" w:hAnsi="Times New Roman" w:cs="Times New Roman"/>
            <w:i/>
            <w:sz w:val="24"/>
            <w:szCs w:val="24"/>
            <w:vertAlign w:val="subscript"/>
          </w:rPr>
          <w:t>i</w:t>
        </w:r>
        <w:r w:rsidR="00814F05">
          <w:rPr>
            <w:rFonts w:ascii="Times New Roman" w:hAnsi="Times New Roman" w:cs="Times New Roman"/>
            <w:sz w:val="24"/>
            <w:szCs w:val="24"/>
          </w:rPr>
          <w:t xml:space="preserve"> </w:t>
        </w:r>
      </w:ins>
      <w:r w:rsidR="0024242D">
        <w:rPr>
          <w:rFonts w:ascii="Times New Roman" w:hAnsi="Times New Roman" w:cs="Times New Roman"/>
          <w:sz w:val="24"/>
          <w:szCs w:val="24"/>
        </w:rPr>
        <w:t>as varying among individuals</w:t>
      </w:r>
      <w:del w:id="57" w:author="JTT" w:date="2015-01-23T14:59:00Z">
        <w:r w:rsidR="0018784A" w:rsidDel="00814F05">
          <w:rPr>
            <w:rFonts w:ascii="Times New Roman" w:hAnsi="Times New Roman" w:cs="Times New Roman"/>
            <w:sz w:val="24"/>
            <w:szCs w:val="24"/>
          </w:rPr>
          <w:delText xml:space="preserve"> </w:delText>
        </w:r>
        <w:r w:rsidR="0018784A" w:rsidRPr="0018784A" w:rsidDel="00814F05">
          <w:rPr>
            <w:rFonts w:ascii="Times New Roman" w:hAnsi="Times New Roman" w:cs="Times New Roman"/>
            <w:i/>
            <w:sz w:val="24"/>
            <w:szCs w:val="24"/>
          </w:rPr>
          <w:delText>k</w:delText>
        </w:r>
        <w:r w:rsidR="0018784A" w:rsidRPr="0018784A" w:rsidDel="00814F05">
          <w:rPr>
            <w:rFonts w:ascii="Times New Roman" w:hAnsi="Times New Roman" w:cs="Times New Roman"/>
            <w:i/>
            <w:sz w:val="24"/>
            <w:szCs w:val="24"/>
            <w:vertAlign w:val="subscript"/>
          </w:rPr>
          <w:delText>i</w:delText>
        </w:r>
      </w:del>
      <w:r w:rsidR="0024242D">
        <w:rPr>
          <w:rFonts w:ascii="Times New Roman" w:hAnsi="Times New Roman" w:cs="Times New Roman"/>
          <w:sz w:val="24"/>
          <w:szCs w:val="24"/>
        </w:rPr>
        <w:t>, due to differences in ambient temperature, intrinsic variation in activity levels, and other factors:</w:t>
      </w:r>
    </w:p>
    <w:p w14:paraId="32277604" w14:textId="12D70DF0" w:rsidR="00814F05" w:rsidRDefault="001E7A80" w:rsidP="00840BBD">
      <w:pPr>
        <w:tabs>
          <w:tab w:val="left" w:pos="360"/>
          <w:tab w:val="left" w:pos="720"/>
          <w:tab w:val="left" w:pos="8640"/>
        </w:tabs>
        <w:spacing w:after="0" w:line="480" w:lineRule="auto"/>
        <w:rPr>
          <w:ins w:id="58" w:author="JTT" w:date="2015-01-23T14:54:00Z"/>
          <w:rFonts w:ascii="Times New Roman" w:hAnsi="Times New Roman" w:cs="Times New Roman"/>
          <w:sz w:val="24"/>
          <w:szCs w:val="24"/>
        </w:rPr>
        <w:pPrChange w:id="59" w:author="JTT" w:date="2015-01-23T16:01:00Z">
          <w:pPr>
            <w:tabs>
              <w:tab w:val="left" w:pos="360"/>
              <w:tab w:val="left" w:pos="720"/>
              <w:tab w:val="left" w:pos="8640"/>
            </w:tabs>
            <w:spacing w:after="0" w:line="480" w:lineRule="auto"/>
          </w:pPr>
        </w:pPrChange>
      </w:pPr>
      <m:oMath>
        <m:sSub>
          <m:sSubPr>
            <m:ctrlPr>
              <w:rPr>
                <w:rFonts w:ascii="Cambria Math" w:hAnsi="Cambria Math" w:cs="Times New Roman"/>
                <w:i/>
                <w:sz w:val="24"/>
                <w:szCs w:val="24"/>
              </w:rPr>
            </m:ctrlPr>
          </m:sSubPr>
          <m:e>
            <m:r>
              <w:rPr>
                <w:rFonts w:ascii="Cambria Math" w:hAnsi="Cambria Math" w:cs="Times New Roman"/>
                <w:sz w:val="24"/>
                <w:szCs w:val="24"/>
              </w:rPr>
              <m:t>k</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k</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m:t>
        </m:r>
      </m:oMath>
      <w:r w:rsidR="00812728">
        <w:rPr>
          <w:rFonts w:ascii="Times New Roman" w:hAnsi="Times New Roman" w:cs="Times New Roman"/>
          <w:sz w:val="24"/>
          <w:szCs w:val="24"/>
        </w:rPr>
        <w:t xml:space="preserve"> </w:t>
      </w:r>
      <w:ins w:id="60" w:author="JTT" w:date="2015-01-23T14:55:00Z">
        <w:r w:rsidR="00814F05">
          <w:rPr>
            <w:rFonts w:ascii="Times New Roman" w:hAnsi="Times New Roman" w:cs="Times New Roman"/>
            <w:sz w:val="24"/>
            <w:szCs w:val="24"/>
          </w:rPr>
          <w:tab/>
        </w:r>
      </w:ins>
      <w:moveToRangeStart w:id="61" w:author="JTT" w:date="2015-01-23T14:55:00Z" w:name="move409788231"/>
      <w:moveTo w:id="62" w:author="JTT" w:date="2015-01-23T14:55:00Z">
        <w:r w:rsidR="00814F05">
          <w:rPr>
            <w:rFonts w:ascii="Times New Roman" w:hAnsi="Times New Roman" w:cs="Times New Roman"/>
            <w:sz w:val="24"/>
            <w:szCs w:val="24"/>
          </w:rPr>
          <w:t>(2)</w:t>
        </w:r>
      </w:moveTo>
      <w:moveToRangeEnd w:id="61"/>
    </w:p>
    <w:p w14:paraId="2BB88059" w14:textId="5BC2670E" w:rsidR="008E7432" w:rsidDel="00814F05" w:rsidRDefault="00812728" w:rsidP="00840BBD">
      <w:pPr>
        <w:tabs>
          <w:tab w:val="left" w:pos="360"/>
          <w:tab w:val="left" w:pos="720"/>
          <w:tab w:val="left" w:pos="8640"/>
        </w:tabs>
        <w:spacing w:after="0" w:line="480" w:lineRule="auto"/>
        <w:rPr>
          <w:del w:id="63" w:author="JTT" w:date="2015-01-23T14:54:00Z"/>
          <w:rFonts w:ascii="Times New Roman" w:hAnsi="Times New Roman" w:cs="Times New Roman"/>
          <w:sz w:val="24"/>
          <w:szCs w:val="24"/>
        </w:rPr>
        <w:pPrChange w:id="64"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 xml:space="preserve">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r>
          <w:rPr>
            <w:rFonts w:ascii="Cambria Math" w:hAnsi="Cambria Math" w:cs="Times New Roman"/>
            <w:sz w:val="24"/>
            <w:szCs w:val="24"/>
          </w:rPr>
          <m:t>~N(0,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r>
          <w:rPr>
            <w:rFonts w:ascii="Cambria Math" w:hAnsi="Cambria Math" w:cs="Times New Roman"/>
            <w:sz w:val="24"/>
            <w:szCs w:val="24"/>
          </w:rPr>
          <m:t>)</m:t>
        </m:r>
      </m:oMath>
      <w:ins w:id="65" w:author="JTT" w:date="2015-01-23T14:55:00Z">
        <w:r w:rsidR="00814F05">
          <w:rPr>
            <w:rFonts w:ascii="Times New Roman" w:hAnsi="Times New Roman" w:cs="Times New Roman"/>
            <w:sz w:val="24"/>
            <w:szCs w:val="24"/>
          </w:rPr>
          <w:t>,</w:t>
        </w:r>
        <w:r w:rsidR="00814F05" w:rsidDel="00814F05">
          <w:rPr>
            <w:rFonts w:ascii="Times New Roman" w:hAnsi="Times New Roman" w:cs="Times New Roman"/>
            <w:sz w:val="24"/>
            <w:szCs w:val="24"/>
          </w:rPr>
          <w:t xml:space="preserve"> </w:t>
        </w:r>
      </w:ins>
      <w:del w:id="66" w:author="JTT" w:date="2015-01-23T14:55:00Z">
        <w:r w:rsidDel="00814F05">
          <w:rPr>
            <w:rFonts w:ascii="Times New Roman" w:hAnsi="Times New Roman" w:cs="Times New Roman"/>
            <w:sz w:val="24"/>
            <w:szCs w:val="24"/>
          </w:rPr>
          <w:tab/>
        </w:r>
      </w:del>
      <w:moveFromRangeStart w:id="67" w:author="JTT" w:date="2015-01-23T14:55:00Z" w:name="move409788231"/>
      <w:moveFrom w:id="68" w:author="JTT" w:date="2015-01-23T14:55:00Z">
        <w:r w:rsidDel="00814F05">
          <w:rPr>
            <w:rFonts w:ascii="Times New Roman" w:hAnsi="Times New Roman" w:cs="Times New Roman"/>
            <w:sz w:val="24"/>
            <w:szCs w:val="24"/>
          </w:rPr>
          <w:t>(2)</w:t>
        </w:r>
      </w:moveFrom>
      <w:moveFromRangeEnd w:id="67"/>
    </w:p>
    <w:p w14:paraId="34FDA6C4" w14:textId="49345464" w:rsidR="0024242D" w:rsidRPr="0024242D" w:rsidRDefault="0018784A" w:rsidP="00840BBD">
      <w:pPr>
        <w:tabs>
          <w:tab w:val="left" w:pos="360"/>
          <w:tab w:val="left" w:pos="720"/>
          <w:tab w:val="left" w:pos="8640"/>
        </w:tabs>
        <w:spacing w:after="0" w:line="480" w:lineRule="auto"/>
        <w:rPr>
          <w:rFonts w:ascii="Times New Roman" w:hAnsi="Times New Roman" w:cs="Times New Roman"/>
          <w:sz w:val="24"/>
          <w:szCs w:val="24"/>
        </w:rPr>
        <w:pPrChange w:id="69" w:author="JTT" w:date="2015-01-23T16:01:00Z">
          <w:pPr>
            <w:tabs>
              <w:tab w:val="left" w:pos="360"/>
              <w:tab w:val="left" w:pos="720"/>
              <w:tab w:val="left" w:pos="8640"/>
            </w:tabs>
            <w:spacing w:after="0" w:line="480" w:lineRule="auto"/>
          </w:pPr>
        </w:pPrChange>
      </w:pPr>
      <w:del w:id="70" w:author="JTT" w:date="2015-01-23T14:55:00Z">
        <w:r w:rsidDel="00814F05">
          <w:rPr>
            <w:rFonts w:ascii="Times New Roman" w:hAnsi="Times New Roman" w:cs="Times New Roman"/>
            <w:sz w:val="24"/>
            <w:szCs w:val="24"/>
          </w:rPr>
          <w:delText>where</w:delText>
        </w:r>
        <w:r w:rsidR="0024242D" w:rsidDel="00814F05">
          <w:rPr>
            <w:rFonts w:ascii="Times New Roman" w:hAnsi="Times New Roman" w:cs="Times New Roman"/>
            <w:sz w:val="24"/>
            <w:szCs w:val="24"/>
          </w:rPr>
          <w:delText xml:space="preserve"> </w:delText>
        </w:r>
      </w:del>
      <w:r w:rsidR="0024242D" w:rsidRPr="0024242D">
        <w:rPr>
          <w:rFonts w:ascii="Times New Roman" w:hAnsi="Times New Roman" w:cs="Times New Roman"/>
          <w:i/>
          <w:sz w:val="24"/>
          <w:szCs w:val="24"/>
        </w:rPr>
        <w:t>μ</w:t>
      </w:r>
      <w:r>
        <w:rPr>
          <w:rFonts w:ascii="Times New Roman" w:hAnsi="Times New Roman" w:cs="Times New Roman"/>
          <w:i/>
          <w:sz w:val="24"/>
          <w:szCs w:val="24"/>
          <w:vertAlign w:val="subscript"/>
        </w:rPr>
        <w:t>k</w:t>
      </w:r>
      <w:r w:rsidR="0024242D">
        <w:rPr>
          <w:rFonts w:ascii="Times New Roman" w:hAnsi="Times New Roman" w:cs="Times New Roman"/>
          <w:i/>
          <w:sz w:val="24"/>
          <w:szCs w:val="24"/>
          <w:vertAlign w:val="subscript"/>
        </w:rPr>
        <w:t xml:space="preserve"> </w:t>
      </w:r>
      <w:r w:rsidR="0024242D">
        <w:rPr>
          <w:rFonts w:ascii="Times New Roman" w:hAnsi="Times New Roman" w:cs="Times New Roman"/>
          <w:sz w:val="24"/>
          <w:szCs w:val="24"/>
        </w:rPr>
        <w:t xml:space="preserve"> is the </w:t>
      </w:r>
      <w:del w:id="71" w:author="JTT" w:date="2015-01-23T14:59:00Z">
        <w:r w:rsidR="0024242D" w:rsidDel="00814F05">
          <w:rPr>
            <w:rFonts w:ascii="Times New Roman" w:hAnsi="Times New Roman" w:cs="Times New Roman"/>
            <w:sz w:val="24"/>
            <w:szCs w:val="24"/>
          </w:rPr>
          <w:delText xml:space="preserve">average </w:delText>
        </w:r>
      </w:del>
      <w:ins w:id="72" w:author="JTT" w:date="2015-01-23T14:59:00Z">
        <w:r w:rsidR="00814F05">
          <w:rPr>
            <w:rFonts w:ascii="Times New Roman" w:hAnsi="Times New Roman" w:cs="Times New Roman"/>
            <w:sz w:val="24"/>
            <w:szCs w:val="24"/>
          </w:rPr>
          <w:t xml:space="preserve">median </w:t>
        </w:r>
      </w:ins>
      <w:r w:rsidR="0024242D">
        <w:rPr>
          <w:rFonts w:ascii="Times New Roman" w:hAnsi="Times New Roman" w:cs="Times New Roman"/>
          <w:i/>
          <w:sz w:val="24"/>
          <w:szCs w:val="24"/>
        </w:rPr>
        <w:t>k</w:t>
      </w:r>
      <w:r w:rsidR="002425C8" w:rsidRPr="002425C8">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among </w:t>
      </w:r>
      <w:r w:rsidR="00D95083">
        <w:rPr>
          <w:rFonts w:ascii="Times New Roman" w:hAnsi="Times New Roman" w:cs="Times New Roman"/>
          <w:sz w:val="24"/>
          <w:szCs w:val="24"/>
        </w:rPr>
        <w:t xml:space="preserve">individuals in the population, and </w:t>
      </w:r>
      <w:r w:rsidR="00D95083" w:rsidRPr="00201D26">
        <w:rPr>
          <w:rFonts w:ascii="Times New Roman" w:hAnsi="Times New Roman" w:cs="Times New Roman"/>
          <w:i/>
          <w:sz w:val="24"/>
          <w:szCs w:val="24"/>
        </w:rPr>
        <w:t>σ</w:t>
      </w:r>
      <w:r w:rsidR="00D95083" w:rsidRPr="00D95083">
        <w:rPr>
          <w:rFonts w:ascii="Times New Roman" w:hAnsi="Times New Roman" w:cs="Times New Roman"/>
          <w:i/>
          <w:sz w:val="24"/>
          <w:szCs w:val="24"/>
          <w:vertAlign w:val="subscript"/>
        </w:rPr>
        <w:t>k</w:t>
      </w:r>
      <w:r w:rsidR="00D95083">
        <w:rPr>
          <w:rFonts w:ascii="Times New Roman" w:hAnsi="Times New Roman" w:cs="Times New Roman"/>
          <w:sz w:val="24"/>
          <w:szCs w:val="24"/>
        </w:rPr>
        <w:t xml:space="preserve"> is the standard deviation of individual upkeep cost deviations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i</m:t>
            </m:r>
          </m:sub>
          <m:sup>
            <m:r>
              <w:rPr>
                <w:rFonts w:ascii="Cambria Math" w:hAnsi="Cambria Math" w:cs="Times New Roman"/>
                <w:sz w:val="24"/>
                <w:szCs w:val="24"/>
              </w:rPr>
              <m:t>k</m:t>
            </m:r>
          </m:sup>
        </m:sSubSup>
      </m:oMath>
      <w:r w:rsidR="00D95083">
        <w:rPr>
          <w:rFonts w:ascii="Times New Roman" w:hAnsi="Times New Roman" w:cs="Times New Roman"/>
          <w:sz w:val="24"/>
          <w:szCs w:val="24"/>
        </w:rPr>
        <w:t>.</w:t>
      </w:r>
    </w:p>
    <w:p w14:paraId="01F37969" w14:textId="77777777" w:rsidR="007A7191" w:rsidRDefault="0024242D" w:rsidP="00840BBD">
      <w:pPr>
        <w:tabs>
          <w:tab w:val="left" w:pos="360"/>
          <w:tab w:val="left" w:pos="720"/>
          <w:tab w:val="left" w:pos="8640"/>
        </w:tabs>
        <w:spacing w:after="0" w:line="480" w:lineRule="auto"/>
        <w:rPr>
          <w:rFonts w:ascii="Times New Roman" w:hAnsi="Times New Roman" w:cs="Times New Roman"/>
          <w:sz w:val="24"/>
          <w:szCs w:val="24"/>
        </w:rPr>
        <w:pPrChange w:id="73"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r>
      <w:r w:rsidR="00733167">
        <w:rPr>
          <w:rFonts w:ascii="Times New Roman" w:hAnsi="Times New Roman" w:cs="Times New Roman"/>
          <w:sz w:val="24"/>
          <w:szCs w:val="24"/>
        </w:rPr>
        <w:t>I</w:t>
      </w:r>
      <w:r w:rsidR="0019699F" w:rsidRPr="009C37AB">
        <w:rPr>
          <w:rFonts w:ascii="Times New Roman" w:hAnsi="Times New Roman" w:cs="Times New Roman"/>
          <w:sz w:val="24"/>
          <w:szCs w:val="24"/>
        </w:rPr>
        <w:t xml:space="preserve">ndividuals that are more highly active may obtain more food (increased </w:t>
      </w:r>
      <w:r w:rsidR="0019699F" w:rsidRPr="009C37AB">
        <w:rPr>
          <w:rFonts w:ascii="Times New Roman" w:hAnsi="Times New Roman" w:cs="Times New Roman"/>
          <w:i/>
          <w:sz w:val="24"/>
          <w:szCs w:val="24"/>
        </w:rPr>
        <w:t>a</w:t>
      </w:r>
      <w:r w:rsidR="0019699F" w:rsidRPr="009C37AB">
        <w:rPr>
          <w:rFonts w:ascii="Times New Roman" w:hAnsi="Times New Roman" w:cs="Times New Roman"/>
          <w:sz w:val="24"/>
          <w:szCs w:val="24"/>
        </w:rPr>
        <w:t xml:space="preserve">) and simultaneously have greater upkeep costs (increased </w:t>
      </w:r>
      <w:r w:rsidR="00804B23">
        <w:rPr>
          <w:rFonts w:ascii="Times New Roman" w:hAnsi="Times New Roman" w:cs="Times New Roman"/>
          <w:i/>
          <w:sz w:val="24"/>
          <w:szCs w:val="24"/>
        </w:rPr>
        <w:t>k</w:t>
      </w:r>
      <w:r w:rsidR="0019699F" w:rsidRPr="009C37AB">
        <w:rPr>
          <w:rFonts w:ascii="Times New Roman" w:hAnsi="Times New Roman" w:cs="Times New Roman"/>
          <w:sz w:val="24"/>
          <w:szCs w:val="24"/>
        </w:rPr>
        <w:t xml:space="preserve">).  Following Shelton et al. </w:t>
      </w:r>
      <w:r w:rsidR="00AB2A7D" w:rsidRPr="009C37AB">
        <w:rPr>
          <w:rFonts w:ascii="Times New Roman" w:hAnsi="Times New Roman" w:cs="Times New Roman"/>
          <w:sz w:val="24"/>
          <w:szCs w:val="24"/>
        </w:rPr>
        <w:fldChar w:fldCharType="begin"/>
      </w:r>
      <w:r w:rsidR="001B594F">
        <w:rPr>
          <w:rFonts w:ascii="Times New Roman" w:hAnsi="Times New Roman" w:cs="Times New Roman"/>
          <w:sz w:val="24"/>
          <w:szCs w:val="24"/>
        </w:rPr>
        <w:instrText xml:space="preserve"> ADDIN ZOTERO_ITEM CSL_CITATION {"citationID":"TCtKEoCS","properties":{"formattedCitation":"(2013)","plainCitation":"(2013)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M."},{"family":"Mangel","given":"Marc"}],"issued":{"date-parts":[["2013"]]},"accessed":{"date-parts":[["2013",10,8]]}},"suppress-author":true}],"schema":"https://github.com/citation-style-language/schema/raw/master/csl-citation.json"} </w:instrText>
      </w:r>
      <w:r w:rsidR="00AB2A7D" w:rsidRPr="009C37AB">
        <w:rPr>
          <w:rFonts w:ascii="Times New Roman" w:hAnsi="Times New Roman" w:cs="Times New Roman"/>
          <w:sz w:val="24"/>
          <w:szCs w:val="24"/>
        </w:rPr>
        <w:fldChar w:fldCharType="separate"/>
      </w:r>
      <w:r w:rsidR="0019699F" w:rsidRPr="009C37AB">
        <w:rPr>
          <w:rFonts w:ascii="Times New Roman" w:hAnsi="Times New Roman" w:cs="Times New Roman"/>
          <w:sz w:val="24"/>
          <w:szCs w:val="24"/>
        </w:rPr>
        <w:t>(2013)</w:t>
      </w:r>
      <w:r w:rsidR="00AB2A7D" w:rsidRPr="009C37AB">
        <w:rPr>
          <w:rFonts w:ascii="Times New Roman" w:hAnsi="Times New Roman" w:cs="Times New Roman"/>
          <w:sz w:val="24"/>
          <w:szCs w:val="24"/>
        </w:rPr>
        <w:fldChar w:fldCharType="end"/>
      </w:r>
      <w:r w:rsidR="0019699F" w:rsidRPr="009C37AB">
        <w:rPr>
          <w:rFonts w:ascii="Times New Roman" w:hAnsi="Times New Roman" w:cs="Times New Roman"/>
          <w:sz w:val="24"/>
          <w:szCs w:val="24"/>
        </w:rPr>
        <w:t xml:space="preserve">, we include this </w:t>
      </w:r>
      <w:r>
        <w:rPr>
          <w:rFonts w:ascii="Times New Roman" w:hAnsi="Times New Roman" w:cs="Times New Roman"/>
          <w:sz w:val="24"/>
          <w:szCs w:val="24"/>
        </w:rPr>
        <w:t>association</w:t>
      </w:r>
      <w:r w:rsidR="0019699F" w:rsidRPr="009C37AB">
        <w:rPr>
          <w:rFonts w:ascii="Times New Roman" w:hAnsi="Times New Roman" w:cs="Times New Roman"/>
          <w:sz w:val="24"/>
          <w:szCs w:val="24"/>
        </w:rPr>
        <w:t xml:space="preserve"> via the following equation:</w:t>
      </w:r>
    </w:p>
    <w:p w14:paraId="74855A34" w14:textId="28793C79" w:rsidR="00BD775D" w:rsidRPr="00407481" w:rsidRDefault="001E7A80" w:rsidP="00840BBD">
      <w:pPr>
        <w:tabs>
          <w:tab w:val="left" w:pos="360"/>
          <w:tab w:val="left" w:pos="720"/>
          <w:tab w:val="left" w:pos="8640"/>
        </w:tabs>
        <w:spacing w:after="0" w:line="480" w:lineRule="auto"/>
        <w:rPr>
          <w:rFonts w:ascii="Times New Roman" w:hAnsi="Times New Roman" w:cs="Times New Roman"/>
          <w:sz w:val="24"/>
          <w:szCs w:val="24"/>
        </w:rPr>
        <w:pPrChange w:id="74" w:author="JTT" w:date="2015-01-23T16:01:00Z">
          <w:pPr>
            <w:tabs>
              <w:tab w:val="left" w:pos="360"/>
              <w:tab w:val="left" w:pos="720"/>
              <w:tab w:val="left" w:pos="8640"/>
            </w:tabs>
            <w:spacing w:after="0" w:line="480" w:lineRule="auto"/>
          </w:pPr>
        </w:pPrChange>
      </w:pPr>
      <m:oMath>
        <m:sSub>
          <m:sSubPr>
            <m:ctrlPr>
              <w:rPr>
                <w:rFonts w:ascii="Cambria Math" w:hAnsi="Cambria Math" w:cs="Times New Roman"/>
                <w:i/>
                <w:sz w:val="24"/>
                <w:szCs w:val="24"/>
              </w:rPr>
            </m:ctrlPr>
          </m:sSubPr>
          <m:e>
            <m:r>
              <w:rPr>
                <w:rFonts w:ascii="Cambria Math" w:hAnsi="Cambria Math" w:cs="Times New Roman"/>
                <w:sz w:val="24"/>
                <w:szCs w:val="24"/>
              </w:rPr>
              <m:t>a</m:t>
            </m:r>
          </m:e>
          <m:sub>
            <m:r>
              <w:rPr>
                <w:rFonts w:ascii="Cambria Math" w:hAnsi="Cambria Math" w:cs="Times New Roman"/>
                <w:sz w:val="24"/>
                <w:szCs w:val="24"/>
              </w:rPr>
              <m:t>i</m:t>
            </m:r>
          </m:sub>
        </m:sSub>
        <m:r>
          <w:rPr>
            <w:rFonts w:ascii="Cambria Math" w:hAnsi="Cambria Math" w:cs="Times New Roman"/>
            <w:sz w:val="24"/>
            <w:szCs w:val="24"/>
          </w:rPr>
          <m:t>=γ</m:t>
        </m:r>
        <m:sSubSup>
          <m:sSubSupPr>
            <m:ctrlPr>
              <w:rPr>
                <w:rFonts w:ascii="Cambria Math" w:hAnsi="Cambria Math" w:cs="Times New Roman"/>
                <w:i/>
                <w:sz w:val="24"/>
                <w:szCs w:val="24"/>
              </w:rPr>
            </m:ctrlPr>
          </m:sSubSupPr>
          <m:e>
            <m:r>
              <w:rPr>
                <w:rFonts w:ascii="Cambria Math" w:hAnsi="Cambria Math" w:cs="Times New Roman"/>
                <w:sz w:val="24"/>
                <w:szCs w:val="24"/>
              </w:rPr>
              <m:t>k</m:t>
            </m:r>
          </m:e>
          <m:sub>
            <m:r>
              <w:rPr>
                <w:rFonts w:ascii="Cambria Math" w:hAnsi="Cambria Math" w:cs="Times New Roman"/>
                <w:sz w:val="24"/>
                <w:szCs w:val="24"/>
              </w:rPr>
              <m:t>i</m:t>
            </m:r>
          </m:sub>
          <m:sup>
            <m:r>
              <w:rPr>
                <w:rFonts w:ascii="Cambria Math" w:hAnsi="Cambria Math" w:cs="Times New Roman"/>
                <w:sz w:val="24"/>
                <w:szCs w:val="24"/>
              </w:rPr>
              <m:t>Ψ</m:t>
            </m:r>
          </m:sup>
        </m:sSubSup>
      </m:oMath>
      <w:r w:rsidR="000D469E">
        <w:rPr>
          <w:rFonts w:ascii="Times New Roman" w:hAnsi="Times New Roman" w:cs="Times New Roman"/>
          <w:sz w:val="24"/>
          <w:szCs w:val="24"/>
        </w:rPr>
        <w:tab/>
        <w:t>(3</w:t>
      </w:r>
      <w:r w:rsidR="000C7901" w:rsidRPr="009C37AB">
        <w:rPr>
          <w:rFonts w:ascii="Times New Roman" w:hAnsi="Times New Roman" w:cs="Times New Roman"/>
          <w:sz w:val="24"/>
          <w:szCs w:val="24"/>
        </w:rPr>
        <w:t>)</w:t>
      </w:r>
    </w:p>
    <w:p w14:paraId="3AE26B6A" w14:textId="77777777" w:rsidR="00C05994" w:rsidRDefault="0019699F" w:rsidP="00840BBD">
      <w:pPr>
        <w:tabs>
          <w:tab w:val="left" w:pos="360"/>
          <w:tab w:val="left" w:pos="720"/>
          <w:tab w:val="left" w:pos="8640"/>
        </w:tabs>
        <w:spacing w:after="0" w:line="480" w:lineRule="auto"/>
        <w:rPr>
          <w:rFonts w:ascii="Times New Roman" w:hAnsi="Times New Roman" w:cs="Times New Roman"/>
          <w:sz w:val="24"/>
          <w:szCs w:val="24"/>
        </w:rPr>
        <w:pPrChange w:id="75"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Ψ</w:t>
      </w:r>
      <w:r w:rsidRPr="009C37AB">
        <w:rPr>
          <w:rFonts w:ascii="Times New Roman" w:hAnsi="Times New Roman" w:cs="Times New Roman"/>
          <w:sz w:val="24"/>
          <w:szCs w:val="24"/>
        </w:rPr>
        <w:t xml:space="preserve"> </w:t>
      </w:r>
      <w:r w:rsidR="0024242D">
        <w:rPr>
          <w:rFonts w:ascii="Times New Roman" w:hAnsi="Times New Roman" w:cs="Times New Roman"/>
          <w:sz w:val="24"/>
          <w:szCs w:val="24"/>
        </w:rPr>
        <w:t>determines whether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and energy acquisition rate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are highly correlated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=1</w:t>
      </w:r>
      <w:r w:rsidR="0024242D">
        <w:rPr>
          <w:rFonts w:ascii="Times New Roman" w:hAnsi="Times New Roman" w:cs="Times New Roman"/>
          <w:sz w:val="24"/>
          <w:szCs w:val="24"/>
        </w:rPr>
        <w:t>) or independent among individuals (</w:t>
      </w:r>
      <w:r w:rsidR="0024242D" w:rsidRPr="009C37AB">
        <w:rPr>
          <w:rFonts w:ascii="Times New Roman" w:hAnsi="Times New Roman" w:cs="Times New Roman"/>
          <w:i/>
          <w:sz w:val="24"/>
          <w:szCs w:val="24"/>
        </w:rPr>
        <w:t>Ψ</w:t>
      </w:r>
      <w:r w:rsidR="0024242D">
        <w:rPr>
          <w:rFonts w:ascii="Times New Roman" w:hAnsi="Times New Roman" w:cs="Times New Roman"/>
          <w:i/>
          <w:sz w:val="24"/>
          <w:szCs w:val="24"/>
        </w:rPr>
        <w:t>=0</w:t>
      </w:r>
      <w:r w:rsidR="0024242D">
        <w:rPr>
          <w:rFonts w:ascii="Times New Roman" w:hAnsi="Times New Roman" w:cs="Times New Roman"/>
          <w:sz w:val="24"/>
          <w:szCs w:val="24"/>
        </w:rPr>
        <w:t xml:space="preserve">), and </w:t>
      </w:r>
      <w:r w:rsidR="0024242D" w:rsidRPr="009C37AB">
        <w:rPr>
          <w:rFonts w:ascii="Times New Roman" w:hAnsi="Times New Roman" w:cs="Times New Roman"/>
          <w:i/>
          <w:sz w:val="24"/>
          <w:szCs w:val="24"/>
        </w:rPr>
        <w:t xml:space="preserve">γ </w:t>
      </w:r>
      <w:r w:rsidR="0024242D">
        <w:rPr>
          <w:rFonts w:ascii="Times New Roman" w:hAnsi="Times New Roman" w:cs="Times New Roman"/>
          <w:sz w:val="24"/>
          <w:szCs w:val="24"/>
        </w:rPr>
        <w:t>controls the average energy acquisition rate among individuals</w:t>
      </w:r>
      <w:r w:rsidRPr="009C37AB">
        <w:rPr>
          <w:rFonts w:ascii="Times New Roman" w:hAnsi="Times New Roman" w:cs="Times New Roman"/>
          <w:sz w:val="24"/>
          <w:szCs w:val="24"/>
        </w:rPr>
        <w:t xml:space="preserve">.  </w:t>
      </w:r>
    </w:p>
    <w:p w14:paraId="1B3F88EB" w14:textId="47195F83" w:rsidR="0019699F" w:rsidRPr="009C37AB" w:rsidRDefault="00C05994" w:rsidP="00840BBD">
      <w:pPr>
        <w:tabs>
          <w:tab w:val="left" w:pos="360"/>
          <w:tab w:val="left" w:pos="720"/>
          <w:tab w:val="left" w:pos="8640"/>
        </w:tabs>
        <w:spacing w:after="0" w:line="480" w:lineRule="auto"/>
        <w:rPr>
          <w:rFonts w:ascii="Times New Roman" w:hAnsi="Times New Roman" w:cs="Times New Roman"/>
          <w:sz w:val="24"/>
          <w:szCs w:val="24"/>
        </w:rPr>
        <w:pPrChange w:id="76"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ab/>
        <w:t xml:space="preserve">We also </w:t>
      </w:r>
      <w:r w:rsidR="0024242D">
        <w:rPr>
          <w:rFonts w:ascii="Times New Roman" w:hAnsi="Times New Roman" w:cs="Times New Roman"/>
          <w:sz w:val="24"/>
          <w:szCs w:val="24"/>
        </w:rPr>
        <w:t>assume that environmental conditions experienced by each individual will vary over time, such that each individual will have variation over time in their upkeep costs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in turn affecting their access to food (</w:t>
      </w:r>
      <w:r w:rsidR="0024242D">
        <w:rPr>
          <w:rFonts w:ascii="Times New Roman" w:hAnsi="Times New Roman" w:cs="Times New Roman"/>
          <w:i/>
          <w:sz w:val="24"/>
          <w:szCs w:val="24"/>
        </w:rPr>
        <w:t>a</w:t>
      </w:r>
      <w:r w:rsidR="0024242D">
        <w:rPr>
          <w:rFonts w:ascii="Times New Roman" w:hAnsi="Times New Roman" w:cs="Times New Roman"/>
          <w:i/>
          <w:sz w:val="24"/>
          <w:szCs w:val="24"/>
          <w:vertAlign w:val="subscript"/>
        </w:rPr>
        <w:t>i</w:t>
      </w:r>
      <w:r w:rsidR="0024242D">
        <w:rPr>
          <w:rFonts w:ascii="Times New Roman" w:hAnsi="Times New Roman" w:cs="Times New Roman"/>
          <w:sz w:val="24"/>
          <w:szCs w:val="24"/>
        </w:rPr>
        <w:t xml:space="preserve">).  In particular, we assume that upkeep costs for a given individual </w:t>
      </w:r>
      <w:r w:rsidR="0024242D">
        <w:rPr>
          <w:rFonts w:ascii="Times New Roman" w:hAnsi="Times New Roman" w:cs="Times New Roman"/>
          <w:i/>
          <w:sz w:val="24"/>
          <w:szCs w:val="24"/>
        </w:rPr>
        <w:t>i</w:t>
      </w:r>
      <w:r w:rsidR="0024242D">
        <w:rPr>
          <w:rFonts w:ascii="Times New Roman" w:hAnsi="Times New Roman" w:cs="Times New Roman"/>
          <w:sz w:val="24"/>
          <w:szCs w:val="24"/>
        </w:rPr>
        <w:t xml:space="preserve"> for a short time interval </w:t>
      </w:r>
      <w:r w:rsidR="0024242D">
        <w:rPr>
          <w:rFonts w:ascii="Times New Roman" w:hAnsi="Times New Roman" w:cs="Times New Roman"/>
          <w:i/>
          <w:sz w:val="24"/>
          <w:szCs w:val="24"/>
        </w:rPr>
        <w:t xml:space="preserve">t </w:t>
      </w:r>
      <w:r w:rsidR="0024242D">
        <w:rPr>
          <w:rFonts w:ascii="Times New Roman" w:hAnsi="Times New Roman" w:cs="Times New Roman"/>
          <w:sz w:val="24"/>
          <w:szCs w:val="24"/>
        </w:rPr>
        <w:t>can be approximated by a constant value (</w:t>
      </w:r>
      <w:r w:rsidR="0024242D">
        <w:rPr>
          <w:rFonts w:ascii="Times New Roman" w:hAnsi="Times New Roman" w:cs="Times New Roman"/>
          <w:i/>
          <w:sz w:val="24"/>
          <w:szCs w:val="24"/>
        </w:rPr>
        <w:t>k</w:t>
      </w:r>
      <w:r w:rsidR="0024242D">
        <w:rPr>
          <w:rFonts w:ascii="Times New Roman" w:hAnsi="Times New Roman" w:cs="Times New Roman"/>
          <w:i/>
          <w:sz w:val="24"/>
          <w:szCs w:val="24"/>
          <w:vertAlign w:val="subscript"/>
        </w:rPr>
        <w:t>i,t</w:t>
      </w:r>
      <w:r w:rsidR="0024242D">
        <w:rPr>
          <w:rFonts w:ascii="Times New Roman" w:hAnsi="Times New Roman" w:cs="Times New Roman"/>
          <w:sz w:val="24"/>
          <w:szCs w:val="24"/>
        </w:rPr>
        <w:t xml:space="preserve">), which will </w:t>
      </w:r>
      <w:r w:rsidR="0024242D">
        <w:rPr>
          <w:rFonts w:ascii="Times New Roman" w:hAnsi="Times New Roman" w:cs="Times New Roman"/>
          <w:sz w:val="24"/>
          <w:szCs w:val="24"/>
        </w:rPr>
        <w:lastRenderedPageBreak/>
        <w:t>vary around the average value for this individual</w:t>
      </w:r>
      <w:r w:rsidR="008E1438">
        <w:rPr>
          <w:rFonts w:ascii="Times New Roman" w:hAnsi="Times New Roman" w:cs="Times New Roman"/>
          <w:sz w:val="24"/>
          <w:szCs w:val="24"/>
        </w:rPr>
        <w:t xml:space="preserve"> (</w:t>
      </w:r>
      <w:r w:rsidR="008E1438">
        <w:rPr>
          <w:rFonts w:ascii="Times New Roman" w:hAnsi="Times New Roman" w:cs="Times New Roman"/>
          <w:i/>
          <w:sz w:val="24"/>
          <w:szCs w:val="24"/>
        </w:rPr>
        <w:t>k</w:t>
      </w:r>
      <w:r w:rsidR="008E1438">
        <w:rPr>
          <w:rFonts w:ascii="Times New Roman" w:hAnsi="Times New Roman" w:cs="Times New Roman"/>
          <w:i/>
          <w:sz w:val="24"/>
          <w:szCs w:val="24"/>
          <w:vertAlign w:val="subscript"/>
        </w:rPr>
        <w:t>i</w:t>
      </w:r>
      <w:r w:rsidR="008E1438">
        <w:rPr>
          <w:rFonts w:ascii="Times New Roman" w:hAnsi="Times New Roman" w:cs="Times New Roman"/>
          <w:sz w:val="24"/>
          <w:szCs w:val="24"/>
        </w:rPr>
        <w:t xml:space="preserve">).  In the proceeding, we use a time interval of one week (7 days), while confirming that results are similar for other small time intervals.  </w:t>
      </w:r>
      <w:r w:rsidR="0019699F" w:rsidRPr="009C37AB">
        <w:rPr>
          <w:rFonts w:ascii="Times New Roman" w:hAnsi="Times New Roman" w:cs="Times New Roman"/>
          <w:sz w:val="24"/>
          <w:szCs w:val="24"/>
        </w:rPr>
        <w:t>Integration then yields:</w:t>
      </w:r>
    </w:p>
    <w:p w14:paraId="6F7456D1" w14:textId="79BF470D" w:rsidR="000D7CE0" w:rsidRPr="00D269B9" w:rsidRDefault="000D7CE0" w:rsidP="00840BBD">
      <w:pPr>
        <w:tabs>
          <w:tab w:val="left" w:pos="360"/>
          <w:tab w:val="left" w:pos="720"/>
          <w:tab w:val="left" w:pos="8640"/>
        </w:tabs>
        <w:spacing w:after="0" w:line="480" w:lineRule="auto"/>
        <w:rPr>
          <w:rFonts w:ascii="Times New Roman" w:hAnsi="Times New Roman" w:cs="Times New Roman"/>
          <w:sz w:val="24"/>
          <w:szCs w:val="24"/>
        </w:rPr>
        <w:pPrChange w:id="77" w:author="JTT" w:date="2015-01-23T16:01:00Z">
          <w:pPr>
            <w:tabs>
              <w:tab w:val="left" w:pos="360"/>
              <w:tab w:val="left" w:pos="720"/>
              <w:tab w:val="left" w:pos="8640"/>
            </w:tabs>
            <w:spacing w:after="0" w:line="480" w:lineRule="auto"/>
          </w:pPr>
        </w:pPrChange>
      </w:pP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e>
        </m:d>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f>
          <m:fPr>
            <m:ctrlPr>
              <w:rPr>
                <w:rFonts w:ascii="Cambria Math" w:hAnsi="Cambria Math" w:cs="Times New Roman"/>
                <w:i/>
                <w:sz w:val="24"/>
                <w:szCs w:val="24"/>
              </w:rPr>
            </m:ctrlPr>
          </m:fPr>
          <m:num>
            <m:r>
              <w:rPr>
                <w:rFonts w:ascii="Cambria Math" w:hAnsi="Cambria Math" w:cs="Times New Roman"/>
                <w:sz w:val="24"/>
                <w:szCs w:val="24"/>
              </w:rPr>
              <m:t>γ</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78" w:author="Darcy Webber" w:date="2015-01-23T09:21:00Z">
                    <w:rPr>
                      <w:rFonts w:ascii="Cambria Math" w:hAnsi="Cambria Math" w:cs="Times New Roman"/>
                      <w:i/>
                      <w:sz w:val="24"/>
                      <w:szCs w:val="24"/>
                    </w:rPr>
                  </w:ins>
                </m:ctrlPr>
              </m:sSubPr>
              <m:e>
                <m:r>
                  <w:ins w:id="79" w:author="Darcy Webber" w:date="2015-01-23T09:21:00Z">
                    <w:rPr>
                      <w:rFonts w:ascii="Cambria Math" w:hAnsi="Cambria Math" w:cs="Times New Roman"/>
                      <w:sz w:val="24"/>
                      <w:szCs w:val="24"/>
                    </w:rPr>
                    <m:t>∆</m:t>
                  </w:ins>
                </m:r>
              </m:e>
              <m:sub>
                <m:r>
                  <w:ins w:id="80" w:author="Darcy Webber" w:date="2015-01-23T09:21:00Z">
                    <w:rPr>
                      <w:rFonts w:ascii="Cambria Math" w:hAnsi="Cambria Math" w:cs="Times New Roman"/>
                      <w:sz w:val="24"/>
                      <w:szCs w:val="24"/>
                    </w:rPr>
                    <m:t>t</m:t>
                  </w:ins>
                </m:r>
              </m:sub>
            </m:sSub>
            <m:r>
              <w:del w:id="81" w:author="Darcy Webber" w:date="2015-01-23T09:21:00Z">
                <w:rPr>
                  <w:rFonts w:ascii="Cambria Math" w:hAnsi="Cambria Math" w:cs="Times New Roman"/>
                  <w:sz w:val="24"/>
                  <w:szCs w:val="24"/>
                </w:rPr>
                <m:t>t</m:t>
              </w:del>
            </m:r>
          </m:sub>
        </m:sSub>
      </m:oMath>
      <w:r w:rsidR="000D469E">
        <w:rPr>
          <w:rFonts w:ascii="Times New Roman" w:hAnsi="Times New Roman" w:cs="Times New Roman"/>
          <w:sz w:val="24"/>
          <w:szCs w:val="24"/>
        </w:rPr>
        <w:tab/>
        <w:t>(4</w:t>
      </w:r>
      <w:r w:rsidR="00711318">
        <w:rPr>
          <w:rFonts w:ascii="Times New Roman" w:hAnsi="Times New Roman" w:cs="Times New Roman"/>
          <w:sz w:val="24"/>
          <w:szCs w:val="24"/>
        </w:rPr>
        <w:t>)</w:t>
      </w:r>
    </w:p>
    <w:p w14:paraId="5D3379A6" w14:textId="77777777" w:rsidR="00D269B9" w:rsidRPr="00D269B9" w:rsidRDefault="00D269B9" w:rsidP="00840BBD">
      <w:pPr>
        <w:tabs>
          <w:tab w:val="left" w:pos="360"/>
          <w:tab w:val="left" w:pos="720"/>
          <w:tab w:val="left" w:pos="8640"/>
        </w:tabs>
        <w:spacing w:after="0" w:line="480" w:lineRule="auto"/>
        <w:jc w:val="both"/>
        <w:rPr>
          <w:rFonts w:ascii="Times New Roman" w:hAnsi="Times New Roman" w:cs="Times New Roman"/>
          <w:sz w:val="24"/>
          <w:szCs w:val="24"/>
        </w:rPr>
        <w:pPrChange w:id="82"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where</w:t>
      </w:r>
    </w:p>
    <w:p w14:paraId="1ACEBA89" w14:textId="75C63312" w:rsidR="00D269B9" w:rsidRPr="009738B0" w:rsidRDefault="001E7A80" w:rsidP="00840BBD">
      <w:pPr>
        <w:tabs>
          <w:tab w:val="left" w:pos="360"/>
          <w:tab w:val="left" w:pos="720"/>
          <w:tab w:val="left" w:pos="8640"/>
        </w:tabs>
        <w:spacing w:after="0" w:line="480" w:lineRule="auto"/>
        <w:jc w:val="both"/>
        <w:rPr>
          <w:rFonts w:ascii="Times New Roman" w:hAnsi="Times New Roman" w:cs="Times New Roman"/>
          <w:sz w:val="24"/>
          <w:szCs w:val="24"/>
        </w:rPr>
        <w:pPrChange w:id="83" w:author="JTT" w:date="2015-01-23T16:01:00Z">
          <w:pPr>
            <w:tabs>
              <w:tab w:val="left" w:pos="360"/>
              <w:tab w:val="left" w:pos="720"/>
              <w:tab w:val="left" w:pos="8640"/>
            </w:tabs>
            <w:spacing w:after="0" w:line="480" w:lineRule="auto"/>
            <w:jc w:val="both"/>
          </w:pPr>
        </w:pPrChange>
      </w:pPr>
      <m:oMathPara>
        <m:oMathParaPr>
          <m:jc m:val="left"/>
        </m:oMathParaPr>
        <m:oMath>
          <m:sSub>
            <m:sSubPr>
              <m:ctrlPr>
                <w:rPr>
                  <w:rFonts w:ascii="Cambria Math" w:hAnsi="Cambria Math" w:cs="Times New Roman"/>
                  <w:i/>
                  <w:sz w:val="24"/>
                  <w:szCs w:val="24"/>
                </w:rPr>
              </m:ctrlPr>
            </m:sSubPr>
            <m:e>
              <m:r>
                <w:rPr>
                  <w:rFonts w:ascii="Cambria Math" w:hAnsi="Cambria Math" w:cs="Times New Roman"/>
                  <w:sz w:val="24"/>
                  <w:szCs w:val="24"/>
                </w:rPr>
                <m:t>z</m:t>
              </m:r>
            </m:e>
            <m:sub>
              <m:sSub>
                <m:sSubPr>
                  <m:ctrlPr>
                    <w:ins w:id="84" w:author="Darcy Webber" w:date="2015-01-23T09:21:00Z">
                      <w:rPr>
                        <w:rFonts w:ascii="Cambria Math" w:hAnsi="Cambria Math" w:cs="Times New Roman"/>
                        <w:i/>
                        <w:sz w:val="24"/>
                        <w:szCs w:val="24"/>
                      </w:rPr>
                    </w:ins>
                  </m:ctrlPr>
                </m:sSubPr>
                <m:e>
                  <m:r>
                    <w:ins w:id="85" w:author="Darcy Webber" w:date="2015-01-23T09:21:00Z">
                      <w:rPr>
                        <w:rFonts w:ascii="Cambria Math" w:hAnsi="Cambria Math" w:cs="Times New Roman"/>
                        <w:sz w:val="24"/>
                        <w:szCs w:val="24"/>
                      </w:rPr>
                      <m:t>∆</m:t>
                    </w:ins>
                  </m:r>
                </m:e>
                <m:sub>
                  <m:r>
                    <w:ins w:id="86" w:author="Darcy Webber" w:date="2015-01-23T09:21:00Z">
                      <w:rPr>
                        <w:rFonts w:ascii="Cambria Math" w:hAnsi="Cambria Math" w:cs="Times New Roman"/>
                        <w:sz w:val="24"/>
                        <w:szCs w:val="24"/>
                      </w:rPr>
                      <m:t>t</m:t>
                    </w:ins>
                  </m:r>
                </m:sub>
              </m:sSub>
              <m:r>
                <w:del w:id="87" w:author="Darcy Webber" w:date="2015-01-23T09:21:00Z">
                  <w:rPr>
                    <w:rFonts w:ascii="Cambria Math" w:hAnsi="Cambria Math" w:cs="Times New Roman"/>
                    <w:sz w:val="24"/>
                    <w:szCs w:val="24"/>
                  </w:rPr>
                  <m:t>t</m:t>
                </w:del>
              </m:r>
            </m:sub>
          </m:sSub>
          <m:r>
            <w:rPr>
              <w:rFonts w:ascii="Cambria Math" w:hAnsi="Cambria Math" w:cs="Times New Roman"/>
              <w:sz w:val="24"/>
              <w:szCs w:val="24"/>
            </w:rPr>
            <m:t>~N</m:t>
          </m:r>
          <m:d>
            <m:dPr>
              <m:ctrlPr>
                <w:rPr>
                  <w:rFonts w:ascii="Cambria Math" w:hAnsi="Cambria Math" w:cs="Times New Roman"/>
                  <w:i/>
                  <w:sz w:val="24"/>
                  <w:szCs w:val="24"/>
                </w:rPr>
              </m:ctrlPr>
            </m:dPr>
            <m:e>
              <m:r>
                <w:rPr>
                  <w:rFonts w:ascii="Cambria Math" w:hAnsi="Cambria Math" w:cs="Times New Roman"/>
                  <w:sz w:val="24"/>
                  <w:szCs w:val="24"/>
                </w:rPr>
                <m:t>0,</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sSup>
                <m:sSupPr>
                  <m:ctrlPr>
                    <w:rPr>
                      <w:rFonts w:ascii="Cambria Math" w:hAnsi="Cambria Math" w:cs="Times New Roman"/>
                      <w:i/>
                      <w:sz w:val="24"/>
                      <w:szCs w:val="24"/>
                    </w:rPr>
                  </m:ctrlPr>
                </m:sSupPr>
                <m:e>
                  <m:d>
                    <m:dPr>
                      <m:begChr m:val="["/>
                      <m:endChr m:val="]"/>
                      <m:ctrlPr>
                        <w:rPr>
                          <w:rFonts w:ascii="Cambria Math" w:hAnsi="Cambria Math" w:cs="Times New Roman"/>
                          <w:i/>
                          <w:sz w:val="24"/>
                          <w:szCs w:val="24"/>
                        </w:rPr>
                      </m:ctrlPr>
                    </m:dPr>
                    <m:e>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Ψ-1</m:t>
                          </m:r>
                        </m:sup>
                      </m:sSup>
                      <m:d>
                        <m:dPr>
                          <m:ctrlPr>
                            <w:rPr>
                              <w:rFonts w:ascii="Cambria Math" w:hAnsi="Cambria Math" w:cs="Times New Roman"/>
                              <w:i/>
                              <w:sz w:val="24"/>
                              <w:szCs w:val="24"/>
                            </w:rPr>
                          </m:ctrlPr>
                        </m:dPr>
                        <m:e>
                          <m:r>
                            <w:rPr>
                              <w:rFonts w:ascii="Cambria Math" w:hAnsi="Cambria Math" w:cs="Times New Roman"/>
                              <w:sz w:val="24"/>
                              <w:szCs w:val="24"/>
                            </w:rPr>
                            <m:t>1-</m:t>
                          </m:r>
                          <m:r>
                            <m:rPr>
                              <m:sty m:val="p"/>
                            </m:rPr>
                            <w:rPr>
                              <w:rFonts w:ascii="Cambria Math" w:hAnsi="Cambria Math" w:cs="Times New Roman"/>
                              <w:sz w:val="24"/>
                              <w:szCs w:val="24"/>
                            </w:rPr>
                            <m:t>exp</m:t>
                          </m:r>
                          <m:d>
                            <m:dPr>
                              <m:ctrlPr>
                                <w:rPr>
                                  <w:rFonts w:ascii="Cambria Math" w:hAnsi="Cambria Math" w:cs="Times New Roman"/>
                                  <w:sz w:val="24"/>
                                  <w:szCs w:val="24"/>
                                </w:rPr>
                              </m:ctrlPr>
                            </m:dPr>
                            <m:e>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e>
                  </m:d>
                </m:e>
                <m:sup>
                  <m:r>
                    <w:rPr>
                      <w:rFonts w:ascii="Cambria Math" w:hAnsi="Cambria Math" w:cs="Times New Roman"/>
                      <w:sz w:val="24"/>
                      <w:szCs w:val="24"/>
                    </w:rPr>
                    <m:t>2</m:t>
                  </m:r>
                </m:sup>
              </m:sSup>
              <m:nary>
                <m:naryPr>
                  <m:chr m:val="∑"/>
                  <m:limLoc m:val="undOvr"/>
                  <m:ctrlPr>
                    <w:rPr>
                      <w:rFonts w:ascii="Cambria Math" w:hAnsi="Cambria Math" w:cs="Times New Roman"/>
                      <w:i/>
                      <w:sz w:val="24"/>
                      <w:szCs w:val="24"/>
                    </w:rPr>
                  </m:ctrlPr>
                </m:naryPr>
                <m:sub>
                  <m:r>
                    <w:rPr>
                      <w:rFonts w:ascii="Cambria Math" w:hAnsi="Cambria Math" w:cs="Times New Roman"/>
                      <w:sz w:val="24"/>
                      <w:szCs w:val="24"/>
                    </w:rPr>
                    <m:t>j=0</m:t>
                  </m:r>
                </m:sub>
                <m:sup>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r>
                    <w:rPr>
                      <w:rFonts w:ascii="Cambria Math" w:hAnsi="Cambria Math" w:cs="Times New Roman"/>
                      <w:sz w:val="24"/>
                      <w:szCs w:val="24"/>
                    </w:rPr>
                    <m:t>-1</m:t>
                  </m:r>
                </m:sup>
                <m:e>
                  <m:r>
                    <m:rPr>
                      <m:sty m:val="p"/>
                    </m:rPr>
                    <w:rPr>
                      <w:rFonts w:ascii="Cambria Math" w:hAnsi="Cambria Math" w:cs="Times New Roman"/>
                      <w:sz w:val="24"/>
                      <w:szCs w:val="24"/>
                    </w:rPr>
                    <m:t>exp⁡</m:t>
                  </m:r>
                  <m:d>
                    <m:dPr>
                      <m:ctrlPr>
                        <w:rPr>
                          <w:rFonts w:ascii="Cambria Math" w:hAnsi="Cambria Math" w:cs="Times New Roman"/>
                          <w:i/>
                          <w:sz w:val="24"/>
                          <w:szCs w:val="24"/>
                        </w:rPr>
                      </m:ctrlPr>
                    </m:dPr>
                    <m:e>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r>
                        <w:rPr>
                          <w:rFonts w:ascii="Cambria Math" w:hAnsi="Cambria Math" w:cs="Times New Roman"/>
                          <w:sz w:val="24"/>
                          <w:szCs w:val="24"/>
                        </w:rPr>
                        <m:t>j</m:t>
                      </m:r>
                    </m:e>
                  </m:d>
                </m:e>
              </m:nary>
            </m:e>
          </m:d>
        </m:oMath>
      </m:oMathPara>
    </w:p>
    <w:p w14:paraId="5730FB04" w14:textId="0175F2FB" w:rsidR="0010212C" w:rsidRDefault="003B1F46" w:rsidP="00840BBD">
      <w:pPr>
        <w:tabs>
          <w:tab w:val="left" w:pos="360"/>
          <w:tab w:val="left" w:pos="720"/>
          <w:tab w:val="left" w:pos="8640"/>
        </w:tabs>
        <w:spacing w:after="0" w:line="480" w:lineRule="auto"/>
        <w:rPr>
          <w:ins w:id="88" w:author="JTT" w:date="2015-01-23T15:08:00Z"/>
          <w:rFonts w:ascii="Times New Roman" w:hAnsi="Times New Roman" w:cs="Times New Roman"/>
          <w:sz w:val="24"/>
          <w:szCs w:val="24"/>
        </w:rPr>
        <w:pPrChange w:id="89"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t xml:space="preserve">where </w:t>
      </w:r>
      <w:r w:rsidRPr="009C37AB">
        <w:rPr>
          <w:rFonts w:ascii="Times New Roman" w:hAnsi="Times New Roman" w:cs="Times New Roman"/>
          <w:i/>
          <w:sz w:val="24"/>
          <w:szCs w:val="24"/>
        </w:rPr>
        <w:t>Δ</w:t>
      </w:r>
      <w:r w:rsidRPr="009C37AB">
        <w:rPr>
          <w:rFonts w:ascii="Times New Roman" w:hAnsi="Times New Roman" w:cs="Times New Roman"/>
          <w:i/>
          <w:sz w:val="24"/>
          <w:szCs w:val="24"/>
          <w:vertAlign w:val="subscript"/>
        </w:rPr>
        <w:t>t</w:t>
      </w:r>
      <w:r w:rsidRPr="009C37AB">
        <w:rPr>
          <w:rFonts w:ascii="Times New Roman" w:hAnsi="Times New Roman" w:cs="Times New Roman"/>
          <w:sz w:val="24"/>
          <w:szCs w:val="24"/>
        </w:rPr>
        <w:t xml:space="preserve"> is the number of time-periods</w:t>
      </w:r>
      <w:r w:rsidR="00024E4F">
        <w:rPr>
          <w:rFonts w:ascii="Times New Roman" w:hAnsi="Times New Roman" w:cs="Times New Roman"/>
          <w:sz w:val="24"/>
          <w:szCs w:val="24"/>
        </w:rPr>
        <w:t xml:space="preserve"> (weeks)</w:t>
      </w:r>
      <w:r w:rsidRPr="009C37AB">
        <w:rPr>
          <w:rFonts w:ascii="Times New Roman" w:hAnsi="Times New Roman" w:cs="Times New Roman"/>
          <w:sz w:val="24"/>
          <w:szCs w:val="24"/>
        </w:rPr>
        <w:t xml:space="preserve"> e</w:t>
      </w:r>
      <w:r w:rsidR="006422CA">
        <w:rPr>
          <w:rFonts w:ascii="Times New Roman" w:hAnsi="Times New Roman" w:cs="Times New Roman"/>
          <w:sz w:val="24"/>
          <w:szCs w:val="24"/>
        </w:rPr>
        <w:t>lapsed between length intervals</w:t>
      </w:r>
      <w:r w:rsidR="00C05994">
        <w:rPr>
          <w:rFonts w:ascii="Times New Roman" w:hAnsi="Times New Roman" w:cs="Times New Roman"/>
          <w:sz w:val="24"/>
          <w:szCs w:val="24"/>
        </w:rPr>
        <w:t xml:space="preserve"> and </w:t>
      </w:r>
      <w:commentRangeStart w:id="90"/>
      <w:r w:rsidR="00C05994">
        <w:rPr>
          <w:rFonts w:ascii="Times New Roman" w:hAnsi="Times New Roman" w:cs="Times New Roman"/>
          <w:i/>
          <w:sz w:val="24"/>
          <w:szCs w:val="24"/>
        </w:rPr>
        <w:t>n</w:t>
      </w:r>
      <w:r w:rsidR="00C05994" w:rsidRPr="00C05994">
        <w:rPr>
          <w:rFonts w:ascii="Times New Roman" w:hAnsi="Times New Roman" w:cs="Times New Roman"/>
          <w:i/>
          <w:sz w:val="24"/>
          <w:szCs w:val="24"/>
          <w:vertAlign w:val="subscript"/>
        </w:rPr>
        <w:t>Δ</w:t>
      </w:r>
      <w:r w:rsidR="00C05994">
        <w:rPr>
          <w:rFonts w:ascii="Times New Roman" w:hAnsi="Times New Roman" w:cs="Times New Roman"/>
          <w:sz w:val="24"/>
          <w:szCs w:val="24"/>
        </w:rPr>
        <w:t xml:space="preserve"> is the number of time-periods per year</w:t>
      </w:r>
      <w:r w:rsidR="00024E4F">
        <w:rPr>
          <w:rFonts w:ascii="Times New Roman" w:hAnsi="Times New Roman" w:cs="Times New Roman"/>
          <w:sz w:val="24"/>
          <w:szCs w:val="24"/>
        </w:rPr>
        <w:t xml:space="preserve"> (52.15)</w:t>
      </w:r>
      <w:r w:rsidR="00C05994">
        <w:rPr>
          <w:rFonts w:ascii="Times New Roman" w:hAnsi="Times New Roman" w:cs="Times New Roman"/>
          <w:sz w:val="24"/>
          <w:szCs w:val="24"/>
        </w:rPr>
        <w:t>,</w:t>
      </w:r>
      <w:r w:rsidR="006422CA">
        <w:rPr>
          <w:rFonts w:ascii="Times New Roman" w:hAnsi="Times New Roman" w:cs="Times New Roman"/>
          <w:sz w:val="24"/>
          <w:szCs w:val="24"/>
        </w:rPr>
        <w:t xml:space="preserve"> </w:t>
      </w:r>
      <w:r w:rsidR="00C05994">
        <w:rPr>
          <w:rFonts w:ascii="Times New Roman" w:hAnsi="Times New Roman" w:cs="Times New Roman"/>
          <w:sz w:val="24"/>
          <w:szCs w:val="24"/>
        </w:rPr>
        <w:t xml:space="preserve">such that </w:t>
      </w:r>
      <w:r w:rsidR="006422CA" w:rsidRPr="006422CA">
        <w:rPr>
          <w:rFonts w:ascii="Times New Roman" w:hAnsi="Times New Roman" w:cs="Times New Roman"/>
          <w:i/>
          <w:sz w:val="24"/>
          <w:szCs w:val="24"/>
        </w:rPr>
        <w:t>k</w:t>
      </w:r>
      <w:r w:rsidRPr="009C37AB">
        <w:rPr>
          <w:rFonts w:ascii="Times New Roman" w:hAnsi="Times New Roman" w:cs="Times New Roman"/>
          <w:sz w:val="24"/>
          <w:szCs w:val="24"/>
        </w:rPr>
        <w:t xml:space="preserve"> </w:t>
      </w:r>
      <w:r w:rsidR="006422CA">
        <w:rPr>
          <w:rFonts w:ascii="Times New Roman" w:hAnsi="Times New Roman" w:cs="Times New Roman"/>
          <w:sz w:val="24"/>
          <w:szCs w:val="24"/>
        </w:rPr>
        <w:t>is</w:t>
      </w:r>
      <w:r w:rsidR="008E5E33">
        <w:rPr>
          <w:rFonts w:ascii="Times New Roman" w:hAnsi="Times New Roman" w:cs="Times New Roman"/>
          <w:sz w:val="24"/>
          <w:szCs w:val="24"/>
        </w:rPr>
        <w:t xml:space="preserve"> the Brody growth </w:t>
      </w:r>
      <w:r w:rsidR="006422CA">
        <w:rPr>
          <w:rFonts w:ascii="Times New Roman" w:hAnsi="Times New Roman" w:cs="Times New Roman"/>
          <w:sz w:val="24"/>
          <w:szCs w:val="24"/>
        </w:rPr>
        <w:t>coefficient</w:t>
      </w:r>
      <w:r w:rsidR="00C05994">
        <w:rPr>
          <w:rFonts w:ascii="Times New Roman" w:hAnsi="Times New Roman" w:cs="Times New Roman"/>
          <w:sz w:val="24"/>
          <w:szCs w:val="24"/>
        </w:rPr>
        <w:t xml:space="preserve"> (with units y</w:t>
      </w:r>
      <w:r w:rsidR="006D7AFB">
        <w:rPr>
          <w:rFonts w:ascii="Times New Roman" w:hAnsi="Times New Roman" w:cs="Times New Roman"/>
          <w:sz w:val="24"/>
          <w:szCs w:val="24"/>
        </w:rPr>
        <w:t>ea</w:t>
      </w:r>
      <w:r w:rsidR="00C05994">
        <w:rPr>
          <w:rFonts w:ascii="Times New Roman" w:hAnsi="Times New Roman" w:cs="Times New Roman"/>
          <w:sz w:val="24"/>
          <w:szCs w:val="24"/>
        </w:rPr>
        <w:t>r</w:t>
      </w:r>
      <w:r w:rsidR="006D7AFB">
        <w:rPr>
          <w:rFonts w:ascii="Times New Roman" w:hAnsi="Times New Roman" w:cs="Times New Roman"/>
          <w:sz w:val="24"/>
          <w:szCs w:val="24"/>
        </w:rPr>
        <w:t>s</w:t>
      </w:r>
      <w:r w:rsidR="00C05994" w:rsidRPr="00C05994">
        <w:rPr>
          <w:rFonts w:ascii="Times New Roman" w:hAnsi="Times New Roman" w:cs="Times New Roman"/>
          <w:sz w:val="24"/>
          <w:szCs w:val="24"/>
          <w:vertAlign w:val="superscript"/>
        </w:rPr>
        <w:t>-1</w:t>
      </w:r>
      <w:r w:rsidR="00C05994">
        <w:rPr>
          <w:rFonts w:ascii="Times New Roman" w:hAnsi="Times New Roman" w:cs="Times New Roman"/>
          <w:sz w:val="24"/>
          <w:szCs w:val="24"/>
        </w:rPr>
        <w:t>).</w:t>
      </w:r>
      <w:r w:rsidR="00FD7A35">
        <w:rPr>
          <w:rFonts w:ascii="Times New Roman" w:hAnsi="Times New Roman" w:cs="Times New Roman"/>
          <w:sz w:val="24"/>
          <w:szCs w:val="24"/>
        </w:rPr>
        <w:t xml:space="preserve"> </w:t>
      </w:r>
      <w:r w:rsidR="002648DA">
        <w:rPr>
          <w:rFonts w:ascii="Times New Roman" w:hAnsi="Times New Roman" w:cs="Times New Roman"/>
          <w:sz w:val="24"/>
          <w:szCs w:val="24"/>
        </w:rPr>
        <w:t xml:space="preserve"> </w:t>
      </w:r>
      <w:commentRangeEnd w:id="90"/>
      <w:r w:rsidR="00D34BEE">
        <w:rPr>
          <w:rStyle w:val="CommentReference"/>
        </w:rPr>
        <w:commentReference w:id="90"/>
      </w:r>
      <w:ins w:id="91" w:author="JTT" w:date="2015-01-23T15:08:00Z">
        <w:r w:rsidR="0010212C" w:rsidRPr="0010212C">
          <w:rPr>
            <w:rFonts w:ascii="Times New Roman" w:hAnsi="Times New Roman" w:cs="Times New Roman"/>
            <w:sz w:val="24"/>
            <w:szCs w:val="24"/>
          </w:rPr>
          <w:t xml:space="preserve"> </w:t>
        </w:r>
      </w:ins>
      <w:ins w:id="92" w:author="JTT" w:date="2015-01-23T15:21:00Z">
        <w:r w:rsidR="00DF3C5E">
          <w:rPr>
            <w:rFonts w:ascii="Times New Roman" w:hAnsi="Times New Roman" w:cs="Times New Roman"/>
            <w:sz w:val="24"/>
            <w:szCs w:val="24"/>
          </w:rPr>
          <w:t xml:space="preserve">We assume that all age-0 individuals have a length </w:t>
        </w:r>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0,s</w:t>
        </w:r>
        <w:r w:rsidR="00DF3C5E">
          <w:rPr>
            <w:rFonts w:ascii="Times New Roman" w:hAnsi="Times New Roman" w:cs="Times New Roman"/>
            <w:sz w:val="24"/>
            <w:szCs w:val="24"/>
          </w:rPr>
          <w:t xml:space="preserve"> that differs between males </w:t>
        </w:r>
        <w:r w:rsidR="00DF3C5E">
          <w:rPr>
            <w:rFonts w:ascii="Times New Roman" w:hAnsi="Times New Roman" w:cs="Times New Roman"/>
            <w:i/>
            <w:sz w:val="24"/>
            <w:szCs w:val="24"/>
          </w:rPr>
          <w:t>(s=0</w:t>
        </w:r>
      </w:ins>
      <w:ins w:id="93" w:author="JTT" w:date="2015-01-23T15:22:00Z">
        <w:r w:rsidR="00DF3C5E">
          <w:rPr>
            <w:rFonts w:ascii="Times New Roman" w:hAnsi="Times New Roman" w:cs="Times New Roman"/>
            <w:sz w:val="24"/>
            <w:szCs w:val="24"/>
          </w:rPr>
          <w:t xml:space="preserve">) and females </w:t>
        </w:r>
        <w:r w:rsidR="00DF3C5E">
          <w:rPr>
            <w:rFonts w:ascii="Times New Roman" w:hAnsi="Times New Roman" w:cs="Times New Roman"/>
            <w:i/>
            <w:sz w:val="24"/>
            <w:szCs w:val="24"/>
          </w:rPr>
          <w:t>(s=1</w:t>
        </w:r>
        <w:r w:rsidR="00DF3C5E">
          <w:rPr>
            <w:rFonts w:ascii="Times New Roman" w:hAnsi="Times New Roman" w:cs="Times New Roman"/>
            <w:sz w:val="24"/>
            <w:szCs w:val="24"/>
          </w:rPr>
          <w:t xml:space="preserve">), and this age-at-birth for each sex is estimated.  Eq. 4 can then be used to calculate the predicted length at of first 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ins>
      <w:ins w:id="94" w:author="JTT" w:date="2015-01-23T15:23:00Z">
        <w:r w:rsidR="00DF3C5E">
          <w:rPr>
            <w:rFonts w:ascii="Times New Roman" w:hAnsi="Times New Roman" w:cs="Times New Roman"/>
            <w:i/>
            <w:sz w:val="24"/>
            <w:szCs w:val="24"/>
          </w:rPr>
          <w:t>)</w:t>
        </w:r>
        <w:r w:rsidR="00DF3C5E">
          <w:rPr>
            <w:rFonts w:ascii="Times New Roman" w:hAnsi="Times New Roman" w:cs="Times New Roman"/>
            <w:sz w:val="24"/>
            <w:szCs w:val="24"/>
          </w:rPr>
          <w:t xml:space="preserve"> and upon recapture </w:t>
        </w:r>
        <w:r w:rsidR="00DF3C5E">
          <w:rPr>
            <w:rFonts w:ascii="Times New Roman" w:hAnsi="Times New Roman" w:cs="Times New Roman"/>
            <w:i/>
            <w:sz w:val="24"/>
            <w:szCs w:val="24"/>
          </w:rPr>
          <w:t>L(t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where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time between first tagging and recapture, and </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is the age at recapture as determined from conventional ageing methods.</w:t>
        </w:r>
      </w:ins>
      <w:moveToRangeStart w:id="95" w:author="JTT" w:date="2015-01-23T15:08:00Z" w:name="move409789036"/>
      <w:moveTo w:id="96" w:author="JTT" w:date="2015-01-23T15:08:00Z">
        <w:r w:rsidR="0010212C">
          <w:rPr>
            <w:rFonts w:ascii="Times New Roman" w:hAnsi="Times New Roman" w:cs="Times New Roman"/>
            <w:sz w:val="24"/>
            <w:szCs w:val="24"/>
          </w:rPr>
          <w:tab/>
        </w:r>
      </w:moveTo>
    </w:p>
    <w:p w14:paraId="3F76F4AB" w14:textId="39A13CA2" w:rsidR="0010212C" w:rsidRPr="00347984" w:rsidRDefault="0010212C" w:rsidP="00840BBD">
      <w:pPr>
        <w:tabs>
          <w:tab w:val="left" w:pos="360"/>
          <w:tab w:val="left" w:pos="720"/>
          <w:tab w:val="left" w:pos="8640"/>
        </w:tabs>
        <w:spacing w:after="0" w:line="480" w:lineRule="auto"/>
        <w:rPr>
          <w:rFonts w:ascii="Times New Roman" w:hAnsi="Times New Roman" w:cs="Times New Roman"/>
          <w:sz w:val="24"/>
          <w:szCs w:val="24"/>
        </w:rPr>
        <w:pPrChange w:id="97" w:author="JTT" w:date="2015-01-23T16:01:00Z">
          <w:pPr>
            <w:tabs>
              <w:tab w:val="left" w:pos="360"/>
              <w:tab w:val="left" w:pos="720"/>
              <w:tab w:val="left" w:pos="8640"/>
            </w:tabs>
            <w:spacing w:after="0" w:line="480" w:lineRule="auto"/>
          </w:pPr>
        </w:pPrChange>
      </w:pPr>
      <w:commentRangeStart w:id="98"/>
      <w:ins w:id="99" w:author="JTT" w:date="2015-01-23T15:08:00Z">
        <w:r>
          <w:rPr>
            <w:rFonts w:ascii="Times New Roman" w:hAnsi="Times New Roman" w:cs="Times New Roman"/>
            <w:sz w:val="24"/>
            <w:szCs w:val="24"/>
          </w:rPr>
          <w:tab/>
        </w:r>
      </w:ins>
      <w:moveTo w:id="100" w:author="JTT" w:date="2015-01-23T15:08:00Z">
        <w:r>
          <w:rPr>
            <w:rFonts w:ascii="Times New Roman" w:hAnsi="Times New Roman" w:cs="Times New Roman"/>
            <w:sz w:val="24"/>
            <w:szCs w:val="24"/>
          </w:rPr>
          <w:t xml:space="preserve">The </w:t>
        </w:r>
        <w:del w:id="101" w:author="JTT" w:date="2015-01-23T15:08:00Z">
          <w:r w:rsidDel="0010212C">
            <w:rPr>
              <w:rFonts w:ascii="Times New Roman" w:hAnsi="Times New Roman" w:cs="Times New Roman"/>
              <w:sz w:val="24"/>
              <w:szCs w:val="24"/>
            </w:rPr>
            <w:delText xml:space="preserve">probabilistic relationship </w:delText>
          </w:r>
        </w:del>
      </w:moveTo>
      <w:ins w:id="102" w:author="JTT" w:date="2015-01-23T15:08:00Z">
        <w:r>
          <w:rPr>
            <w:rFonts w:ascii="Times New Roman" w:hAnsi="Times New Roman" w:cs="Times New Roman"/>
            <w:sz w:val="24"/>
            <w:szCs w:val="24"/>
          </w:rPr>
          <w:t>observed length for each individual upon first tagging</w:t>
        </w:r>
      </w:ins>
      <w:ins w:id="103" w:author="JTT" w:date="2015-01-23T15:24:00Z">
        <w:r w:rsidR="00DF3C5E" w:rsidRPr="00DF3C5E">
          <w:rPr>
            <w:rFonts w:ascii="Times New Roman" w:hAnsi="Times New Roman" w:cs="Times New Roman"/>
            <w:i/>
            <w:sz w:val="24"/>
            <w:szCs w:val="24"/>
          </w:rPr>
          <w:t xml:space="preserve"> </w:t>
        </w:r>
        <w:r w:rsidR="00DF3C5E">
          <w:rPr>
            <w:rFonts w:ascii="Times New Roman" w:hAnsi="Times New Roman" w:cs="Times New Roman"/>
            <w:i/>
            <w:sz w:val="24"/>
            <w:szCs w:val="24"/>
          </w:rPr>
          <w:t xml:space="preserve"> 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w:t>
        </w:r>
      </w:ins>
      <w:ins w:id="104" w:author="JTT" w:date="2015-01-23T15:08:00Z">
        <w:r>
          <w:rPr>
            <w:rFonts w:ascii="Times New Roman" w:hAnsi="Times New Roman" w:cs="Times New Roman"/>
            <w:sz w:val="24"/>
            <w:szCs w:val="24"/>
          </w:rPr>
          <w:t xml:space="preserve"> and </w:t>
        </w:r>
      </w:ins>
      <w:ins w:id="105" w:author="JTT" w:date="2015-01-23T15:09:00Z">
        <w:r>
          <w:rPr>
            <w:rFonts w:ascii="Times New Roman" w:hAnsi="Times New Roman" w:cs="Times New Roman"/>
            <w:sz w:val="24"/>
            <w:szCs w:val="24"/>
          </w:rPr>
          <w:t xml:space="preserve">upon </w:t>
        </w:r>
      </w:ins>
      <w:ins w:id="106" w:author="JTT" w:date="2015-01-23T15:08:00Z">
        <w:r>
          <w:rPr>
            <w:rFonts w:ascii="Times New Roman" w:hAnsi="Times New Roman" w:cs="Times New Roman"/>
            <w:sz w:val="24"/>
            <w:szCs w:val="24"/>
          </w:rPr>
          <w:t xml:space="preserve">recapture </w:t>
        </w:r>
      </w:ins>
      <w:ins w:id="107" w:author="JTT" w:date="2015-01-23T15:24:00Z">
        <w:r w:rsidR="00DF3C5E">
          <w:rPr>
            <w:rFonts w:ascii="Times New Roman" w:hAnsi="Times New Roman" w:cs="Times New Roman"/>
            <w:i/>
            <w:sz w:val="24"/>
            <w:szCs w:val="24"/>
          </w:rPr>
          <w:t>L</w:t>
        </w:r>
        <w:r w:rsidR="00DF3C5E">
          <w:rPr>
            <w:rFonts w:ascii="Times New Roman" w:hAnsi="Times New Roman" w:cs="Times New Roman"/>
            <w:i/>
            <w:sz w:val="24"/>
            <w:szCs w:val="24"/>
            <w:vertAlign w:val="subscript"/>
          </w:rPr>
          <w:t>obs</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1</w:t>
        </w:r>
        <w:r w:rsidR="00DF3C5E">
          <w:rPr>
            <w:rFonts w:ascii="Times New Roman" w:hAnsi="Times New Roman" w:cs="Times New Roman"/>
            <w:i/>
            <w:sz w:val="24"/>
            <w:szCs w:val="24"/>
          </w:rPr>
          <w:t>+t</w:t>
        </w:r>
        <w:r w:rsidR="00DF3C5E">
          <w:rPr>
            <w:rFonts w:ascii="Times New Roman" w:hAnsi="Times New Roman" w:cs="Times New Roman"/>
            <w:i/>
            <w:sz w:val="24"/>
            <w:szCs w:val="24"/>
            <w:vertAlign w:val="subscript"/>
          </w:rPr>
          <w:t>2</w:t>
        </w:r>
        <w:r w:rsidR="00DF3C5E">
          <w:rPr>
            <w:rFonts w:ascii="Times New Roman" w:hAnsi="Times New Roman" w:cs="Times New Roman"/>
            <w:sz w:val="24"/>
            <w:szCs w:val="24"/>
          </w:rPr>
          <w:t xml:space="preserve">) </w:t>
        </w:r>
        <w:commentRangeEnd w:id="98"/>
        <w:r w:rsidR="00DF3C5E">
          <w:rPr>
            <w:rStyle w:val="CommentReference"/>
          </w:rPr>
          <w:commentReference w:id="98"/>
        </w:r>
      </w:ins>
      <w:ins w:id="108" w:author="JTT" w:date="2015-01-23T15:09:00Z">
        <w:r>
          <w:rPr>
            <w:rFonts w:ascii="Times New Roman" w:hAnsi="Times New Roman" w:cs="Times New Roman"/>
            <w:sz w:val="24"/>
            <w:szCs w:val="24"/>
          </w:rPr>
          <w:t xml:space="preserve">is assumed to follow a normal distribution </w:t>
        </w:r>
      </w:ins>
      <w:ins w:id="109" w:author="JTT" w:date="2015-01-23T15:10:00Z">
        <w:r>
          <w:rPr>
            <w:rFonts w:ascii="Times New Roman" w:hAnsi="Times New Roman" w:cs="Times New Roman"/>
            <w:sz w:val="24"/>
            <w:szCs w:val="24"/>
          </w:rPr>
          <w:t xml:space="preserve">with a fixed coefficient of variation </w:t>
        </w:r>
      </w:ins>
      <w:ins w:id="110" w:author="JTT" w:date="2015-01-23T15:09:00Z">
        <w:r>
          <w:rPr>
            <w:rFonts w:ascii="Times New Roman" w:hAnsi="Times New Roman" w:cs="Times New Roman"/>
            <w:sz w:val="24"/>
            <w:szCs w:val="24"/>
          </w:rPr>
          <w:t xml:space="preserve">(representing </w:t>
        </w:r>
      </w:ins>
      <w:ins w:id="111" w:author="JTT" w:date="2015-01-23T15:10:00Z">
        <w:r>
          <w:rPr>
            <w:rFonts w:ascii="Times New Roman" w:hAnsi="Times New Roman" w:cs="Times New Roman"/>
            <w:sz w:val="24"/>
            <w:szCs w:val="24"/>
          </w:rPr>
          <w:t xml:space="preserve">observation error </w:t>
        </w:r>
      </w:ins>
      <w:ins w:id="112" w:author="JTT" w:date="2015-01-23T15:09:00Z">
        <w:r>
          <w:rPr>
            <w:rFonts w:ascii="Times New Roman" w:hAnsi="Times New Roman" w:cs="Times New Roman"/>
            <w:sz w:val="24"/>
            <w:szCs w:val="24"/>
          </w:rPr>
          <w:t>caused by at-sea length measurements</w:t>
        </w:r>
      </w:ins>
      <w:ins w:id="113" w:author="JTT" w:date="2015-01-23T15:10:00Z">
        <w:r>
          <w:rPr>
            <w:rFonts w:ascii="Times New Roman" w:hAnsi="Times New Roman" w:cs="Times New Roman"/>
            <w:sz w:val="24"/>
            <w:szCs w:val="24"/>
          </w:rPr>
          <w:t xml:space="preserve">) given the estimated length at that age </w:t>
        </w:r>
        <w:r>
          <w:rPr>
            <w:rFonts w:ascii="Times New Roman" w:hAnsi="Times New Roman" w:cs="Times New Roman"/>
            <w:i/>
            <w:sz w:val="24"/>
            <w:szCs w:val="24"/>
          </w:rPr>
          <w:t>L(t)</w:t>
        </w:r>
      </w:ins>
      <w:moveTo w:id="114" w:author="JTT" w:date="2015-01-23T15:08:00Z">
        <w:del w:id="115" w:author="JTT" w:date="2015-01-23T15:10:00Z">
          <w:r w:rsidDel="0010212C">
            <w:rPr>
              <w:rFonts w:ascii="Times New Roman" w:hAnsi="Times New Roman" w:cs="Times New Roman"/>
              <w:sz w:val="24"/>
              <w:szCs w:val="24"/>
            </w:rPr>
            <w:delText xml:space="preserve">between the observed length at time </w:delText>
          </w:r>
          <w:r w:rsidRPr="00347984" w:rsidDel="0010212C">
            <w:rPr>
              <w:rFonts w:ascii="Times New Roman" w:hAnsi="Times New Roman" w:cs="Times New Roman"/>
              <w:i/>
              <w:sz w:val="24"/>
              <w:szCs w:val="24"/>
            </w:rPr>
            <w:delText>L</w:delText>
          </w:r>
          <w:r w:rsidRPr="00347984" w:rsidDel="0010212C">
            <w:rPr>
              <w:rFonts w:ascii="Times New Roman" w:hAnsi="Times New Roman" w:cs="Times New Roman"/>
              <w:i/>
              <w:sz w:val="24"/>
              <w:szCs w:val="24"/>
              <w:vertAlign w:val="subscript"/>
            </w:rPr>
            <w:delText>obs</w:delText>
          </w:r>
          <w:r w:rsidRPr="00347984" w:rsidDel="0010212C">
            <w:rPr>
              <w:rFonts w:ascii="Times New Roman" w:hAnsi="Times New Roman" w:cs="Times New Roman"/>
              <w:i/>
              <w:sz w:val="24"/>
              <w:szCs w:val="24"/>
            </w:rPr>
            <w:delText>(t)</w:delText>
          </w:r>
          <w:r w:rsidDel="0010212C">
            <w:rPr>
              <w:rFonts w:ascii="Times New Roman" w:hAnsi="Times New Roman" w:cs="Times New Roman"/>
              <w:sz w:val="24"/>
              <w:szCs w:val="24"/>
            </w:rPr>
            <w:delText xml:space="preserve"> and expected length at time </w:delText>
          </w:r>
          <w:r w:rsidRPr="00347984" w:rsidDel="0010212C">
            <w:rPr>
              <w:rFonts w:ascii="Times New Roman" w:hAnsi="Times New Roman" w:cs="Times New Roman"/>
              <w:i/>
              <w:sz w:val="24"/>
              <w:szCs w:val="24"/>
            </w:rPr>
            <w:delText>L(t)</w:delText>
          </w:r>
          <w:r w:rsidDel="0010212C">
            <w:rPr>
              <w:rFonts w:ascii="Times New Roman" w:hAnsi="Times New Roman" w:cs="Times New Roman"/>
              <w:sz w:val="24"/>
              <w:szCs w:val="24"/>
            </w:rPr>
            <w:delText xml:space="preserve"> is assumed to be</w:delText>
          </w:r>
        </w:del>
        <w:r>
          <w:rPr>
            <w:rFonts w:ascii="Times New Roman" w:hAnsi="Times New Roman" w:cs="Times New Roman"/>
            <w:sz w:val="24"/>
            <w:szCs w:val="24"/>
          </w:rPr>
          <w:t>:</w:t>
        </w:r>
      </w:moveTo>
    </w:p>
    <w:commentRangeStart w:id="116"/>
    <w:p w14:paraId="056ACDED" w14:textId="132F2B7C" w:rsidR="0010212C" w:rsidRDefault="001E7A80" w:rsidP="00840BBD">
      <w:pPr>
        <w:tabs>
          <w:tab w:val="left" w:pos="360"/>
          <w:tab w:val="left" w:pos="720"/>
          <w:tab w:val="left" w:pos="8640"/>
        </w:tabs>
        <w:spacing w:after="0" w:line="480" w:lineRule="auto"/>
        <w:jc w:val="both"/>
        <w:rPr>
          <w:ins w:id="117" w:author="JTT" w:date="2015-01-23T15:10:00Z"/>
          <w:rFonts w:ascii="Times New Roman" w:hAnsi="Times New Roman" w:cs="Times New Roman"/>
          <w:sz w:val="24"/>
          <w:szCs w:val="24"/>
        </w:rPr>
        <w:pPrChange w:id="118" w:author="JTT" w:date="2015-01-23T16:01:00Z">
          <w:pPr>
            <w:tabs>
              <w:tab w:val="left" w:pos="360"/>
              <w:tab w:val="left" w:pos="720"/>
              <w:tab w:val="left" w:pos="8640"/>
            </w:tabs>
            <w:spacing w:after="0" w:line="480" w:lineRule="auto"/>
            <w:jc w:val="both"/>
          </w:pPr>
        </w:pPrChange>
      </w:pPr>
      <m:oMath>
        <m:sSub>
          <m:sSubPr>
            <m:ctrlPr>
              <w:rPr>
                <w:rFonts w:ascii="Cambria Math" w:hAnsi="Cambria Math" w:cs="Times New Roman"/>
                <w:i/>
                <w:iCs/>
                <w:sz w:val="24"/>
                <w:szCs w:val="24"/>
              </w:rPr>
            </m:ctrlPr>
          </m:sSubPr>
          <m:e>
            <m:r>
              <w:rPr>
                <w:rFonts w:ascii="Cambria Math" w:hAnsi="Cambria Math" w:cs="Times New Roman"/>
                <w:sz w:val="24"/>
                <w:szCs w:val="24"/>
              </w:rPr>
              <m:t>L</m:t>
            </m:r>
          </m:e>
          <m:sub>
            <m:r>
              <w:rPr>
                <w:rFonts w:ascii="Cambria Math" w:hAnsi="Cambria Math" w:cs="Times New Roman"/>
                <w:sz w:val="24"/>
                <w:szCs w:val="24"/>
              </w:rPr>
              <m:t>obs</m:t>
            </m:r>
          </m:sub>
        </m:sSub>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r>
          <w:del w:id="119" w:author="JTT" w:date="2015-01-23T15:19:00Z">
            <m:rPr>
              <m:scr m:val="script"/>
            </m:rPr>
            <w:rPr>
              <w:rFonts w:ascii="Cambria Math" w:hAnsi="Cambria Math" w:cs="Times New Roman"/>
              <w:sz w:val="24"/>
              <w:szCs w:val="24"/>
            </w:rPr>
            <m:t>N</m:t>
          </w:del>
        </m:r>
        <m:r>
          <w:ins w:id="120" w:author="JTT" w:date="2015-01-23T15:19:00Z">
            <w:rPr>
              <w:rFonts w:ascii="Cambria Math" w:hAnsi="Cambria Math" w:cs="Times New Roman"/>
              <w:sz w:val="24"/>
              <w:szCs w:val="24"/>
            </w:rPr>
            <m:t>N</m:t>
          </w:ins>
        </m:r>
        <m:d>
          <m:dPr>
            <m:ctrlPr>
              <w:rPr>
                <w:rFonts w:ascii="Cambria Math" w:hAnsi="Cambria Math" w:cs="Times New Roman"/>
                <w:i/>
                <w:iCs/>
                <w:sz w:val="24"/>
                <w:szCs w:val="24"/>
              </w:rPr>
            </m:ctrlPr>
          </m:dPr>
          <m:e>
            <m:r>
              <w:rPr>
                <w:rFonts w:ascii="Cambria Math" w:hAnsi="Cambria Math" w:cs="Times New Roman"/>
                <w:sz w:val="24"/>
                <w:szCs w:val="24"/>
              </w:rPr>
              <m:t>L</m:t>
            </m:r>
            <m:d>
              <m:dPr>
                <m:ctrlPr>
                  <w:rPr>
                    <w:rFonts w:ascii="Cambria Math" w:hAnsi="Cambria Math" w:cs="Times New Roman"/>
                    <w:i/>
                    <w:iCs/>
                    <w:sz w:val="24"/>
                    <w:szCs w:val="24"/>
                  </w:rPr>
                </m:ctrlPr>
              </m:dPr>
              <m:e>
                <m:r>
                  <w:rPr>
                    <w:rFonts w:ascii="Cambria Math" w:hAnsi="Cambria Math" w:cs="Times New Roman"/>
                    <w:sz w:val="24"/>
                    <w:szCs w:val="24"/>
                  </w:rPr>
                  <m:t>t</m:t>
                </m:r>
              </m:e>
            </m:d>
            <m:r>
              <w:rPr>
                <w:rFonts w:ascii="Cambria Math" w:hAnsi="Cambria Math" w:cs="Times New Roman"/>
                <w:sz w:val="24"/>
                <w:szCs w:val="24"/>
              </w:rPr>
              <m:t>,</m:t>
            </m:r>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e>
        </m:d>
      </m:oMath>
      <w:moveTo w:id="121" w:author="JTT" w:date="2015-01-23T15:08:00Z">
        <w:r w:rsidR="0010212C">
          <w:rPr>
            <w:rFonts w:ascii="Times New Roman" w:hAnsi="Times New Roman" w:cs="Times New Roman"/>
            <w:iCs/>
            <w:sz w:val="24"/>
            <w:szCs w:val="24"/>
          </w:rPr>
          <w:t xml:space="preserve"> </w:t>
        </w:r>
      </w:moveTo>
      <w:commentRangeEnd w:id="116"/>
      <w:r w:rsidR="00DF3C5E">
        <w:rPr>
          <w:rStyle w:val="CommentReference"/>
        </w:rPr>
        <w:commentReference w:id="116"/>
      </w:r>
      <w:ins w:id="122" w:author="JTT" w:date="2015-01-23T15:10:00Z">
        <w:r w:rsidR="0010212C">
          <w:rPr>
            <w:rFonts w:ascii="Times New Roman" w:hAnsi="Times New Roman" w:cs="Times New Roman"/>
            <w:iCs/>
            <w:sz w:val="24"/>
            <w:szCs w:val="24"/>
          </w:rPr>
          <w:tab/>
          <w:t>(</w:t>
        </w:r>
      </w:ins>
      <w:ins w:id="123" w:author="JTT" w:date="2015-01-23T15:11:00Z">
        <w:r w:rsidR="00C03356">
          <w:rPr>
            <w:rFonts w:ascii="Times New Roman" w:hAnsi="Times New Roman" w:cs="Times New Roman"/>
            <w:iCs/>
            <w:sz w:val="24"/>
            <w:szCs w:val="24"/>
          </w:rPr>
          <w:t>5</w:t>
        </w:r>
      </w:ins>
      <w:ins w:id="124" w:author="JTT" w:date="2015-01-23T15:10:00Z">
        <w:r w:rsidR="0010212C">
          <w:rPr>
            <w:rFonts w:ascii="Times New Roman" w:hAnsi="Times New Roman" w:cs="Times New Roman"/>
            <w:iCs/>
            <w:sz w:val="24"/>
            <w:szCs w:val="24"/>
          </w:rPr>
          <w:t>)</w:t>
        </w:r>
      </w:ins>
    </w:p>
    <w:p w14:paraId="51951425" w14:textId="3090FBDD" w:rsidR="0010212C" w:rsidDel="0010212C" w:rsidRDefault="0010212C" w:rsidP="00840BBD">
      <w:pPr>
        <w:tabs>
          <w:tab w:val="left" w:pos="360"/>
          <w:tab w:val="left" w:pos="720"/>
          <w:tab w:val="left" w:pos="8640"/>
        </w:tabs>
        <w:spacing w:after="0" w:line="480" w:lineRule="auto"/>
        <w:jc w:val="both"/>
        <w:rPr>
          <w:del w:id="125" w:author="JTT" w:date="2015-01-23T15:11:00Z"/>
          <w:rFonts w:ascii="Times New Roman" w:hAnsi="Times New Roman" w:cs="Times New Roman"/>
          <w:sz w:val="24"/>
          <w:szCs w:val="24"/>
        </w:rPr>
        <w:pPrChange w:id="126" w:author="JTT" w:date="2015-01-23T16:01:00Z">
          <w:pPr>
            <w:tabs>
              <w:tab w:val="left" w:pos="360"/>
              <w:tab w:val="left" w:pos="720"/>
              <w:tab w:val="left" w:pos="8640"/>
            </w:tabs>
            <w:spacing w:after="0" w:line="480" w:lineRule="auto"/>
            <w:jc w:val="both"/>
          </w:pPr>
        </w:pPrChange>
      </w:pPr>
      <w:moveTo w:id="127" w:author="JTT" w:date="2015-01-23T15:08:00Z">
        <w:r>
          <w:rPr>
            <w:rFonts w:ascii="Times New Roman" w:hAnsi="Times New Roman" w:cs="Times New Roman"/>
            <w:iCs/>
            <w:sz w:val="24"/>
            <w:szCs w:val="24"/>
          </w:rPr>
          <w:t xml:space="preserve">where </w: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moveTo>
      <w:ins w:id="128" w:author="JTT" w:date="2015-01-23T15:11:00Z">
        <w:r>
          <w:rPr>
            <w:rFonts w:ascii="Times New Roman" w:hAnsi="Times New Roman" w:cs="Times New Roman"/>
            <w:sz w:val="24"/>
            <w:szCs w:val="24"/>
          </w:rPr>
          <w:t xml:space="preserve">, and </w:t>
        </w:r>
      </w:ins>
      <w:moveTo w:id="129" w:author="JTT" w:date="2015-01-23T15:08:00Z">
        <w:del w:id="130" w:author="JTT" w:date="2015-01-23T15:10:00Z">
          <w:r w:rsidDel="0010212C">
            <w:rPr>
              <w:rFonts w:ascii="Times New Roman" w:hAnsi="Times New Roman" w:cs="Times New Roman"/>
              <w:iCs/>
              <w:sz w:val="24"/>
              <w:szCs w:val="24"/>
            </w:rPr>
            <w:tab/>
            <w:delText>(6)</w:delText>
          </w:r>
        </w:del>
      </w:moveTo>
    </w:p>
    <w:p w14:paraId="5F32A8FB" w14:textId="75247DC0" w:rsidR="0010212C" w:rsidDel="0010212C" w:rsidRDefault="0010212C" w:rsidP="00840BBD">
      <w:pPr>
        <w:tabs>
          <w:tab w:val="left" w:pos="360"/>
          <w:tab w:val="left" w:pos="720"/>
          <w:tab w:val="left" w:pos="8640"/>
        </w:tabs>
        <w:spacing w:after="0" w:line="480" w:lineRule="auto"/>
        <w:jc w:val="both"/>
        <w:rPr>
          <w:del w:id="131" w:author="JTT" w:date="2015-01-23T15:11:00Z"/>
          <w:rFonts w:ascii="Times New Roman" w:hAnsi="Times New Roman" w:cs="Times New Roman"/>
          <w:sz w:val="24"/>
          <w:szCs w:val="24"/>
        </w:rPr>
        <w:pPrChange w:id="132" w:author="JTT" w:date="2015-01-23T16:01:00Z">
          <w:pPr>
            <w:tabs>
              <w:tab w:val="left" w:pos="360"/>
              <w:tab w:val="left" w:pos="720"/>
              <w:tab w:val="left" w:pos="8640"/>
            </w:tabs>
            <w:spacing w:after="0" w:line="480" w:lineRule="auto"/>
          </w:pPr>
        </w:pPrChange>
      </w:pPr>
      <w:moveTo w:id="133" w:author="JTT" w:date="2015-01-23T15:08:00Z">
        <w:r>
          <w:rPr>
            <w:rFonts w:ascii="Times New Roman" w:hAnsi="Times New Roman" w:cs="Times New Roman"/>
            <w:sz w:val="24"/>
            <w:szCs w:val="24"/>
          </w:rPr>
          <w:t xml:space="preserve">and </w:t>
        </w:r>
        <w:r w:rsidRPr="00D34870">
          <w:rPr>
            <w:rFonts w:ascii="Times New Roman" w:hAnsi="Times New Roman" w:cs="Times New Roman"/>
            <w:i/>
            <w:sz w:val="24"/>
            <w:szCs w:val="24"/>
          </w:rPr>
          <w:t>c</w:t>
        </w:r>
        <w:r w:rsidRPr="00D34870">
          <w:rPr>
            <w:rFonts w:ascii="Times New Roman" w:hAnsi="Times New Roman" w:cs="Times New Roman"/>
            <w:i/>
            <w:sz w:val="24"/>
            <w:szCs w:val="24"/>
            <w:vertAlign w:val="subscript"/>
          </w:rPr>
          <w:t>obs</w:t>
        </w:r>
        <w:r>
          <w:rPr>
            <w:rFonts w:ascii="Times New Roman" w:hAnsi="Times New Roman" w:cs="Times New Roman"/>
            <w:sz w:val="24"/>
            <w:szCs w:val="24"/>
          </w:rPr>
          <w:t xml:space="preserve"> is the coefficient of variation (c.v.) of observed growth.</w:t>
        </w:r>
      </w:moveTo>
      <w:ins w:id="134" w:author="JTT" w:date="2015-01-23T15:11:00Z">
        <w:r>
          <w:rPr>
            <w:rFonts w:ascii="Times New Roman" w:hAnsi="Times New Roman" w:cs="Times New Roman"/>
            <w:sz w:val="24"/>
            <w:szCs w:val="24"/>
          </w:rPr>
          <w:t xml:space="preserve">  </w:t>
        </w:r>
      </w:ins>
    </w:p>
    <w:moveToRangeEnd w:id="95"/>
    <w:p w14:paraId="07D6DC76" w14:textId="275E2779" w:rsidR="00FD7A35" w:rsidDel="00AA1E34" w:rsidRDefault="00726AF6" w:rsidP="00840BBD">
      <w:pPr>
        <w:tabs>
          <w:tab w:val="left" w:pos="360"/>
          <w:tab w:val="left" w:pos="720"/>
          <w:tab w:val="left" w:pos="8640"/>
        </w:tabs>
        <w:spacing w:after="0" w:line="480" w:lineRule="auto"/>
        <w:jc w:val="both"/>
        <w:rPr>
          <w:del w:id="135" w:author="JTT" w:date="2015-01-23T15:28:00Z"/>
          <w:rFonts w:ascii="Times New Roman" w:hAnsi="Times New Roman" w:cs="Times New Roman"/>
          <w:sz w:val="24"/>
          <w:szCs w:val="24"/>
        </w:rPr>
        <w:pPrChange w:id="136" w:author="JTT" w:date="2015-01-23T16:01:00Z">
          <w:pPr>
            <w:tabs>
              <w:tab w:val="left" w:pos="360"/>
              <w:tab w:val="left" w:pos="720"/>
              <w:tab w:val="left" w:pos="8640"/>
            </w:tabs>
            <w:spacing w:after="0" w:line="480" w:lineRule="auto"/>
            <w:jc w:val="both"/>
          </w:pPr>
        </w:pPrChange>
      </w:pPr>
      <w:del w:id="137" w:author="JTT" w:date="2015-01-23T15:28:00Z">
        <w:r w:rsidDel="00AA1E34">
          <w:rPr>
            <w:rFonts w:ascii="Times New Roman" w:hAnsi="Times New Roman" w:cs="Times New Roman"/>
            <w:sz w:val="24"/>
            <w:szCs w:val="24"/>
          </w:rPr>
          <w:delText xml:space="preserve">The </w:delText>
        </w:r>
      </w:del>
      <w:del w:id="138" w:author="JTT" w:date="2015-01-23T15:11:00Z">
        <w:r w:rsidR="008E1438" w:rsidDel="0010212C">
          <w:rPr>
            <w:rFonts w:ascii="Times New Roman" w:hAnsi="Times New Roman" w:cs="Times New Roman"/>
            <w:sz w:val="24"/>
            <w:szCs w:val="24"/>
          </w:rPr>
          <w:delText xml:space="preserve">average </w:delText>
        </w:r>
      </w:del>
      <w:del w:id="139" w:author="JTT" w:date="2015-01-23T15:28:00Z">
        <w:r w:rsidR="008E1438" w:rsidDel="00AA1E34">
          <w:rPr>
            <w:rFonts w:ascii="Times New Roman" w:hAnsi="Times New Roman" w:cs="Times New Roman"/>
            <w:sz w:val="24"/>
            <w:szCs w:val="24"/>
          </w:rPr>
          <w:delText xml:space="preserve">asymptotic </w:delText>
        </w:r>
        <w:r w:rsidDel="00AA1E34">
          <w:rPr>
            <w:rFonts w:ascii="Times New Roman" w:hAnsi="Times New Roman" w:cs="Times New Roman"/>
            <w:sz w:val="24"/>
            <w:szCs w:val="24"/>
          </w:rPr>
          <w:delText xml:space="preserve">length </w:delTex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sidDel="00AA1E34">
          <w:rPr>
            <w:rFonts w:ascii="Times New Roman" w:hAnsi="Times New Roman" w:cs="Times New Roman"/>
            <w:sz w:val="24"/>
            <w:szCs w:val="24"/>
          </w:rPr>
          <w:delText xml:space="preserve"> </w:delText>
        </w:r>
        <w:r w:rsidR="008E1438" w:rsidDel="00AA1E34">
          <w:rPr>
            <w:rFonts w:ascii="Times New Roman" w:hAnsi="Times New Roman" w:cs="Times New Roman"/>
            <w:sz w:val="24"/>
            <w:szCs w:val="24"/>
          </w:rPr>
          <w:delText xml:space="preserve">for individuals in the population </w:delText>
        </w:r>
        <w:r w:rsidR="00D9718B" w:rsidDel="00AA1E34">
          <w:rPr>
            <w:rFonts w:ascii="Times New Roman" w:hAnsi="Times New Roman" w:cs="Times New Roman"/>
            <w:sz w:val="24"/>
            <w:szCs w:val="24"/>
          </w:rPr>
          <w:delText>can be found by setting Eqn. 1</w:delText>
        </w:r>
        <w:r w:rsidR="00FD7A35" w:rsidDel="00AA1E34">
          <w:rPr>
            <w:rFonts w:ascii="Times New Roman" w:hAnsi="Times New Roman" w:cs="Times New Roman"/>
            <w:sz w:val="24"/>
            <w:szCs w:val="24"/>
          </w:rPr>
          <w:delText xml:space="preserve"> equal to zero</w:delText>
        </w:r>
        <w:r w:rsidR="00606B2E" w:rsidDel="00AA1E34">
          <w:rPr>
            <w:rFonts w:ascii="Times New Roman" w:hAnsi="Times New Roman" w:cs="Times New Roman"/>
            <w:sz w:val="24"/>
            <w:szCs w:val="24"/>
          </w:rPr>
          <w:delText>, substituting in Eqn. 3</w:delText>
        </w:r>
        <w:r w:rsidR="00C06676" w:rsidDel="00AA1E34">
          <w:rPr>
            <w:rFonts w:ascii="Times New Roman" w:hAnsi="Times New Roman" w:cs="Times New Roman"/>
            <w:sz w:val="24"/>
            <w:szCs w:val="24"/>
          </w:rPr>
          <w:delText>,</w:delText>
        </w:r>
        <w:r w:rsidR="00FD7A35" w:rsidDel="00AA1E34">
          <w:rPr>
            <w:rFonts w:ascii="Times New Roman" w:hAnsi="Times New Roman" w:cs="Times New Roman"/>
            <w:sz w:val="24"/>
            <w:szCs w:val="24"/>
          </w:rPr>
          <w:delText xml:space="preserve"> and rearranging:</w:delText>
        </w:r>
      </w:del>
    </w:p>
    <w:p w14:paraId="58D4414E" w14:textId="02236076" w:rsidR="00932F28" w:rsidDel="00AA1E34" w:rsidRDefault="001E7A80" w:rsidP="00840BBD">
      <w:pPr>
        <w:tabs>
          <w:tab w:val="left" w:pos="360"/>
          <w:tab w:val="left" w:pos="720"/>
          <w:tab w:val="left" w:pos="8640"/>
        </w:tabs>
        <w:spacing w:after="0" w:line="480" w:lineRule="auto"/>
        <w:jc w:val="both"/>
        <w:rPr>
          <w:del w:id="140" w:author="JTT" w:date="2015-01-23T15:28:00Z"/>
          <w:rFonts w:ascii="Times New Roman" w:hAnsi="Times New Roman" w:cs="Times New Roman"/>
          <w:sz w:val="24"/>
          <w:szCs w:val="24"/>
        </w:rPr>
        <w:pPrChange w:id="141" w:author="JTT" w:date="2015-01-23T16:01:00Z">
          <w:pPr>
            <w:tabs>
              <w:tab w:val="left" w:pos="360"/>
              <w:tab w:val="left" w:pos="720"/>
              <w:tab w:val="left" w:pos="8640"/>
            </w:tabs>
            <w:spacing w:after="0" w:line="480" w:lineRule="auto"/>
            <w:jc w:val="both"/>
          </w:pPr>
        </w:pPrChange>
      </w:pPr>
      <m:oMath>
        <m:sSub>
          <m:sSubPr>
            <m:ctrlPr>
              <w:del w:id="142" w:author="JTT" w:date="2015-01-23T15:28:00Z">
                <w:rPr>
                  <w:rFonts w:ascii="Cambria Math" w:hAnsi="Cambria Math" w:cs="Times New Roman"/>
                  <w:i/>
                  <w:sz w:val="24"/>
                  <w:szCs w:val="24"/>
                </w:rPr>
              </w:del>
            </m:ctrlPr>
          </m:sSubPr>
          <m:e>
            <m:r>
              <w:del w:id="143" w:author="JTT" w:date="2015-01-23T15:28:00Z">
                <w:rPr>
                  <w:rFonts w:ascii="Cambria Math" w:hAnsi="Cambria Math" w:cs="Times New Roman"/>
                  <w:sz w:val="24"/>
                  <w:szCs w:val="24"/>
                </w:rPr>
                <m:t>μ</m:t>
              </w:del>
            </m:r>
          </m:e>
          <m:sub>
            <m:r>
              <w:del w:id="144" w:author="JTT" w:date="2015-01-23T15:28:00Z">
                <w:rPr>
                  <w:rFonts w:ascii="Cambria Math" w:hAnsi="Cambria Math" w:cs="Times New Roman"/>
                  <w:sz w:val="24"/>
                  <w:szCs w:val="24"/>
                </w:rPr>
                <m:t>L∞</m:t>
              </w:del>
            </m:r>
          </m:sub>
        </m:sSub>
        <m:r>
          <w:del w:id="145" w:author="JTT" w:date="2015-01-23T15:28:00Z">
            <w:rPr>
              <w:rFonts w:ascii="Cambria Math" w:hAnsi="Cambria Math" w:cs="Times New Roman"/>
              <w:sz w:val="24"/>
              <w:szCs w:val="24"/>
            </w:rPr>
            <m:t>=γ</m:t>
          </w:del>
        </m:r>
        <m:sSubSup>
          <m:sSubSupPr>
            <m:ctrlPr>
              <w:del w:id="146" w:author="JTT" w:date="2015-01-23T15:28:00Z">
                <w:rPr>
                  <w:rFonts w:ascii="Cambria Math" w:hAnsi="Cambria Math" w:cs="Times New Roman"/>
                  <w:i/>
                  <w:sz w:val="24"/>
                  <w:szCs w:val="24"/>
                </w:rPr>
              </w:del>
            </m:ctrlPr>
          </m:sSubSupPr>
          <m:e>
            <m:r>
              <w:del w:id="147" w:author="JTT" w:date="2015-01-23T15:28:00Z">
                <w:rPr>
                  <w:rFonts w:ascii="Cambria Math" w:hAnsi="Cambria Math" w:cs="Times New Roman"/>
                  <w:sz w:val="24"/>
                  <w:szCs w:val="24"/>
                </w:rPr>
                <m:t>μ</m:t>
              </w:del>
            </m:r>
          </m:e>
          <m:sub>
            <m:r>
              <w:del w:id="148" w:author="JTT" w:date="2015-01-23T15:28:00Z">
                <m:rPr>
                  <m:sty m:val="p"/>
                </m:rPr>
                <w:rPr>
                  <w:rFonts w:ascii="Cambria Math" w:hAnsi="Cambria Math" w:cs="Times New Roman"/>
                  <w:sz w:val="24"/>
                  <w:szCs w:val="24"/>
                </w:rPr>
                <m:t>log⁡</m:t>
              </w:del>
            </m:r>
            <m:r>
              <w:del w:id="149" w:author="JTT" w:date="2015-01-23T15:28:00Z">
                <w:rPr>
                  <w:rFonts w:ascii="Cambria Math" w:hAnsi="Cambria Math" w:cs="Times New Roman"/>
                  <w:sz w:val="24"/>
                  <w:szCs w:val="24"/>
                </w:rPr>
                <m:t>(k)</m:t>
              </w:del>
            </m:r>
          </m:sub>
          <m:sup>
            <m:r>
              <w:del w:id="150" w:author="JTT" w:date="2015-01-23T15:28:00Z">
                <w:rPr>
                  <w:rFonts w:ascii="Cambria Math" w:hAnsi="Cambria Math" w:cs="Times New Roman"/>
                  <w:sz w:val="24"/>
                  <w:szCs w:val="24"/>
                </w:rPr>
                <m:t>Ψ-1</m:t>
              </w:del>
            </m:r>
          </m:sup>
        </m:sSubSup>
      </m:oMath>
      <w:del w:id="151" w:author="JTT" w:date="2015-01-23T15:28:00Z">
        <w:r w:rsidR="000D469E" w:rsidDel="00AA1E34">
          <w:rPr>
            <w:rFonts w:ascii="Times New Roman" w:hAnsi="Times New Roman" w:cs="Times New Roman"/>
            <w:sz w:val="24"/>
            <w:szCs w:val="24"/>
          </w:rPr>
          <w:delText xml:space="preserve"> </w:delText>
        </w:r>
        <w:r w:rsidR="000D469E" w:rsidDel="00AA1E34">
          <w:rPr>
            <w:rFonts w:ascii="Times New Roman" w:hAnsi="Times New Roman" w:cs="Times New Roman"/>
            <w:sz w:val="24"/>
            <w:szCs w:val="24"/>
          </w:rPr>
          <w:tab/>
          <w:delText>(</w:delText>
        </w:r>
      </w:del>
      <w:del w:id="152" w:author="JTT" w:date="2015-01-23T15:11:00Z">
        <w:r w:rsidR="000D469E" w:rsidDel="00C03356">
          <w:rPr>
            <w:rFonts w:ascii="Times New Roman" w:hAnsi="Times New Roman" w:cs="Times New Roman"/>
            <w:sz w:val="24"/>
            <w:szCs w:val="24"/>
          </w:rPr>
          <w:delText>5</w:delText>
        </w:r>
        <w:r w:rsidR="00DB5DB4" w:rsidDel="00C03356">
          <w:rPr>
            <w:rFonts w:ascii="Times New Roman" w:hAnsi="Times New Roman" w:cs="Times New Roman"/>
            <w:sz w:val="24"/>
            <w:szCs w:val="24"/>
          </w:rPr>
          <w:delText>)</w:delText>
        </w:r>
      </w:del>
    </w:p>
    <w:p w14:paraId="61DA2E24" w14:textId="4FE751AA" w:rsidR="007A7191" w:rsidDel="00C03356" w:rsidRDefault="003B1F46" w:rsidP="00840BBD">
      <w:pPr>
        <w:tabs>
          <w:tab w:val="left" w:pos="360"/>
          <w:tab w:val="left" w:pos="720"/>
          <w:tab w:val="left" w:pos="8640"/>
        </w:tabs>
        <w:spacing w:after="0" w:line="480" w:lineRule="auto"/>
        <w:jc w:val="both"/>
        <w:rPr>
          <w:del w:id="153" w:author="JTT" w:date="2015-01-23T15:12:00Z"/>
          <w:rFonts w:ascii="Times New Roman" w:hAnsi="Times New Roman" w:cs="Times New Roman"/>
          <w:sz w:val="24"/>
          <w:szCs w:val="24"/>
        </w:rPr>
        <w:pPrChange w:id="154" w:author="JTT" w:date="2015-01-23T16:01:00Z">
          <w:pPr>
            <w:tabs>
              <w:tab w:val="left" w:pos="360"/>
              <w:tab w:val="left" w:pos="720"/>
              <w:tab w:val="left" w:pos="8640"/>
            </w:tabs>
            <w:spacing w:after="0" w:line="480" w:lineRule="auto"/>
            <w:jc w:val="both"/>
          </w:pPr>
        </w:pPrChange>
      </w:pPr>
      <w:del w:id="155" w:author="JTT" w:date="2015-01-23T15:28:00Z">
        <w:r w:rsidRPr="009C37AB" w:rsidDel="00AA1E34">
          <w:rPr>
            <w:rFonts w:ascii="Times New Roman" w:hAnsi="Times New Roman" w:cs="Times New Roman"/>
            <w:sz w:val="24"/>
            <w:szCs w:val="24"/>
          </w:rPr>
          <w:delText xml:space="preserve">Readers are referred to Shelton et al. (2013) for an expanded model that </w:delText>
        </w:r>
        <w:r w:rsidR="008E1438" w:rsidDel="00AA1E34">
          <w:rPr>
            <w:rFonts w:ascii="Times New Roman" w:hAnsi="Times New Roman" w:cs="Times New Roman"/>
            <w:sz w:val="24"/>
            <w:szCs w:val="24"/>
          </w:rPr>
          <w:delText xml:space="preserve">also </w:delText>
        </w:r>
        <w:r w:rsidRPr="009C37AB" w:rsidDel="00AA1E34">
          <w:rPr>
            <w:rFonts w:ascii="Times New Roman" w:hAnsi="Times New Roman" w:cs="Times New Roman"/>
            <w:sz w:val="24"/>
            <w:szCs w:val="24"/>
          </w:rPr>
          <w:delText xml:space="preserve">incorporates variability in </w:delText>
        </w:r>
      </w:del>
      <w:del w:id="156" w:author="JTT" w:date="2015-01-23T15:11:00Z">
        <w:r w:rsidRPr="00C10767" w:rsidDel="00C10767">
          <w:rPr>
            <w:rFonts w:ascii="Times New Roman" w:hAnsi="Times New Roman" w:cs="Times New Roman"/>
            <w:sz w:val="24"/>
            <w:szCs w:val="24"/>
            <w:rPrChange w:id="157" w:author="JTT" w:date="2015-01-23T15:11:00Z">
              <w:rPr>
                <w:rFonts w:ascii="Times New Roman" w:hAnsi="Times New Roman" w:cs="Times New Roman"/>
                <w:i/>
                <w:sz w:val="24"/>
                <w:szCs w:val="24"/>
              </w:rPr>
            </w:rPrChange>
          </w:rPr>
          <w:delText>γ</w:delText>
        </w:r>
        <w:r w:rsidR="00BF2E13" w:rsidRPr="00C10767" w:rsidDel="00C10767">
          <w:rPr>
            <w:rFonts w:ascii="Times New Roman" w:hAnsi="Times New Roman" w:cs="Times New Roman"/>
            <w:sz w:val="24"/>
            <w:szCs w:val="24"/>
          </w:rPr>
          <w:delText xml:space="preserve"> over</w:delText>
        </w:r>
        <w:r w:rsidR="00BF2E13" w:rsidDel="00C10767">
          <w:rPr>
            <w:rFonts w:ascii="Times New Roman" w:hAnsi="Times New Roman" w:cs="Times New Roman"/>
            <w:sz w:val="24"/>
            <w:szCs w:val="24"/>
          </w:rPr>
          <w:delText xml:space="preserve"> time</w:delText>
        </w:r>
      </w:del>
      <w:del w:id="158" w:author="JTT" w:date="2015-01-23T15:28:00Z">
        <w:r w:rsidR="00BF2E13" w:rsidDel="00AA1E34">
          <w:rPr>
            <w:rFonts w:ascii="Times New Roman" w:hAnsi="Times New Roman" w:cs="Times New Roman"/>
            <w:sz w:val="24"/>
            <w:szCs w:val="24"/>
          </w:rPr>
          <w:delText>.</w:delText>
        </w:r>
        <w:r w:rsidRPr="009C37AB" w:rsidDel="00AA1E34">
          <w:rPr>
            <w:rFonts w:ascii="Times New Roman" w:hAnsi="Times New Roman" w:cs="Times New Roman"/>
            <w:sz w:val="24"/>
            <w:szCs w:val="24"/>
          </w:rPr>
          <w:delText xml:space="preserve"> </w:delText>
        </w:r>
      </w:del>
      <w:del w:id="159" w:author="JTT" w:date="2015-01-23T15:12:00Z">
        <w:r w:rsidR="00BF2E13" w:rsidDel="00C03356">
          <w:rPr>
            <w:rFonts w:ascii="Times New Roman" w:hAnsi="Times New Roman" w:cs="Times New Roman"/>
            <w:sz w:val="24"/>
            <w:szCs w:val="24"/>
          </w:rPr>
          <w:delText xml:space="preserve"> </w:delText>
        </w:r>
      </w:del>
    </w:p>
    <w:p w14:paraId="0A290EFF" w14:textId="77777777" w:rsidR="00FC052D" w:rsidRPr="009C37AB" w:rsidRDefault="00FC052D" w:rsidP="00840BBD">
      <w:pPr>
        <w:tabs>
          <w:tab w:val="left" w:pos="360"/>
          <w:tab w:val="left" w:pos="720"/>
          <w:tab w:val="left" w:pos="8640"/>
        </w:tabs>
        <w:spacing w:after="0" w:line="480" w:lineRule="auto"/>
        <w:jc w:val="both"/>
        <w:rPr>
          <w:rFonts w:ascii="Times New Roman" w:hAnsi="Times New Roman" w:cs="Times New Roman"/>
          <w:sz w:val="24"/>
          <w:szCs w:val="24"/>
        </w:rPr>
        <w:pPrChange w:id="160" w:author="JTT" w:date="2015-01-23T16:01:00Z">
          <w:pPr>
            <w:tabs>
              <w:tab w:val="left" w:pos="360"/>
              <w:tab w:val="left" w:pos="720"/>
              <w:tab w:val="left" w:pos="8640"/>
            </w:tabs>
            <w:spacing w:after="0" w:line="480" w:lineRule="auto"/>
            <w:jc w:val="both"/>
          </w:pPr>
        </w:pPrChange>
      </w:pPr>
    </w:p>
    <w:p w14:paraId="64310009" w14:textId="4DB89FCB" w:rsidR="00DF4D0D" w:rsidRPr="009C37AB" w:rsidRDefault="0090245F"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161"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t>2.1</w:t>
      </w:r>
      <w:r w:rsidR="00DF4D0D">
        <w:rPr>
          <w:rFonts w:ascii="Times New Roman" w:hAnsi="Times New Roman" w:cs="Times New Roman"/>
          <w:noProof w:val="0"/>
          <w:sz w:val="24"/>
          <w:szCs w:val="24"/>
        </w:rPr>
        <w:t xml:space="preserve"> Estimation</w:t>
      </w:r>
    </w:p>
    <w:p w14:paraId="46DB4A56" w14:textId="1AEE923C" w:rsidR="00DF4D0D" w:rsidRDefault="00DF4D0D" w:rsidP="00840BBD">
      <w:pPr>
        <w:tabs>
          <w:tab w:val="left" w:pos="360"/>
          <w:tab w:val="left" w:pos="720"/>
          <w:tab w:val="left" w:pos="8640"/>
        </w:tabs>
        <w:spacing w:after="0" w:line="480" w:lineRule="auto"/>
        <w:rPr>
          <w:rFonts w:ascii="Times New Roman" w:hAnsi="Times New Roman" w:cs="Times New Roman"/>
          <w:sz w:val="24"/>
          <w:szCs w:val="24"/>
        </w:rPr>
        <w:pPrChange w:id="162"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t xml:space="preserve">We </w:t>
      </w:r>
      <w:del w:id="163" w:author="JTT" w:date="2015-01-23T15:12:00Z">
        <w:r w:rsidRPr="009C37AB" w:rsidDel="00C03356">
          <w:rPr>
            <w:rFonts w:ascii="Times New Roman" w:hAnsi="Times New Roman" w:cs="Times New Roman"/>
            <w:sz w:val="24"/>
            <w:szCs w:val="24"/>
          </w:rPr>
          <w:delText xml:space="preserve">implement </w:delText>
        </w:r>
      </w:del>
      <w:ins w:id="164" w:author="JTT" w:date="2015-01-23T15:12:00Z">
        <w:r w:rsidR="00C03356">
          <w:rPr>
            <w:rFonts w:ascii="Times New Roman" w:hAnsi="Times New Roman" w:cs="Times New Roman"/>
            <w:sz w:val="24"/>
            <w:szCs w:val="24"/>
          </w:rPr>
          <w:t>estimate the value of fixed effects in this model (</w:t>
        </w:r>
      </w:ins>
      <m:oMath>
        <m:sSub>
          <m:sSubPr>
            <m:ctrlPr>
              <w:ins w:id="165" w:author="JTT" w:date="2015-01-23T15:14:00Z">
                <w:rPr>
                  <w:rFonts w:ascii="Cambria Math" w:hAnsi="Cambria Math" w:cs="Times New Roman"/>
                  <w:i/>
                  <w:sz w:val="24"/>
                  <w:szCs w:val="24"/>
                </w:rPr>
              </w:ins>
            </m:ctrlPr>
          </m:sSubPr>
          <m:e>
            <m:r>
              <w:ins w:id="166" w:author="JTT" w:date="2015-01-23T15:14:00Z">
                <w:rPr>
                  <w:rFonts w:ascii="Cambria Math" w:hAnsi="Cambria Math" w:cs="Times New Roman"/>
                  <w:sz w:val="24"/>
                  <w:szCs w:val="24"/>
                </w:rPr>
                <m:t>μ</m:t>
              </w:ins>
            </m:r>
          </m:e>
          <m:sub>
            <m:r>
              <w:ins w:id="167" w:author="JTT" w:date="2015-01-23T15:14:00Z">
                <w:rPr>
                  <w:rFonts w:ascii="Cambria Math" w:hAnsi="Cambria Math" w:cs="Times New Roman"/>
                  <w:sz w:val="24"/>
                  <w:szCs w:val="24"/>
                </w:rPr>
                <m:t>k</m:t>
              </w:ins>
            </m:r>
          </m:sub>
        </m:sSub>
      </m:oMath>
      <w:ins w:id="168" w:author="JTT" w:date="2015-01-23T15:14:00Z">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k</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r>
            <w:rPr>
              <w:rFonts w:ascii="Cambria Math" w:hAnsi="Cambria Math" w:cs="Times New Roman"/>
              <w:sz w:val="24"/>
              <w:szCs w:val="24"/>
            </w:rPr>
            <m:t>γ</m:t>
          </m:r>
        </m:oMath>
        <w:r w:rsidR="00C03356">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z</m:t>
              </m:r>
            </m:sub>
            <m:sup>
              <m:r>
                <w:rPr>
                  <w:rFonts w:ascii="Cambria Math" w:hAnsi="Cambria Math" w:cs="Times New Roman"/>
                  <w:sz w:val="24"/>
                  <w:szCs w:val="24"/>
                </w:rPr>
                <m:t>2</m:t>
              </m:r>
            </m:sup>
          </m:sSubSup>
        </m:oMath>
        <w:r w:rsidR="00C03356">
          <w:rPr>
            <w:rFonts w:ascii="Times New Roman" w:hAnsi="Times New Roman" w:cs="Times New Roman"/>
            <w:sz w:val="24"/>
            <w:szCs w:val="24"/>
          </w:rPr>
          <w:t xml:space="preserve">, </w:t>
        </w:r>
        <m:oMath>
          <m:sSubSup>
            <m:sSubSupPr>
              <m:ctrlPr>
                <w:rPr>
                  <w:rFonts w:ascii="Cambria Math" w:hAnsi="Cambria Math" w:cs="Times New Roman"/>
                  <w:i/>
                  <w:iCs/>
                  <w:sz w:val="24"/>
                  <w:szCs w:val="24"/>
                </w:rPr>
              </m:ctrlPr>
            </m:sSubSupPr>
            <m:e>
              <m:r>
                <w:rPr>
                  <w:rFonts w:ascii="Cambria Math" w:hAnsi="Cambria Math" w:cs="Times New Roman"/>
                  <w:sz w:val="24"/>
                  <w:szCs w:val="24"/>
                </w:rPr>
                <m:t>σ</m:t>
              </m:r>
            </m:e>
            <m:sub>
              <m:r>
                <w:rPr>
                  <w:rFonts w:ascii="Cambria Math" w:hAnsi="Cambria Math" w:cs="Times New Roman"/>
                  <w:sz w:val="24"/>
                  <w:szCs w:val="24"/>
                </w:rPr>
                <m:t>obs</m:t>
              </m:r>
            </m:sub>
            <m:sup>
              <m:r>
                <w:rPr>
                  <w:rFonts w:ascii="Cambria Math" w:hAnsi="Cambria Math" w:cs="Times New Roman"/>
                  <w:sz w:val="24"/>
                  <w:szCs w:val="24"/>
                </w:rPr>
                <m:t>2</m:t>
              </m:r>
            </m:sup>
          </m:sSubSup>
        </m:oMath>
      </w:ins>
      <w:ins w:id="169" w:author="JTT" w:date="2015-01-23T15:12:00Z">
        <w:r w:rsidR="00C03356">
          <w:rPr>
            <w:rFonts w:ascii="Times New Roman" w:hAnsi="Times New Roman" w:cs="Times New Roman"/>
            <w:sz w:val="24"/>
            <w:szCs w:val="24"/>
          </w:rPr>
          <w:t>) using maximum marginal likelihood</w:t>
        </w:r>
      </w:ins>
      <w:ins w:id="170" w:author="JTT" w:date="2015-01-23T15:13:00Z">
        <w:r w:rsidR="00C03356">
          <w:rPr>
            <w:rFonts w:ascii="Times New Roman" w:hAnsi="Times New Roman" w:cs="Times New Roman"/>
            <w:sz w:val="24"/>
            <w:szCs w:val="24"/>
          </w:rPr>
          <w:t xml:space="preserve"> while marginalizing across the probability of all random variables </w:t>
        </w:r>
        <w:r w:rsidR="00C03356">
          <w:rPr>
            <w:rFonts w:ascii="Times New Roman" w:hAnsi="Times New Roman" w:cs="Times New Roman"/>
            <w:sz w:val="24"/>
            <w:szCs w:val="24"/>
          </w:rPr>
          <w:lastRenderedPageBreak/>
          <w:t>representing variation among individuals and over time</w:t>
        </w:r>
      </w:ins>
      <w:ins w:id="171"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r w:rsidR="00C03356">
          <w:rPr>
            <w:rFonts w:ascii="Times New Roman" w:hAnsi="Times New Roman" w:cs="Times New Roman"/>
            <w:sz w:val="24"/>
            <w:szCs w:val="24"/>
          </w:rPr>
          <w: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instrText>
        </w:r>
        <w:r w:rsidR="00C03356">
          <w:rPr>
            <w:rFonts w:ascii="Times New Roman" w:hAnsi="Times New Roman" w:cs="Times New Roman"/>
            <w:sz w:val="24"/>
            <w:szCs w:val="24"/>
          </w:rPr>
          <w:fldChar w:fldCharType="separate"/>
        </w:r>
        <w:r w:rsidR="00C03356" w:rsidRPr="00284FCE">
          <w:rPr>
            <w:rFonts w:ascii="Times New Roman" w:hAnsi="Times New Roman" w:cs="Times New Roman"/>
            <w:sz w:val="24"/>
          </w:rPr>
          <w:t>(Thorson and Minto In press)</w:t>
        </w:r>
        <w:r w:rsidR="00C03356">
          <w:rPr>
            <w:rFonts w:ascii="Times New Roman" w:hAnsi="Times New Roman" w:cs="Times New Roman"/>
            <w:sz w:val="24"/>
            <w:szCs w:val="24"/>
          </w:rPr>
          <w:fldChar w:fldCharType="end"/>
        </w:r>
        <w:r w:rsidR="00C03356">
          <w:rPr>
            <w:rFonts w:ascii="Times New Roman" w:hAnsi="Times New Roman" w:cs="Times New Roman"/>
            <w:sz w:val="24"/>
            <w:szCs w:val="24"/>
          </w:rPr>
          <w:t xml:space="preserve">.  </w:t>
        </w:r>
      </w:ins>
      <w:ins w:id="172" w:author="JTT" w:date="2015-01-23T15:15:00Z">
        <w:r w:rsidR="00C03356">
          <w:rPr>
            <w:rFonts w:ascii="Times New Roman" w:hAnsi="Times New Roman" w:cs="Times New Roman"/>
            <w:sz w:val="24"/>
            <w:szCs w:val="24"/>
          </w:rPr>
          <w:t xml:space="preserve">Preliminary exploration using data for the case study (explained below) suggested that </w:t>
        </w:r>
        <w:r w:rsidR="00C03356">
          <w:rPr>
            <w:rFonts w:ascii="Times New Roman" w:hAnsi="Times New Roman" w:cs="Times New Roman"/>
            <w:i/>
            <w:sz w:val="24"/>
            <w:szCs w:val="24"/>
          </w:rPr>
          <w:t xml:space="preserve">Ψ </w:t>
        </w:r>
        <w:r w:rsidR="00C03356">
          <w:rPr>
            <w:rFonts w:ascii="Times New Roman" w:hAnsi="Times New Roman" w:cs="Times New Roman"/>
            <w:sz w:val="24"/>
            <w:szCs w:val="24"/>
          </w:rPr>
          <w:t xml:space="preserve">was not estimable, so we proceed by fixing </w:t>
        </w:r>
        <w:r w:rsidR="00C03356">
          <w:rPr>
            <w:rFonts w:ascii="Times New Roman" w:hAnsi="Times New Roman" w:cs="Times New Roman"/>
            <w:i/>
            <w:sz w:val="24"/>
            <w:szCs w:val="24"/>
          </w:rPr>
          <w:t>Ψ</w:t>
        </w:r>
      </w:ins>
      <w:ins w:id="173" w:author="JTT" w:date="2015-01-23T15:16:00Z">
        <w:r w:rsidR="00C03356">
          <w:rPr>
            <w:rFonts w:ascii="Times New Roman" w:hAnsi="Times New Roman" w:cs="Times New Roman"/>
            <w:i/>
            <w:sz w:val="24"/>
            <w:szCs w:val="24"/>
          </w:rPr>
          <w:t>=0</w:t>
        </w:r>
        <w:r w:rsidR="00C03356">
          <w:rPr>
            <w:rFonts w:ascii="Times New Roman" w:hAnsi="Times New Roman" w:cs="Times New Roman"/>
            <w:sz w:val="24"/>
            <w:szCs w:val="24"/>
          </w:rPr>
          <w:t xml:space="preserve">. </w:t>
        </w:r>
      </w:ins>
      <w:ins w:id="174" w:author="JTT" w:date="2015-01-23T15:15:00Z">
        <w:r w:rsidR="00C03356">
          <w:rPr>
            <w:rFonts w:ascii="Times New Roman" w:hAnsi="Times New Roman" w:cs="Times New Roman"/>
            <w:sz w:val="24"/>
            <w:szCs w:val="24"/>
          </w:rPr>
          <w:t xml:space="preserve"> </w:t>
        </w:r>
      </w:ins>
      <w:ins w:id="175" w:author="JTT" w:date="2015-01-23T15:12:00Z">
        <w:r w:rsidR="00C03356">
          <w:rPr>
            <w:rFonts w:ascii="Times New Roman" w:hAnsi="Times New Roman" w:cs="Times New Roman"/>
            <w:sz w:val="24"/>
            <w:szCs w:val="24"/>
          </w:rPr>
          <w:t xml:space="preserve">Parameter estimation is conducted </w:t>
        </w:r>
      </w:ins>
      <w:del w:id="176" w:author="JTT" w:date="2015-01-23T15:12:00Z">
        <w:r w:rsidRPr="009C37AB" w:rsidDel="00C03356">
          <w:rPr>
            <w:rFonts w:ascii="Times New Roman" w:hAnsi="Times New Roman" w:cs="Times New Roman"/>
            <w:sz w:val="24"/>
            <w:szCs w:val="24"/>
          </w:rPr>
          <w:delText xml:space="preserve">this model </w:delText>
        </w:r>
      </w:del>
      <w:r w:rsidRPr="009C37AB">
        <w:rPr>
          <w:rFonts w:ascii="Times New Roman" w:hAnsi="Times New Roman" w:cs="Times New Roman"/>
          <w:sz w:val="24"/>
          <w:szCs w:val="24"/>
        </w:rPr>
        <w:t xml:space="preserve">using </w:t>
      </w:r>
      <w:r w:rsidRPr="00DF4D0D">
        <w:rPr>
          <w:rFonts w:ascii="Times New Roman" w:hAnsi="Times New Roman" w:cs="Times New Roman"/>
          <w:sz w:val="24"/>
          <w:szCs w:val="24"/>
        </w:rPr>
        <w:t>Template Model Builder (</w:t>
      </w:r>
      <w:ins w:id="177" w:author="JTT" w:date="2015-01-23T15:12:00Z">
        <w:r w:rsidR="00C03356">
          <w:rPr>
            <w:rFonts w:ascii="Times New Roman" w:hAnsi="Times New Roman" w:cs="Times New Roman"/>
            <w:sz w:val="24"/>
            <w:szCs w:val="24"/>
          </w:rPr>
          <w:t>TMB;</w:t>
        </w:r>
      </w:ins>
      <w:ins w:id="178" w:author="JTT" w:date="2015-01-23T15:13:00Z">
        <w:r w:rsidR="00C03356">
          <w:rPr>
            <w:rFonts w:ascii="Times New Roman" w:hAnsi="Times New Roman" w:cs="Times New Roman"/>
            <w:sz w:val="24"/>
            <w:szCs w:val="24"/>
          </w:rPr>
          <w:t xml:space="preserve"> Kristensen</w:t>
        </w:r>
      </w:ins>
      <w:ins w:id="179" w:author="JTT" w:date="2015-01-23T15:12:00Z">
        <w:r w:rsidR="00C03356">
          <w:rPr>
            <w:rFonts w:ascii="Times New Roman" w:hAnsi="Times New Roman" w:cs="Times New Roman"/>
            <w:sz w:val="24"/>
            <w:szCs w:val="24"/>
          </w:rPr>
          <w:t xml:space="preserve"> </w:t>
        </w:r>
        <w:r w:rsidR="00C03356">
          <w:rPr>
            <w:rFonts w:ascii="Times New Roman" w:hAnsi="Times New Roman" w:cs="Times New Roman"/>
            <w:sz w:val="24"/>
            <w:szCs w:val="24"/>
          </w:rPr>
          <w:fldChar w:fldCharType="begin"/>
        </w:r>
      </w:ins>
      <w:ins w:id="180" w:author="JTT" w:date="2015-01-23T15:13:00Z">
        <w:r w:rsidR="00C03356">
          <w:rPr>
            <w:rFonts w:ascii="Times New Roman" w:hAnsi="Times New Roman" w:cs="Times New Roman"/>
            <w:sz w:val="24"/>
            <w:szCs w:val="24"/>
          </w:rPr>
          <w:instrText xml:space="preserve"> ADDIN ZOTERO_ITEM CSL_CITATION {"citationID":"lp66vmrsn","properties":{"formattedCitation":"(2014)","plainCitation":"(2014)"},"citationItems":[{"id":3085,"uris":["http://zotero.org/users/251206/items/5V8DK3EN"],"uri":["http://zotero.org/users/251206/items/5V8DK3EN"],"itemData":{"id":3085,"type":"book","title":"TMB: General random effect model builder tool inspired by ADMB.","URL":"https://github.com/kaskr/adcomp","note":"R package version 1.1","author":[{"family":"Kristensen","given":"Kasper"}],"issued":{"date-parts":[["2014"]]}},"suppress-author":true}],"schema":"https://github.com/citation-style-language/schema/raw/master/csl-citation.json"} </w:instrText>
        </w:r>
      </w:ins>
      <w:r w:rsidR="00C03356">
        <w:rPr>
          <w:rFonts w:ascii="Times New Roman" w:hAnsi="Times New Roman" w:cs="Times New Roman"/>
          <w:sz w:val="24"/>
          <w:szCs w:val="24"/>
        </w:rPr>
        <w:fldChar w:fldCharType="separate"/>
      </w:r>
      <w:ins w:id="181" w:author="JTT" w:date="2015-01-23T15:13:00Z">
        <w:r w:rsidR="00C03356" w:rsidRPr="00C03356">
          <w:rPr>
            <w:rFonts w:ascii="Times New Roman" w:hAnsi="Times New Roman" w:cs="Times New Roman"/>
            <w:sz w:val="24"/>
            <w:rPrChange w:id="182" w:author="JTT" w:date="2015-01-23T15:13:00Z">
              <w:rPr/>
            </w:rPrChange>
          </w:rPr>
          <w:t>(2014)</w:t>
        </w:r>
      </w:ins>
      <w:ins w:id="183" w:author="JTT" w:date="2015-01-23T15:12:00Z">
        <w:r w:rsidR="00C03356">
          <w:rPr>
            <w:rFonts w:ascii="Times New Roman" w:hAnsi="Times New Roman" w:cs="Times New Roman"/>
            <w:sz w:val="24"/>
            <w:szCs w:val="24"/>
          </w:rPr>
          <w:fldChar w:fldCharType="end"/>
        </w:r>
      </w:ins>
      <w:del w:id="184" w:author="JTT" w:date="2015-01-23T15:12:00Z">
        <w:r w:rsidRPr="00DF4D0D" w:rsidDel="00C03356">
          <w:rPr>
            <w:rFonts w:ascii="Times New Roman" w:hAnsi="Times New Roman" w:cs="Times New Roman"/>
            <w:sz w:val="24"/>
            <w:szCs w:val="24"/>
          </w:rPr>
          <w:delText>TMB</w:delText>
        </w:r>
      </w:del>
      <w:r w:rsidRPr="00DF4D0D">
        <w:rPr>
          <w:rFonts w:ascii="Times New Roman" w:hAnsi="Times New Roman" w:cs="Times New Roman"/>
          <w:sz w:val="24"/>
          <w:szCs w:val="24"/>
        </w:rPr>
        <w:t>;</w:t>
      </w:r>
      <w:r>
        <w:rPr>
          <w:rFonts w:ascii="Times New Roman" w:hAnsi="Times New Roman" w:cs="Times New Roman"/>
          <w:i/>
          <w:sz w:val="24"/>
          <w:szCs w:val="24"/>
        </w:rPr>
        <w:t xml:space="preserve"> </w:t>
      </w:r>
      <w:r w:rsidRPr="00DF4D0D">
        <w:rPr>
          <w:rFonts w:ascii="Times New Roman" w:hAnsi="Times New Roman" w:cs="Times New Roman"/>
          <w:sz w:val="24"/>
          <w:szCs w:val="24"/>
        </w:rPr>
        <w:t xml:space="preserve">available from: </w:t>
      </w:r>
      <w:r w:rsidR="001E7A80">
        <w:fldChar w:fldCharType="begin"/>
      </w:r>
      <w:r w:rsidR="001E7A80">
        <w:instrText xml:space="preserve"> HYPERLINK "https://github.com/kaskr/adcomp" </w:instrText>
      </w:r>
      <w:r w:rsidR="001E7A80">
        <w:fldChar w:fldCharType="separate"/>
      </w:r>
      <w:r w:rsidRPr="003A188C">
        <w:rPr>
          <w:rStyle w:val="Hyperlink"/>
          <w:rFonts w:ascii="Times New Roman" w:hAnsi="Times New Roman" w:cs="Times New Roman"/>
          <w:sz w:val="24"/>
          <w:szCs w:val="24"/>
        </w:rPr>
        <w:t>https://github.com/kaskr/adcomp</w:t>
      </w:r>
      <w:r w:rsidR="001E7A80">
        <w:rPr>
          <w:rStyle w:val="Hyperlink"/>
          <w:rFonts w:ascii="Times New Roman" w:hAnsi="Times New Roman" w:cs="Times New Roman"/>
          <w:sz w:val="24"/>
          <w:szCs w:val="24"/>
        </w:rPr>
        <w:fldChar w:fldCharType="end"/>
      </w:r>
      <w:r>
        <w:rPr>
          <w:rFonts w:ascii="Times New Roman" w:hAnsi="Times New Roman" w:cs="Times New Roman"/>
          <w:sz w:val="24"/>
          <w:szCs w:val="24"/>
        </w:rPr>
        <w:t xml:space="preserve">) </w:t>
      </w:r>
      <w:r w:rsidRPr="009C37AB">
        <w:rPr>
          <w:rFonts w:ascii="Times New Roman" w:hAnsi="Times New Roman" w:cs="Times New Roman"/>
          <w:sz w:val="24"/>
          <w:szCs w:val="24"/>
        </w:rPr>
        <w:t xml:space="preserve">software called from </w:t>
      </w:r>
      <w:r>
        <w:rPr>
          <w:rFonts w:ascii="Times New Roman" w:hAnsi="Times New Roman" w:cs="Times New Roman"/>
          <w:sz w:val="24"/>
          <w:szCs w:val="24"/>
        </w:rPr>
        <w:t xml:space="preserve">the R statistical environment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{"citationID":"q53lljjjq","properties":{"formattedCitation":"(R Core Development Team 2013)","plainCitation":"(R Core Development Team 2013)"},"citationItems":[{"id":2441,"uris":["http://zotero.org/users/251206/items/ZDVUQSQG"],"uri":["http://zotero.org/users/251206/items/ZDVUQSQG"],"itemData":{"id":2441,"type":"book","title":"R: A Language and Environment for Statistical Computing","publisher":"R Foundation for Statistical Computing","publisher-place":"Vienna, Austria","event-place":"Vienna, Austria","URL":"http://www.R-project.org/","author":[{"family":"R Core Development Team","given":""}],"issued":{"date-parts":[["2013"]]}}}],"schema":"https://github.com/citation-style-language/schema/raw/master/csl-citation.json"} </w:instrText>
      </w:r>
      <w:r>
        <w:rPr>
          <w:rFonts w:ascii="Times New Roman" w:hAnsi="Times New Roman" w:cs="Times New Roman"/>
          <w:sz w:val="24"/>
          <w:szCs w:val="24"/>
        </w:rPr>
        <w:fldChar w:fldCharType="separate"/>
      </w:r>
      <w:r w:rsidRPr="00DF4D0D">
        <w:rPr>
          <w:rFonts w:ascii="Times New Roman" w:hAnsi="Times New Roman" w:cs="Times New Roman"/>
          <w:sz w:val="24"/>
        </w:rPr>
        <w:t>(R Core Development Team 2013)</w:t>
      </w:r>
      <w:r>
        <w:rPr>
          <w:rFonts w:ascii="Times New Roman" w:hAnsi="Times New Roman" w:cs="Times New Roman"/>
          <w:sz w:val="24"/>
          <w:szCs w:val="24"/>
        </w:rPr>
        <w:fldChar w:fldCharType="end"/>
      </w:r>
      <w:r w:rsidRPr="009C37AB">
        <w:rPr>
          <w:rFonts w:ascii="Times New Roman" w:hAnsi="Times New Roman" w:cs="Times New Roman"/>
          <w:sz w:val="24"/>
          <w:szCs w:val="24"/>
        </w:rPr>
        <w:t xml:space="preserve"> </w:t>
      </w:r>
      <w:r>
        <w:rPr>
          <w:rFonts w:ascii="Times New Roman" w:hAnsi="Times New Roman" w:cs="Times New Roman"/>
          <w:sz w:val="24"/>
          <w:szCs w:val="24"/>
        </w:rPr>
        <w:t xml:space="preserve">and all code necessary for replicating the case study and simulation experiment are publicly available </w:t>
      </w:r>
      <w:ins w:id="185" w:author="JTT" w:date="2015-01-23T15:13:00Z">
        <w:r w:rsidR="00C03356">
          <w:rPr>
            <w:rFonts w:ascii="Times New Roman" w:hAnsi="Times New Roman" w:cs="Times New Roman"/>
            <w:sz w:val="24"/>
            <w:szCs w:val="24"/>
          </w:rPr>
          <w:t>(</w:t>
        </w:r>
      </w:ins>
      <w:del w:id="186" w:author="JTT" w:date="2015-01-23T15:13:00Z">
        <w:r w:rsidDel="00C03356">
          <w:rPr>
            <w:rFonts w:ascii="Times New Roman" w:hAnsi="Times New Roman" w:cs="Times New Roman"/>
            <w:sz w:val="24"/>
            <w:szCs w:val="24"/>
          </w:rPr>
          <w:delText>(</w:delText>
        </w:r>
      </w:del>
      <w:r w:rsidR="001E7A80">
        <w:fldChar w:fldCharType="begin"/>
      </w:r>
      <w:r w:rsidR="001E7A80">
        <w:instrText xml:space="preserve"> HYPERLINK "https://github.com/quantifish/TagGrowth" </w:instrText>
      </w:r>
      <w:r w:rsidR="001E7A80">
        <w:fldChar w:fldCharType="separate"/>
      </w:r>
      <w:r w:rsidR="00C670D8" w:rsidRPr="005158D2">
        <w:rPr>
          <w:rStyle w:val="Hyperlink"/>
          <w:rFonts w:ascii="Times New Roman" w:hAnsi="Times New Roman" w:cs="Times New Roman"/>
          <w:sz w:val="24"/>
          <w:szCs w:val="24"/>
        </w:rPr>
        <w:t>https://github.com/quantifish/TagGrowth</w:t>
      </w:r>
      <w:r w:rsidR="001E7A80">
        <w:rPr>
          <w:rStyle w:val="Hyperlink"/>
          <w:rFonts w:ascii="Times New Roman" w:hAnsi="Times New Roman" w:cs="Times New Roman"/>
          <w:sz w:val="24"/>
          <w:szCs w:val="24"/>
        </w:rPr>
        <w:fldChar w:fldCharType="end"/>
      </w:r>
      <w:r w:rsidR="00C670D8">
        <w:rPr>
          <w:rFonts w:ascii="Times New Roman" w:hAnsi="Times New Roman" w:cs="Times New Roman"/>
          <w:sz w:val="24"/>
          <w:szCs w:val="24"/>
        </w:rPr>
        <w:t xml:space="preserve">, </w:t>
      </w:r>
      <w:r>
        <w:rPr>
          <w:rFonts w:ascii="Times New Roman" w:hAnsi="Times New Roman" w:cs="Times New Roman"/>
          <w:sz w:val="24"/>
          <w:szCs w:val="24"/>
        </w:rPr>
        <w:t>Appendix A</w:t>
      </w:r>
      <w:r w:rsidRPr="009C37AB">
        <w:rPr>
          <w:rFonts w:ascii="Times New Roman" w:hAnsi="Times New Roman" w:cs="Times New Roman"/>
          <w:sz w:val="24"/>
          <w:szCs w:val="24"/>
        </w:rPr>
        <w:t xml:space="preserve">).  </w:t>
      </w:r>
      <w:r>
        <w:rPr>
          <w:rFonts w:ascii="Times New Roman" w:hAnsi="Times New Roman" w:cs="Times New Roman"/>
          <w:sz w:val="24"/>
          <w:szCs w:val="24"/>
        </w:rPr>
        <w:t>Estimation was conducted</w:t>
      </w:r>
      <w:del w:id="187" w:author="JTT" w:date="2015-01-23T15:12:00Z">
        <w:r w:rsidDel="00C03356">
          <w:rPr>
            <w:rFonts w:ascii="Times New Roman" w:hAnsi="Times New Roman" w:cs="Times New Roman"/>
            <w:sz w:val="24"/>
            <w:szCs w:val="24"/>
          </w:rPr>
          <w:delText xml:space="preserve"> using maximum marginal likelihood </w:delText>
        </w:r>
        <w:r w:rsidDel="00C03356">
          <w:rPr>
            <w:rFonts w:ascii="Times New Roman" w:hAnsi="Times New Roman" w:cs="Times New Roman"/>
            <w:sz w:val="24"/>
            <w:szCs w:val="24"/>
          </w:rPr>
          <w:fldChar w:fldCharType="begin"/>
        </w:r>
        <w:r w:rsidDel="00C03356">
          <w:rPr>
            <w:rFonts w:ascii="Times New Roman" w:hAnsi="Times New Roman" w:cs="Times New Roman"/>
            <w:sz w:val="24"/>
            <w:szCs w:val="24"/>
          </w:rPr>
          <w:delInstrText xml:space="preserve"> ADDIN ZOTERO_ITEM CSL_CITATION {"citationID":"8vhi5t7nu","properties":{"formattedCitation":"(Thorson and Minto In press)","plainCitation":"(Thorson and Minto In press)"},"citationItems":[{"id":2937,"uris":["http://zotero.org/users/251206/items/DTM42SMR"],"uri":["http://zotero.org/users/251206/items/DTM42SMR"],"itemData":{"id":2937,"type":"article-journal","title":"Mixed effects: a unifying framework for modelling in aquatic ecology","container-title":"ICES Journal of Marine Science","author":[{"family":"Thorson","given":"James T."},{"family":"Minto","given":"Cóilín"}],"issued":{"literal":"In press"}}}],"schema":"https://github.com/citation-style-language/schema/raw/master/csl-citation.json"} </w:delInstrText>
        </w:r>
        <w:r w:rsidDel="00C03356">
          <w:rPr>
            <w:rFonts w:ascii="Times New Roman" w:hAnsi="Times New Roman" w:cs="Times New Roman"/>
            <w:sz w:val="24"/>
            <w:szCs w:val="24"/>
          </w:rPr>
          <w:fldChar w:fldCharType="separate"/>
        </w:r>
        <w:r w:rsidRPr="00284FCE" w:rsidDel="00C03356">
          <w:rPr>
            <w:rFonts w:ascii="Times New Roman" w:hAnsi="Times New Roman" w:cs="Times New Roman"/>
            <w:sz w:val="24"/>
          </w:rPr>
          <w:delText>(Thorson and Minto In press)</w:delText>
        </w:r>
        <w:r w:rsidDel="00C03356">
          <w:rPr>
            <w:rFonts w:ascii="Times New Roman" w:hAnsi="Times New Roman" w:cs="Times New Roman"/>
            <w:sz w:val="24"/>
            <w:szCs w:val="24"/>
          </w:rPr>
          <w:fldChar w:fldCharType="end"/>
        </w:r>
      </w:del>
      <w:del w:id="188" w:author="JTT" w:date="2015-01-23T15:13:00Z">
        <w:r w:rsidDel="00C03356">
          <w:rPr>
            <w:rFonts w:ascii="Times New Roman" w:hAnsi="Times New Roman" w:cs="Times New Roman"/>
            <w:sz w:val="24"/>
            <w:szCs w:val="24"/>
          </w:rPr>
          <w:delText>, while marginalizing across the probability of all random variables representing variation among individuals and over time</w:delText>
        </w:r>
      </w:del>
      <w:r>
        <w:rPr>
          <w:rFonts w:ascii="Times New Roman" w:hAnsi="Times New Roman" w:cs="Times New Roman"/>
          <w:sz w:val="24"/>
          <w:szCs w:val="24"/>
        </w:rPr>
        <w:t>.</w:t>
      </w:r>
      <w:ins w:id="189" w:author="JTT" w:date="2015-01-23T15:07:00Z">
        <w:r w:rsidR="0010212C">
          <w:rPr>
            <w:rFonts w:ascii="Times New Roman" w:hAnsi="Times New Roman" w:cs="Times New Roman"/>
            <w:sz w:val="24"/>
            <w:szCs w:val="24"/>
          </w:rPr>
          <w:t xml:space="preserve">  The marginal likelihood is then maximized using conventional nonlinear minimization tools in R, while using the gradient of the marginal likelihood with respect to fixed effects as calculated by Template Model Builder.  Standard errors are then estimated via the information matrix and delta-method.</w:t>
        </w:r>
      </w:ins>
    </w:p>
    <w:p w14:paraId="5BAD4CE4" w14:textId="754213AE" w:rsidR="00347984" w:rsidRPr="00347984" w:rsidDel="00AA1E34" w:rsidRDefault="00347984" w:rsidP="00840BBD">
      <w:pPr>
        <w:tabs>
          <w:tab w:val="left" w:pos="360"/>
          <w:tab w:val="left" w:pos="720"/>
          <w:tab w:val="left" w:pos="8640"/>
        </w:tabs>
        <w:spacing w:after="0" w:line="480" w:lineRule="auto"/>
        <w:rPr>
          <w:del w:id="190" w:author="JTT" w:date="2015-01-23T15:28:00Z"/>
          <w:rFonts w:ascii="Times New Roman" w:hAnsi="Times New Roman" w:cs="Times New Roman"/>
          <w:sz w:val="24"/>
          <w:szCs w:val="24"/>
        </w:rPr>
        <w:pPrChange w:id="191" w:author="JTT" w:date="2015-01-23T16:01:00Z">
          <w:pPr>
            <w:tabs>
              <w:tab w:val="left" w:pos="360"/>
              <w:tab w:val="left" w:pos="720"/>
              <w:tab w:val="left" w:pos="8640"/>
            </w:tabs>
            <w:spacing w:after="0" w:line="480" w:lineRule="auto"/>
          </w:pPr>
        </w:pPrChange>
      </w:pPr>
      <w:moveFromRangeStart w:id="192" w:author="JTT" w:date="2015-01-23T15:08:00Z" w:name="move409789036"/>
      <w:moveFrom w:id="193" w:author="JTT" w:date="2015-01-23T15:08:00Z">
        <w:r w:rsidDel="0010212C">
          <w:rPr>
            <w:rFonts w:ascii="Times New Roman" w:hAnsi="Times New Roman" w:cs="Times New Roman"/>
            <w:sz w:val="24"/>
            <w:szCs w:val="24"/>
          </w:rPr>
          <w:tab/>
          <w:t xml:space="preserve">The probabilistic relationship between the observed length at time </w:t>
        </w:r>
        <w:r w:rsidRPr="00347984" w:rsidDel="0010212C">
          <w:rPr>
            <w:rFonts w:ascii="Times New Roman" w:hAnsi="Times New Roman" w:cs="Times New Roman"/>
            <w:i/>
            <w:sz w:val="24"/>
            <w:szCs w:val="24"/>
          </w:rPr>
          <w:t>L</w:t>
        </w:r>
        <w:r w:rsidRPr="00347984" w:rsidDel="0010212C">
          <w:rPr>
            <w:rFonts w:ascii="Times New Roman" w:hAnsi="Times New Roman" w:cs="Times New Roman"/>
            <w:i/>
            <w:sz w:val="24"/>
            <w:szCs w:val="24"/>
            <w:vertAlign w:val="subscript"/>
          </w:rPr>
          <w:t>obs</w:t>
        </w:r>
        <w:r w:rsidRPr="00347984" w:rsidDel="0010212C">
          <w:rPr>
            <w:rFonts w:ascii="Times New Roman" w:hAnsi="Times New Roman" w:cs="Times New Roman"/>
            <w:i/>
            <w:sz w:val="24"/>
            <w:szCs w:val="24"/>
          </w:rPr>
          <w:t>(t)</w:t>
        </w:r>
        <w:r w:rsidDel="0010212C">
          <w:rPr>
            <w:rFonts w:ascii="Times New Roman" w:hAnsi="Times New Roman" w:cs="Times New Roman"/>
            <w:sz w:val="24"/>
            <w:szCs w:val="24"/>
          </w:rPr>
          <w:t xml:space="preserve"> and expected length at time </w:t>
        </w:r>
        <w:r w:rsidRPr="00347984" w:rsidDel="0010212C">
          <w:rPr>
            <w:rFonts w:ascii="Times New Roman" w:hAnsi="Times New Roman" w:cs="Times New Roman"/>
            <w:i/>
            <w:sz w:val="24"/>
            <w:szCs w:val="24"/>
          </w:rPr>
          <w:t>L(t)</w:t>
        </w:r>
        <w:r w:rsidDel="0010212C">
          <w:rPr>
            <w:rFonts w:ascii="Times New Roman" w:hAnsi="Times New Roman" w:cs="Times New Roman"/>
            <w:sz w:val="24"/>
            <w:szCs w:val="24"/>
          </w:rPr>
          <w:t xml:space="preserve"> is</w:t>
        </w:r>
        <w:r w:rsidR="00F073E4" w:rsidDel="0010212C">
          <w:rPr>
            <w:rFonts w:ascii="Times New Roman" w:hAnsi="Times New Roman" w:cs="Times New Roman"/>
            <w:sz w:val="24"/>
            <w:szCs w:val="24"/>
          </w:rPr>
          <w:t xml:space="preserve"> assumed to be</w:t>
        </w:r>
        <w:r w:rsidDel="0010212C">
          <w:rPr>
            <w:rFonts w:ascii="Times New Roman" w:hAnsi="Times New Roman" w:cs="Times New Roman"/>
            <w:sz w:val="24"/>
            <w:szCs w:val="24"/>
          </w:rPr>
          <w:t>:</w:t>
        </w:r>
      </w:moveFrom>
    </w:p>
    <w:p w14:paraId="3418E323" w14:textId="53654C3A" w:rsidR="00606B2E" w:rsidDel="00AA1E34" w:rsidRDefault="001E7A80" w:rsidP="00840BBD">
      <w:pPr>
        <w:tabs>
          <w:tab w:val="left" w:pos="360"/>
          <w:tab w:val="left" w:pos="720"/>
          <w:tab w:val="left" w:pos="8640"/>
        </w:tabs>
        <w:spacing w:after="0" w:line="480" w:lineRule="auto"/>
        <w:rPr>
          <w:del w:id="194" w:author="JTT" w:date="2015-01-23T15:28:00Z"/>
          <w:rFonts w:ascii="Times New Roman" w:hAnsi="Times New Roman" w:cs="Times New Roman"/>
          <w:sz w:val="24"/>
          <w:szCs w:val="24"/>
        </w:rPr>
        <w:pPrChange w:id="195" w:author="JTT" w:date="2015-01-23T16:01:00Z">
          <w:pPr>
            <w:tabs>
              <w:tab w:val="left" w:pos="360"/>
              <w:tab w:val="left" w:pos="720"/>
              <w:tab w:val="left" w:pos="8640"/>
            </w:tabs>
            <w:spacing w:after="0" w:line="480" w:lineRule="auto"/>
            <w:jc w:val="both"/>
          </w:pPr>
        </w:pPrChange>
      </w:pPr>
      <m:oMath>
        <m:sSub>
          <m:sSubPr>
            <m:ctrlPr>
              <w:del w:id="196" w:author="JTT" w:date="2015-01-23T15:28:00Z">
                <w:rPr>
                  <w:rFonts w:ascii="Cambria Math" w:hAnsi="Cambria Math" w:cs="Times New Roman"/>
                  <w:i/>
                  <w:iCs/>
                  <w:sz w:val="24"/>
                  <w:szCs w:val="24"/>
                </w:rPr>
              </w:del>
            </m:ctrlPr>
          </m:sSubPr>
          <m:e>
            <m:r>
              <w:del w:id="197" w:author="JTT" w:date="2015-01-23T15:28:00Z">
                <w:rPr>
                  <w:rFonts w:ascii="Cambria Math" w:hAnsi="Cambria Math" w:cs="Times New Roman"/>
                  <w:sz w:val="24"/>
                  <w:szCs w:val="24"/>
                </w:rPr>
                <m:t>L</m:t>
              </w:del>
            </m:r>
          </m:e>
          <m:sub>
            <m:r>
              <w:del w:id="198" w:author="JTT" w:date="2015-01-23T15:28:00Z">
                <w:rPr>
                  <w:rFonts w:ascii="Cambria Math" w:hAnsi="Cambria Math" w:cs="Times New Roman"/>
                  <w:sz w:val="24"/>
                  <w:szCs w:val="24"/>
                </w:rPr>
                <m:t>obs</m:t>
              </w:del>
            </m:r>
          </m:sub>
        </m:sSub>
        <m:d>
          <m:dPr>
            <m:ctrlPr>
              <w:del w:id="199" w:author="JTT" w:date="2015-01-23T15:28:00Z">
                <w:rPr>
                  <w:rFonts w:ascii="Cambria Math" w:hAnsi="Cambria Math" w:cs="Times New Roman"/>
                  <w:i/>
                  <w:iCs/>
                  <w:sz w:val="24"/>
                  <w:szCs w:val="24"/>
                </w:rPr>
              </w:del>
            </m:ctrlPr>
          </m:dPr>
          <m:e>
            <m:r>
              <w:del w:id="200" w:author="JTT" w:date="2015-01-23T15:28:00Z">
                <w:rPr>
                  <w:rFonts w:ascii="Cambria Math" w:hAnsi="Cambria Math" w:cs="Times New Roman"/>
                  <w:sz w:val="24"/>
                  <w:szCs w:val="24"/>
                </w:rPr>
                <m:t>t</m:t>
              </w:del>
            </m:r>
          </m:e>
        </m:d>
        <m:r>
          <w:del w:id="201" w:author="JTT" w:date="2015-01-23T15:28:00Z">
            <m:rPr>
              <m:scr m:val="script"/>
            </m:rPr>
            <w:rPr>
              <w:rFonts w:ascii="Cambria Math" w:hAnsi="Cambria Math" w:cs="Times New Roman"/>
              <w:sz w:val="24"/>
              <w:szCs w:val="24"/>
            </w:rPr>
            <m:t>~N</m:t>
          </w:del>
        </m:r>
        <m:d>
          <m:dPr>
            <m:ctrlPr>
              <w:del w:id="202" w:author="JTT" w:date="2015-01-23T15:28:00Z">
                <w:rPr>
                  <w:rFonts w:ascii="Cambria Math" w:hAnsi="Cambria Math" w:cs="Times New Roman"/>
                  <w:i/>
                  <w:iCs/>
                  <w:sz w:val="24"/>
                  <w:szCs w:val="24"/>
                </w:rPr>
              </w:del>
            </m:ctrlPr>
          </m:dPr>
          <m:e>
            <m:r>
              <w:del w:id="203" w:author="JTT" w:date="2015-01-23T15:28:00Z">
                <w:rPr>
                  <w:rFonts w:ascii="Cambria Math" w:hAnsi="Cambria Math" w:cs="Times New Roman"/>
                  <w:sz w:val="24"/>
                  <w:szCs w:val="24"/>
                </w:rPr>
                <m:t>L</m:t>
              </w:del>
            </m:r>
            <m:d>
              <m:dPr>
                <m:ctrlPr>
                  <w:del w:id="204" w:author="JTT" w:date="2015-01-23T15:28:00Z">
                    <w:rPr>
                      <w:rFonts w:ascii="Cambria Math" w:hAnsi="Cambria Math" w:cs="Times New Roman"/>
                      <w:i/>
                      <w:iCs/>
                      <w:sz w:val="24"/>
                      <w:szCs w:val="24"/>
                    </w:rPr>
                  </w:del>
                </m:ctrlPr>
              </m:dPr>
              <m:e>
                <m:r>
                  <w:del w:id="205" w:author="JTT" w:date="2015-01-23T15:28:00Z">
                    <w:rPr>
                      <w:rFonts w:ascii="Cambria Math" w:hAnsi="Cambria Math" w:cs="Times New Roman"/>
                      <w:sz w:val="24"/>
                      <w:szCs w:val="24"/>
                    </w:rPr>
                    <m:t>t</m:t>
                  </w:del>
                </m:r>
              </m:e>
            </m:d>
            <m:r>
              <w:del w:id="206" w:author="JTT" w:date="2015-01-23T15:28:00Z">
                <w:rPr>
                  <w:rFonts w:ascii="Cambria Math" w:hAnsi="Cambria Math" w:cs="Times New Roman"/>
                  <w:sz w:val="24"/>
                  <w:szCs w:val="24"/>
                </w:rPr>
                <m:t>,</m:t>
              </w:del>
            </m:r>
            <m:sSubSup>
              <m:sSubSupPr>
                <m:ctrlPr>
                  <w:del w:id="207" w:author="JTT" w:date="2015-01-23T15:28:00Z">
                    <w:rPr>
                      <w:rFonts w:ascii="Cambria Math" w:hAnsi="Cambria Math" w:cs="Times New Roman"/>
                      <w:i/>
                      <w:iCs/>
                      <w:sz w:val="24"/>
                      <w:szCs w:val="24"/>
                    </w:rPr>
                  </w:del>
                </m:ctrlPr>
              </m:sSubSupPr>
              <m:e>
                <m:r>
                  <w:del w:id="208" w:author="JTT" w:date="2015-01-23T15:28:00Z">
                    <w:rPr>
                      <w:rFonts w:ascii="Cambria Math" w:hAnsi="Cambria Math" w:cs="Times New Roman"/>
                      <w:sz w:val="24"/>
                      <w:szCs w:val="24"/>
                    </w:rPr>
                    <m:t>σ</m:t>
                  </w:del>
                </m:r>
              </m:e>
              <m:sub>
                <m:r>
                  <w:del w:id="209" w:author="JTT" w:date="2015-01-23T15:28:00Z">
                    <w:rPr>
                      <w:rFonts w:ascii="Cambria Math" w:hAnsi="Cambria Math" w:cs="Times New Roman"/>
                      <w:sz w:val="24"/>
                      <w:szCs w:val="24"/>
                    </w:rPr>
                    <m:t>obs</m:t>
                  </w:del>
                </m:r>
              </m:sub>
              <m:sup>
                <m:r>
                  <w:del w:id="210" w:author="JTT" w:date="2015-01-23T15:28:00Z">
                    <w:rPr>
                      <w:rFonts w:ascii="Cambria Math" w:hAnsi="Cambria Math" w:cs="Times New Roman"/>
                      <w:sz w:val="24"/>
                      <w:szCs w:val="24"/>
                    </w:rPr>
                    <m:t>2</m:t>
                  </w:del>
                </m:r>
              </m:sup>
            </m:sSubSup>
          </m:e>
        </m:d>
      </m:oMath>
      <w:moveFrom w:id="211" w:author="JTT" w:date="2015-01-23T15:08:00Z">
        <w:del w:id="212" w:author="JTT" w:date="2015-01-23T15:28:00Z">
          <w:r w:rsidR="00347984" w:rsidDel="00AA1E34">
            <w:rPr>
              <w:rFonts w:ascii="Times New Roman" w:hAnsi="Times New Roman" w:cs="Times New Roman"/>
              <w:iCs/>
              <w:sz w:val="24"/>
              <w:szCs w:val="24"/>
            </w:rPr>
            <w:delText xml:space="preserve"> where </w:delText>
          </w:r>
          <m:oMath>
            <m:sSub>
              <m:sSubPr>
                <m:ctrlPr>
                  <w:rPr>
                    <w:rFonts w:ascii="Cambria Math" w:hAnsi="Cambria Math" w:cs="Times New Roman"/>
                    <w:i/>
                    <w:iCs/>
                    <w:sz w:val="24"/>
                    <w:szCs w:val="24"/>
                  </w:rPr>
                </m:ctrlPr>
              </m:sSubPr>
              <m:e>
                <m:r>
                  <w:rPr>
                    <w:rFonts w:ascii="Cambria Math" w:hAnsi="Cambria Math" w:cs="Times New Roman"/>
                    <w:sz w:val="24"/>
                    <w:szCs w:val="24"/>
                  </w:rPr>
                  <m:t>σ</m:t>
                </m:r>
              </m:e>
              <m:sub>
                <m:r>
                  <w:rPr>
                    <w:rFonts w:ascii="Cambria Math" w:hAnsi="Cambria Math" w:cs="Times New Roman"/>
                    <w:sz w:val="24"/>
                    <w:szCs w:val="24"/>
                  </w:rPr>
                  <m:t>obs</m:t>
                </m:r>
              </m:sub>
            </m:sSub>
            <m:r>
              <w:rPr>
                <w:rFonts w:ascii="Cambria Math" w:hAnsi="Cambria Math" w:cs="Times New Roman"/>
                <w:sz w:val="24"/>
                <w:szCs w:val="24"/>
              </w:rPr>
              <m:t>=</m:t>
            </m:r>
            <m:sSub>
              <m:sSubPr>
                <m:ctrlPr>
                  <w:rPr>
                    <w:rFonts w:ascii="Cambria Math" w:hAnsi="Cambria Math" w:cs="Times New Roman"/>
                    <w:i/>
                    <w:iCs/>
                    <w:sz w:val="24"/>
                    <w:szCs w:val="24"/>
                  </w:rPr>
                </m:ctrlPr>
              </m:sSubPr>
              <m:e>
                <m:r>
                  <w:rPr>
                    <w:rFonts w:ascii="Cambria Math" w:hAnsi="Cambria Math" w:cs="Times New Roman"/>
                    <w:sz w:val="24"/>
                    <w:szCs w:val="24"/>
                  </w:rPr>
                  <m:t>c</m:t>
                </m:r>
              </m:e>
              <m:sub>
                <m:r>
                  <w:rPr>
                    <w:rFonts w:ascii="Cambria Math" w:hAnsi="Cambria Math" w:cs="Times New Roman"/>
                    <w:sz w:val="24"/>
                    <w:szCs w:val="24"/>
                  </w:rPr>
                  <m:t>obs</m:t>
                </m:r>
              </m:sub>
            </m:sSub>
            <m:r>
              <w:rPr>
                <w:rFonts w:ascii="Cambria Math" w:hAnsi="Cambria Math" w:cs="Times New Roman"/>
                <w:sz w:val="24"/>
                <w:szCs w:val="24"/>
              </w:rPr>
              <m:t>L(t)</m:t>
            </m:r>
          </m:oMath>
          <w:r w:rsidR="00347984" w:rsidDel="00AA1E34">
            <w:rPr>
              <w:rFonts w:ascii="Times New Roman" w:hAnsi="Times New Roman" w:cs="Times New Roman"/>
              <w:iCs/>
              <w:sz w:val="24"/>
              <w:szCs w:val="24"/>
            </w:rPr>
            <w:tab/>
            <w:delText>(6)</w:delText>
          </w:r>
        </w:del>
      </w:moveFrom>
    </w:p>
    <w:p w14:paraId="65BFA2C0" w14:textId="658AA67E" w:rsidR="00FC052D" w:rsidDel="00AA1E34" w:rsidRDefault="00D34870" w:rsidP="00840BBD">
      <w:pPr>
        <w:tabs>
          <w:tab w:val="left" w:pos="360"/>
          <w:tab w:val="left" w:pos="720"/>
          <w:tab w:val="left" w:pos="8640"/>
        </w:tabs>
        <w:spacing w:after="0" w:line="480" w:lineRule="auto"/>
        <w:rPr>
          <w:del w:id="213" w:author="JTT" w:date="2015-01-23T15:28:00Z"/>
          <w:rFonts w:ascii="Times New Roman" w:hAnsi="Times New Roman" w:cs="Times New Roman"/>
          <w:sz w:val="24"/>
          <w:szCs w:val="24"/>
        </w:rPr>
        <w:pPrChange w:id="214" w:author="JTT" w:date="2015-01-23T16:01:00Z">
          <w:pPr>
            <w:tabs>
              <w:tab w:val="left" w:pos="360"/>
              <w:tab w:val="left" w:pos="720"/>
              <w:tab w:val="left" w:pos="8640"/>
            </w:tabs>
            <w:spacing w:after="0" w:line="480" w:lineRule="auto"/>
          </w:pPr>
        </w:pPrChange>
      </w:pPr>
      <w:moveFrom w:id="215" w:author="JTT" w:date="2015-01-23T15:08:00Z">
        <w:del w:id="216" w:author="JTT" w:date="2015-01-23T15:28:00Z">
          <w:r w:rsidDel="00AA1E34">
            <w:rPr>
              <w:rFonts w:ascii="Times New Roman" w:hAnsi="Times New Roman" w:cs="Times New Roman"/>
              <w:sz w:val="24"/>
              <w:szCs w:val="24"/>
            </w:rPr>
            <w:delText>a</w:delText>
          </w:r>
          <w:r w:rsidR="00347984" w:rsidDel="00AA1E34">
            <w:rPr>
              <w:rFonts w:ascii="Times New Roman" w:hAnsi="Times New Roman" w:cs="Times New Roman"/>
              <w:sz w:val="24"/>
              <w:szCs w:val="24"/>
            </w:rPr>
            <w:delText xml:space="preserve">nd </w:delText>
          </w:r>
          <w:r w:rsidR="00347984" w:rsidRPr="00D34870" w:rsidDel="00AA1E34">
            <w:rPr>
              <w:rFonts w:ascii="Times New Roman" w:hAnsi="Times New Roman" w:cs="Times New Roman"/>
              <w:i/>
              <w:sz w:val="24"/>
              <w:szCs w:val="24"/>
            </w:rPr>
            <w:delText>c</w:delText>
          </w:r>
          <w:r w:rsidR="00347984" w:rsidRPr="00D34870" w:rsidDel="00AA1E34">
            <w:rPr>
              <w:rFonts w:ascii="Times New Roman" w:hAnsi="Times New Roman" w:cs="Times New Roman"/>
              <w:i/>
              <w:sz w:val="24"/>
              <w:szCs w:val="24"/>
              <w:vertAlign w:val="subscript"/>
            </w:rPr>
            <w:delText>obs</w:delText>
          </w:r>
          <w:r w:rsidR="00347984" w:rsidDel="00AA1E34">
            <w:rPr>
              <w:rFonts w:ascii="Times New Roman" w:hAnsi="Times New Roman" w:cs="Times New Roman"/>
              <w:sz w:val="24"/>
              <w:szCs w:val="24"/>
            </w:rPr>
            <w:delText xml:space="preserve"> is the coefficient of variation</w:delText>
          </w:r>
          <w:r w:rsidR="00E32B44" w:rsidDel="00AA1E34">
            <w:rPr>
              <w:rFonts w:ascii="Times New Roman" w:hAnsi="Times New Roman" w:cs="Times New Roman"/>
              <w:sz w:val="24"/>
              <w:szCs w:val="24"/>
            </w:rPr>
            <w:delText xml:space="preserve"> (c.v.)</w:delText>
          </w:r>
          <w:r w:rsidR="00347984" w:rsidDel="00AA1E34">
            <w:rPr>
              <w:rFonts w:ascii="Times New Roman" w:hAnsi="Times New Roman" w:cs="Times New Roman"/>
              <w:sz w:val="24"/>
              <w:szCs w:val="24"/>
            </w:rPr>
            <w:delText xml:space="preserve"> of observed growth.</w:delText>
          </w:r>
        </w:del>
      </w:moveFrom>
    </w:p>
    <w:moveFromRangeEnd w:id="192"/>
    <w:p w14:paraId="1CD32443" w14:textId="0123D25C" w:rsidR="00AA1E34" w:rsidRDefault="00AA1E34" w:rsidP="00840BBD">
      <w:pPr>
        <w:tabs>
          <w:tab w:val="left" w:pos="360"/>
          <w:tab w:val="left" w:pos="720"/>
          <w:tab w:val="left" w:pos="8640"/>
        </w:tabs>
        <w:spacing w:after="0" w:line="480" w:lineRule="auto"/>
        <w:jc w:val="both"/>
        <w:rPr>
          <w:ins w:id="217" w:author="JTT" w:date="2015-01-23T15:28:00Z"/>
          <w:rFonts w:ascii="Times New Roman" w:hAnsi="Times New Roman" w:cs="Times New Roman"/>
          <w:sz w:val="24"/>
          <w:szCs w:val="24"/>
        </w:rPr>
        <w:pPrChange w:id="218" w:author="JTT" w:date="2015-01-23T16:01:00Z">
          <w:pPr>
            <w:tabs>
              <w:tab w:val="left" w:pos="360"/>
              <w:tab w:val="left" w:pos="720"/>
              <w:tab w:val="left" w:pos="8640"/>
            </w:tabs>
            <w:spacing w:after="0" w:line="480" w:lineRule="auto"/>
            <w:jc w:val="both"/>
          </w:pPr>
        </w:pPrChange>
      </w:pPr>
      <w:ins w:id="219" w:author="JTT" w:date="2015-01-23T15:28:00Z">
        <w:r>
          <w:rPr>
            <w:rFonts w:ascii="Times New Roman" w:hAnsi="Times New Roman" w:cs="Times New Roman"/>
            <w:sz w:val="24"/>
            <w:szCs w:val="24"/>
          </w:rPr>
          <w:tab/>
          <w:t xml:space="preserve">After fixed effects have been estimated, the median asymptotic length </w:t>
        </w:r>
        <m:oMath>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L∞</m:t>
              </m:r>
            </m:sub>
          </m:sSub>
        </m:oMath>
        <w:r>
          <w:rPr>
            <w:rFonts w:ascii="Times New Roman" w:hAnsi="Times New Roman" w:cs="Times New Roman"/>
            <w:sz w:val="24"/>
            <w:szCs w:val="24"/>
          </w:rPr>
          <w:t xml:space="preserve"> for individuals in the population can be </w:t>
        </w:r>
        <w:r w:rsidR="00B675AC">
          <w:rPr>
            <w:rFonts w:ascii="Times New Roman" w:hAnsi="Times New Roman" w:cs="Times New Roman"/>
            <w:sz w:val="24"/>
            <w:szCs w:val="24"/>
          </w:rPr>
          <w:t>calculated</w:t>
        </w:r>
        <w:r>
          <w:rPr>
            <w:rFonts w:ascii="Times New Roman" w:hAnsi="Times New Roman" w:cs="Times New Roman"/>
            <w:sz w:val="24"/>
            <w:szCs w:val="24"/>
          </w:rPr>
          <w:t xml:space="preserve"> </w:t>
        </w:r>
        <w:r w:rsidR="00B675AC">
          <w:rPr>
            <w:rFonts w:ascii="Times New Roman" w:hAnsi="Times New Roman" w:cs="Times New Roman"/>
            <w:sz w:val="24"/>
            <w:szCs w:val="24"/>
          </w:rPr>
          <w:t>as</w:t>
        </w:r>
        <w:r>
          <w:rPr>
            <w:rFonts w:ascii="Times New Roman" w:hAnsi="Times New Roman" w:cs="Times New Roman"/>
            <w:sz w:val="24"/>
            <w:szCs w:val="24"/>
          </w:rPr>
          <w:t>:</w:t>
        </w:r>
      </w:ins>
    </w:p>
    <w:p w14:paraId="6B22E67E" w14:textId="77777777" w:rsidR="00AA1E34" w:rsidRDefault="001E7A80" w:rsidP="00840BBD">
      <w:pPr>
        <w:tabs>
          <w:tab w:val="left" w:pos="360"/>
          <w:tab w:val="left" w:pos="720"/>
          <w:tab w:val="left" w:pos="8640"/>
        </w:tabs>
        <w:spacing w:after="0" w:line="480" w:lineRule="auto"/>
        <w:jc w:val="both"/>
        <w:rPr>
          <w:ins w:id="220" w:author="JTT" w:date="2015-01-23T15:28:00Z"/>
          <w:rFonts w:ascii="Times New Roman" w:hAnsi="Times New Roman" w:cs="Times New Roman"/>
          <w:sz w:val="24"/>
          <w:szCs w:val="24"/>
        </w:rPr>
        <w:pPrChange w:id="221" w:author="JTT" w:date="2015-01-23T16:01:00Z">
          <w:pPr>
            <w:tabs>
              <w:tab w:val="left" w:pos="360"/>
              <w:tab w:val="left" w:pos="720"/>
              <w:tab w:val="left" w:pos="8640"/>
            </w:tabs>
            <w:spacing w:after="0" w:line="480" w:lineRule="auto"/>
            <w:jc w:val="both"/>
          </w:pPr>
        </w:pPrChange>
      </w:pPr>
      <m:oMath>
        <m:sSub>
          <m:sSubPr>
            <m:ctrlPr>
              <w:ins w:id="222" w:author="JTT" w:date="2015-01-23T15:28:00Z">
                <w:rPr>
                  <w:rFonts w:ascii="Cambria Math" w:hAnsi="Cambria Math" w:cs="Times New Roman"/>
                  <w:i/>
                  <w:sz w:val="24"/>
                  <w:szCs w:val="24"/>
                </w:rPr>
              </w:ins>
            </m:ctrlPr>
          </m:sSubPr>
          <m:e>
            <m:r>
              <w:ins w:id="223" w:author="JTT" w:date="2015-01-23T15:28:00Z">
                <w:rPr>
                  <w:rFonts w:ascii="Cambria Math" w:hAnsi="Cambria Math" w:cs="Times New Roman"/>
                  <w:sz w:val="24"/>
                  <w:szCs w:val="24"/>
                </w:rPr>
                <m:t>μ</m:t>
              </w:ins>
            </m:r>
          </m:e>
          <m:sub>
            <m:r>
              <w:ins w:id="224" w:author="JTT" w:date="2015-01-23T15:28:00Z">
                <w:rPr>
                  <w:rFonts w:ascii="Cambria Math" w:hAnsi="Cambria Math" w:cs="Times New Roman"/>
                  <w:sz w:val="24"/>
                  <w:szCs w:val="24"/>
                </w:rPr>
                <m:t>L∞</m:t>
              </w:ins>
            </m:r>
          </m:sub>
        </m:sSub>
        <m:r>
          <w:ins w:id="225" w:author="JTT" w:date="2015-01-23T15:28:00Z">
            <w:rPr>
              <w:rFonts w:ascii="Cambria Math" w:hAnsi="Cambria Math" w:cs="Times New Roman"/>
              <w:sz w:val="24"/>
              <w:szCs w:val="24"/>
            </w:rPr>
            <m:t>=γ</m:t>
          </w:ins>
        </m:r>
        <m:sSubSup>
          <m:sSubSupPr>
            <m:ctrlPr>
              <w:ins w:id="226" w:author="JTT" w:date="2015-01-23T15:28:00Z">
                <w:rPr>
                  <w:rFonts w:ascii="Cambria Math" w:hAnsi="Cambria Math" w:cs="Times New Roman"/>
                  <w:i/>
                  <w:sz w:val="24"/>
                  <w:szCs w:val="24"/>
                </w:rPr>
              </w:ins>
            </m:ctrlPr>
          </m:sSubSupPr>
          <m:e>
            <m:r>
              <w:ins w:id="227" w:author="JTT" w:date="2015-01-23T15:28:00Z">
                <w:rPr>
                  <w:rFonts w:ascii="Cambria Math" w:hAnsi="Cambria Math" w:cs="Times New Roman"/>
                  <w:sz w:val="24"/>
                  <w:szCs w:val="24"/>
                </w:rPr>
                <m:t>μ</m:t>
              </w:ins>
            </m:r>
          </m:e>
          <m:sub>
            <m:r>
              <w:ins w:id="228" w:author="JTT" w:date="2015-01-23T15:28:00Z">
                <w:rPr>
                  <w:rFonts w:ascii="Cambria Math" w:hAnsi="Cambria Math" w:cs="Times New Roman"/>
                  <w:sz w:val="24"/>
                  <w:szCs w:val="24"/>
                </w:rPr>
                <m:t>k</m:t>
              </w:ins>
            </m:r>
          </m:sub>
          <m:sup>
            <m:r>
              <w:ins w:id="229" w:author="JTT" w:date="2015-01-23T15:28:00Z">
                <w:rPr>
                  <w:rFonts w:ascii="Cambria Math" w:hAnsi="Cambria Math" w:cs="Times New Roman"/>
                  <w:sz w:val="24"/>
                  <w:szCs w:val="24"/>
                </w:rPr>
                <m:t>Ψ-1</m:t>
              </w:ins>
            </m:r>
          </m:sup>
        </m:sSubSup>
      </m:oMath>
      <w:ins w:id="230" w:author="JTT" w:date="2015-01-23T15:28:00Z">
        <w:r w:rsidR="00AA1E34">
          <w:rPr>
            <w:rFonts w:ascii="Times New Roman" w:hAnsi="Times New Roman" w:cs="Times New Roman"/>
            <w:sz w:val="24"/>
            <w:szCs w:val="24"/>
          </w:rPr>
          <w:t xml:space="preserve"> </w:t>
        </w:r>
        <w:r w:rsidR="00AA1E34">
          <w:rPr>
            <w:rFonts w:ascii="Times New Roman" w:hAnsi="Times New Roman" w:cs="Times New Roman"/>
            <w:sz w:val="24"/>
            <w:szCs w:val="24"/>
          </w:rPr>
          <w:tab/>
          <w:t>(6)</w:t>
        </w:r>
      </w:ins>
    </w:p>
    <w:p w14:paraId="6319023A" w14:textId="4CD0DC0D" w:rsidR="00347984" w:rsidRDefault="00B675AC" w:rsidP="00840BBD">
      <w:pPr>
        <w:tabs>
          <w:tab w:val="left" w:pos="360"/>
          <w:tab w:val="left" w:pos="720"/>
          <w:tab w:val="left" w:pos="8640"/>
        </w:tabs>
        <w:spacing w:after="0" w:line="480" w:lineRule="auto"/>
        <w:jc w:val="both"/>
        <w:rPr>
          <w:rFonts w:ascii="Times New Roman" w:hAnsi="Times New Roman" w:cs="Times New Roman"/>
          <w:sz w:val="24"/>
          <w:szCs w:val="24"/>
        </w:rPr>
        <w:pPrChange w:id="231" w:author="JTT" w:date="2015-01-23T16:01:00Z">
          <w:pPr>
            <w:tabs>
              <w:tab w:val="left" w:pos="360"/>
              <w:tab w:val="left" w:pos="720"/>
              <w:tab w:val="left" w:pos="8640"/>
            </w:tabs>
            <w:spacing w:after="0" w:line="480" w:lineRule="auto"/>
          </w:pPr>
        </w:pPrChange>
      </w:pPr>
      <w:ins w:id="232" w:author="JTT" w:date="2015-01-23T15:28:00Z">
        <w:r>
          <w:rPr>
            <w:rFonts w:ascii="Times New Roman" w:hAnsi="Times New Roman" w:cs="Times New Roman"/>
            <w:sz w:val="24"/>
            <w:szCs w:val="24"/>
          </w:rPr>
          <w:t xml:space="preserve">which is obtained by setting Eqn. 1 equal to zero, substituting in Eqn. 3, and rearranging.  </w:t>
        </w:r>
        <w:r w:rsidR="00AA1E34" w:rsidRPr="009C37AB">
          <w:rPr>
            <w:rFonts w:ascii="Times New Roman" w:hAnsi="Times New Roman" w:cs="Times New Roman"/>
            <w:sz w:val="24"/>
            <w:szCs w:val="24"/>
          </w:rPr>
          <w:t xml:space="preserve">Readers are referred to Shelton et al. (2013) for an expanded model that </w:t>
        </w:r>
        <w:r w:rsidR="00AA1E34">
          <w:rPr>
            <w:rFonts w:ascii="Times New Roman" w:hAnsi="Times New Roman" w:cs="Times New Roman"/>
            <w:sz w:val="24"/>
            <w:szCs w:val="24"/>
          </w:rPr>
          <w:t xml:space="preserve">also </w:t>
        </w:r>
        <w:r w:rsidR="00AA1E34" w:rsidRPr="009C37AB">
          <w:rPr>
            <w:rFonts w:ascii="Times New Roman" w:hAnsi="Times New Roman" w:cs="Times New Roman"/>
            <w:sz w:val="24"/>
            <w:szCs w:val="24"/>
          </w:rPr>
          <w:t xml:space="preserve">incorporates variability in </w:t>
        </w:r>
        <w:r w:rsidR="00AA1E34" w:rsidRPr="00055FB8">
          <w:rPr>
            <w:rFonts w:ascii="Times New Roman" w:hAnsi="Times New Roman" w:cs="Times New Roman"/>
            <w:sz w:val="24"/>
            <w:szCs w:val="24"/>
          </w:rPr>
          <w:t>averag</w:t>
        </w:r>
        <w:r w:rsidR="00AA1E34">
          <w:rPr>
            <w:rFonts w:ascii="Times New Roman" w:hAnsi="Times New Roman" w:cs="Times New Roman"/>
            <w:sz w:val="24"/>
            <w:szCs w:val="24"/>
          </w:rPr>
          <w:t>e energy acquisition rates for all individuals in a given time period.</w:t>
        </w:r>
      </w:ins>
    </w:p>
    <w:p w14:paraId="03D393F8" w14:textId="4B3A3538" w:rsidR="00DF4D0D" w:rsidRPr="00DF4D0D" w:rsidRDefault="00271160" w:rsidP="00840BBD">
      <w:pPr>
        <w:tabs>
          <w:tab w:val="left" w:pos="360"/>
          <w:tab w:val="left" w:pos="720"/>
          <w:tab w:val="left" w:pos="8640"/>
        </w:tabs>
        <w:spacing w:after="0" w:line="480" w:lineRule="auto"/>
        <w:jc w:val="both"/>
        <w:rPr>
          <w:rFonts w:ascii="Times New Roman" w:hAnsi="Times New Roman" w:cs="Times New Roman"/>
          <w:b/>
          <w:sz w:val="24"/>
          <w:szCs w:val="24"/>
        </w:rPr>
        <w:pPrChange w:id="233" w:author="JTT" w:date="2015-01-23T16:01:00Z">
          <w:pPr>
            <w:tabs>
              <w:tab w:val="left" w:pos="360"/>
              <w:tab w:val="left" w:pos="720"/>
              <w:tab w:val="left" w:pos="8640"/>
            </w:tabs>
            <w:spacing w:after="0" w:line="480" w:lineRule="auto"/>
            <w:jc w:val="both"/>
          </w:pPr>
        </w:pPrChange>
      </w:pPr>
      <w:r>
        <w:rPr>
          <w:rFonts w:ascii="Times New Roman" w:hAnsi="Times New Roman" w:cs="Times New Roman"/>
          <w:b/>
          <w:sz w:val="24"/>
          <w:szCs w:val="24"/>
        </w:rPr>
        <w:t>2.2</w:t>
      </w:r>
      <w:r w:rsidR="00DF4D0D">
        <w:rPr>
          <w:rFonts w:ascii="Times New Roman" w:hAnsi="Times New Roman" w:cs="Times New Roman"/>
          <w:b/>
          <w:sz w:val="24"/>
          <w:szCs w:val="24"/>
        </w:rPr>
        <w:t xml:space="preserve">  Case study </w:t>
      </w:r>
      <w:commentRangeStart w:id="234"/>
      <w:r w:rsidR="00DF4D0D">
        <w:rPr>
          <w:rFonts w:ascii="Times New Roman" w:hAnsi="Times New Roman" w:cs="Times New Roman"/>
          <w:b/>
          <w:sz w:val="24"/>
          <w:szCs w:val="24"/>
        </w:rPr>
        <w:t>application</w:t>
      </w:r>
      <w:commentRangeEnd w:id="234"/>
      <w:r w:rsidR="0090245F">
        <w:rPr>
          <w:rStyle w:val="CommentReference"/>
        </w:rPr>
        <w:commentReference w:id="234"/>
      </w:r>
    </w:p>
    <w:p w14:paraId="3671353A" w14:textId="167F2B5B" w:rsidR="00853016" w:rsidRDefault="00605588" w:rsidP="00840BBD">
      <w:pPr>
        <w:tabs>
          <w:tab w:val="left" w:pos="360"/>
          <w:tab w:val="left" w:pos="720"/>
          <w:tab w:val="left" w:pos="8640"/>
        </w:tabs>
        <w:spacing w:after="0" w:line="480" w:lineRule="auto"/>
        <w:jc w:val="both"/>
        <w:rPr>
          <w:rFonts w:ascii="Times New Roman" w:hAnsi="Times New Roman" w:cs="Times New Roman"/>
          <w:sz w:val="24"/>
          <w:szCs w:val="24"/>
        </w:rPr>
        <w:pPrChange w:id="235"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r>
      <w:r w:rsidR="00296287">
        <w:rPr>
          <w:rFonts w:ascii="Times New Roman" w:hAnsi="Times New Roman" w:cs="Times New Roman"/>
          <w:sz w:val="24"/>
          <w:szCs w:val="24"/>
        </w:rPr>
        <w:t>Ant</w:t>
      </w:r>
      <w:r>
        <w:rPr>
          <w:rFonts w:ascii="Times New Roman" w:hAnsi="Times New Roman" w:cs="Times New Roman"/>
          <w:sz w:val="24"/>
          <w:szCs w:val="24"/>
        </w:rPr>
        <w:t>arctic to</w:t>
      </w:r>
      <w:r w:rsidR="007C3CFB">
        <w:rPr>
          <w:rFonts w:ascii="Times New Roman" w:hAnsi="Times New Roman" w:cs="Times New Roman"/>
          <w:sz w:val="24"/>
          <w:szCs w:val="24"/>
        </w:rPr>
        <w:t>othfish are large Nototheniids</w:t>
      </w:r>
      <w:r w:rsidR="00133C54">
        <w:rPr>
          <w:rFonts w:ascii="Times New Roman" w:hAnsi="Times New Roman" w:cs="Times New Roman"/>
          <w:sz w:val="24"/>
          <w:szCs w:val="24"/>
        </w:rPr>
        <w:t xml:space="preserve"> </w:t>
      </w:r>
      <w:r w:rsidR="00296287">
        <w:rPr>
          <w:rFonts w:ascii="Times New Roman" w:hAnsi="Times New Roman" w:cs="Times New Roman"/>
          <w:sz w:val="24"/>
          <w:szCs w:val="24"/>
        </w:rPr>
        <w:t xml:space="preserve">native to the Southern Ocean.  </w:t>
      </w:r>
      <w:r w:rsidR="003A2EDF">
        <w:rPr>
          <w:rFonts w:ascii="Times New Roman" w:hAnsi="Times New Roman" w:cs="Times New Roman"/>
          <w:sz w:val="24"/>
          <w:szCs w:val="24"/>
        </w:rPr>
        <w:t xml:space="preserve">They can </w:t>
      </w:r>
      <w:r w:rsidR="007C3CFB">
        <w:rPr>
          <w:rFonts w:ascii="Times New Roman" w:hAnsi="Times New Roman" w:cs="Times New Roman"/>
          <w:sz w:val="24"/>
          <w:szCs w:val="24"/>
        </w:rPr>
        <w:t>g</w:t>
      </w:r>
      <w:r w:rsidR="003A2EDF">
        <w:rPr>
          <w:rFonts w:ascii="Times New Roman" w:hAnsi="Times New Roman" w:cs="Times New Roman"/>
          <w:sz w:val="24"/>
          <w:szCs w:val="24"/>
        </w:rPr>
        <w:t>row to be</w:t>
      </w:r>
      <w:r w:rsidR="007C3CFB">
        <w:rPr>
          <w:rFonts w:ascii="Times New Roman" w:hAnsi="Times New Roman" w:cs="Times New Roman"/>
          <w:sz w:val="24"/>
          <w:szCs w:val="24"/>
        </w:rPr>
        <w:t xml:space="preserve"> more than 2 m in length, </w:t>
      </w:r>
      <w:r w:rsidR="003A2EDF">
        <w:rPr>
          <w:rFonts w:ascii="Times New Roman" w:hAnsi="Times New Roman" w:cs="Times New Roman"/>
          <w:sz w:val="24"/>
          <w:szCs w:val="24"/>
        </w:rPr>
        <w:t xml:space="preserve">weighing </w:t>
      </w:r>
      <w:r w:rsidR="007C3CFB">
        <w:rPr>
          <w:rFonts w:ascii="Times New Roman" w:hAnsi="Times New Roman" w:cs="Times New Roman"/>
          <w:sz w:val="24"/>
          <w:szCs w:val="24"/>
        </w:rPr>
        <w:t>over 100 kg</w:t>
      </w:r>
      <w:r w:rsidR="003A2EDF">
        <w:rPr>
          <w:rFonts w:ascii="Times New Roman" w:hAnsi="Times New Roman" w:cs="Times New Roman"/>
          <w:sz w:val="24"/>
          <w:szCs w:val="24"/>
        </w:rPr>
        <w:t>,</w:t>
      </w:r>
      <w:r w:rsidR="007C3CFB">
        <w:rPr>
          <w:rFonts w:ascii="Times New Roman" w:hAnsi="Times New Roman" w:cs="Times New Roman"/>
          <w:sz w:val="24"/>
          <w:szCs w:val="24"/>
        </w:rPr>
        <w:t xml:space="preserve"> and</w:t>
      </w:r>
      <w:r w:rsidR="003A2EDF">
        <w:rPr>
          <w:rFonts w:ascii="Times New Roman" w:hAnsi="Times New Roman" w:cs="Times New Roman"/>
          <w:sz w:val="24"/>
          <w:szCs w:val="24"/>
        </w:rPr>
        <w:t xml:space="preserve"> can live</w:t>
      </w:r>
      <w:r w:rsidR="007C3CFB">
        <w:rPr>
          <w:rFonts w:ascii="Times New Roman" w:hAnsi="Times New Roman" w:cs="Times New Roman"/>
          <w:sz w:val="24"/>
          <w:szCs w:val="24"/>
        </w:rPr>
        <w:t xml:space="preserve"> for up to 50 years of age. </w:t>
      </w:r>
      <w:r w:rsidR="007C3CFB" w:rsidRPr="003F7199">
        <w:rPr>
          <w:rFonts w:ascii="Times New Roman" w:hAnsi="Times New Roman" w:cs="Times New Roman"/>
          <w:sz w:val="24"/>
          <w:szCs w:val="24"/>
        </w:rPr>
        <w:t xml:space="preserve"> </w:t>
      </w:r>
      <w:r w:rsidR="00296287" w:rsidRPr="003F7199">
        <w:rPr>
          <w:rFonts w:ascii="Times New Roman" w:hAnsi="Times New Roman" w:cs="Times New Roman"/>
          <w:sz w:val="24"/>
          <w:szCs w:val="24"/>
        </w:rPr>
        <w:t>The</w:t>
      </w:r>
      <w:r w:rsidR="00EA21F1">
        <w:rPr>
          <w:rFonts w:ascii="Times New Roman" w:hAnsi="Times New Roman" w:cs="Times New Roman"/>
          <w:sz w:val="24"/>
          <w:szCs w:val="24"/>
        </w:rPr>
        <w:t xml:space="preserve"> exploratory</w:t>
      </w:r>
      <w:r w:rsidR="00296287" w:rsidRPr="003F7199">
        <w:rPr>
          <w:rFonts w:ascii="Times New Roman" w:hAnsi="Times New Roman" w:cs="Times New Roman"/>
          <w:sz w:val="24"/>
          <w:szCs w:val="24"/>
        </w:rPr>
        <w:t xml:space="preserve"> toothfish </w:t>
      </w:r>
      <w:r w:rsidR="00296287">
        <w:rPr>
          <w:rFonts w:ascii="Times New Roman" w:hAnsi="Times New Roman" w:cs="Times New Roman"/>
          <w:sz w:val="24"/>
          <w:szCs w:val="24"/>
        </w:rPr>
        <w:t xml:space="preserve">fishery in </w:t>
      </w:r>
      <w:r w:rsidR="00296287" w:rsidRPr="003F7199">
        <w:rPr>
          <w:rFonts w:ascii="Times New Roman" w:hAnsi="Times New Roman" w:cs="Times New Roman"/>
          <w:sz w:val="24"/>
          <w:szCs w:val="24"/>
        </w:rPr>
        <w:t>the Ross Sea r</w:t>
      </w:r>
      <w:r w:rsidR="00296287">
        <w:rPr>
          <w:rFonts w:ascii="Times New Roman" w:hAnsi="Times New Roman" w:cs="Times New Roman"/>
          <w:sz w:val="24"/>
          <w:szCs w:val="24"/>
        </w:rPr>
        <w:t>egion began in 1997</w:t>
      </w:r>
      <w:r w:rsidR="00BD76DE">
        <w:rPr>
          <w:rFonts w:ascii="Times New Roman" w:hAnsi="Times New Roman" w:cs="Times New Roman"/>
          <w:sz w:val="24"/>
          <w:szCs w:val="24"/>
        </w:rPr>
        <w:t xml:space="preserve"> and</w:t>
      </w:r>
      <w:r w:rsidR="00296287">
        <w:rPr>
          <w:rFonts w:ascii="Times New Roman" w:hAnsi="Times New Roman" w:cs="Times New Roman"/>
          <w:sz w:val="24"/>
          <w:szCs w:val="24"/>
        </w:rPr>
        <w:t xml:space="preserve"> is managed by </w:t>
      </w:r>
      <w:r w:rsidR="00296287" w:rsidRPr="00296287">
        <w:rPr>
          <w:rFonts w:ascii="Times New Roman" w:hAnsi="Times New Roman" w:cs="Times New Roman"/>
          <w:sz w:val="24"/>
          <w:szCs w:val="24"/>
        </w:rPr>
        <w:t>The Commission for the Conservation of Antarctic Marine Living Resources</w:t>
      </w:r>
      <w:r w:rsidR="00296287">
        <w:rPr>
          <w:rFonts w:ascii="Times New Roman" w:hAnsi="Times New Roman" w:cs="Times New Roman"/>
          <w:sz w:val="24"/>
          <w:szCs w:val="24"/>
        </w:rPr>
        <w:t xml:space="preserve"> (CCAMLR).</w:t>
      </w:r>
      <w:r w:rsidR="00133C54">
        <w:rPr>
          <w:rFonts w:ascii="Times New Roman" w:hAnsi="Times New Roman" w:cs="Times New Roman"/>
          <w:sz w:val="24"/>
          <w:szCs w:val="24"/>
        </w:rPr>
        <w:t xml:space="preserve">  </w:t>
      </w:r>
      <w:r w:rsidR="00247B5D">
        <w:rPr>
          <w:rFonts w:ascii="Times New Roman" w:hAnsi="Times New Roman" w:cs="Times New Roman"/>
          <w:sz w:val="24"/>
          <w:szCs w:val="24"/>
        </w:rPr>
        <w:t>Since then</w:t>
      </w:r>
      <w:r w:rsidR="00EA21F1">
        <w:rPr>
          <w:rFonts w:ascii="Times New Roman" w:hAnsi="Times New Roman" w:cs="Times New Roman"/>
          <w:sz w:val="24"/>
          <w:szCs w:val="24"/>
        </w:rPr>
        <w:t xml:space="preserve"> the fishery has increased to about 3000 t</w:t>
      </w:r>
      <w:ins w:id="236" w:author="JTT" w:date="2015-01-23T15:29:00Z">
        <w:r w:rsidR="00B675AC">
          <w:rPr>
            <w:rFonts w:ascii="Times New Roman" w:hAnsi="Times New Roman" w:cs="Times New Roman"/>
            <w:sz w:val="24"/>
            <w:szCs w:val="24"/>
          </w:rPr>
          <w:t>onnes</w:t>
        </w:r>
      </w:ins>
      <w:r w:rsidR="00EA21F1">
        <w:rPr>
          <w:rFonts w:ascii="Times New Roman" w:hAnsi="Times New Roman" w:cs="Times New Roman"/>
          <w:sz w:val="24"/>
          <w:szCs w:val="24"/>
        </w:rPr>
        <w:t xml:space="preserve"> per </w:t>
      </w:r>
      <w:del w:id="237" w:author="JTT" w:date="2015-01-23T15:29:00Z">
        <w:r w:rsidR="00EA21F1" w:rsidDel="00311ECD">
          <w:rPr>
            <w:rFonts w:ascii="Times New Roman" w:hAnsi="Times New Roman" w:cs="Times New Roman"/>
            <w:sz w:val="24"/>
            <w:szCs w:val="24"/>
          </w:rPr>
          <w:delText>annum</w:delText>
        </w:r>
      </w:del>
      <w:ins w:id="238" w:author="JTT" w:date="2015-01-23T15:29:00Z">
        <w:r w:rsidR="00311ECD">
          <w:rPr>
            <w:rFonts w:ascii="Times New Roman" w:hAnsi="Times New Roman" w:cs="Times New Roman"/>
            <w:sz w:val="24"/>
            <w:szCs w:val="24"/>
          </w:rPr>
          <w:t>year</w:t>
        </w:r>
      </w:ins>
      <w:r w:rsidR="00EA21F1">
        <w:rPr>
          <w:rFonts w:ascii="Times New Roman" w:hAnsi="Times New Roman" w:cs="Times New Roman"/>
          <w:sz w:val="24"/>
          <w:szCs w:val="24"/>
        </w:rPr>
        <w:t xml:space="preserve">.  </w:t>
      </w:r>
      <w:r>
        <w:rPr>
          <w:rFonts w:ascii="Times New Roman" w:hAnsi="Times New Roman" w:cs="Times New Roman"/>
          <w:sz w:val="24"/>
          <w:szCs w:val="24"/>
        </w:rPr>
        <w:t xml:space="preserve">Fishing is restricted to the summer </w:t>
      </w:r>
      <w:r>
        <w:rPr>
          <w:rFonts w:ascii="Times New Roman" w:hAnsi="Times New Roman" w:cs="Times New Roman"/>
          <w:sz w:val="24"/>
          <w:szCs w:val="24"/>
        </w:rPr>
        <w:lastRenderedPageBreak/>
        <w:t>months</w:t>
      </w:r>
      <w:r w:rsidR="00557AA1">
        <w:rPr>
          <w:rFonts w:ascii="Times New Roman" w:hAnsi="Times New Roman" w:cs="Times New Roman"/>
          <w:sz w:val="24"/>
          <w:szCs w:val="24"/>
        </w:rPr>
        <w:t xml:space="preserve"> (</w:t>
      </w:r>
      <w:r w:rsidR="00557AA1" w:rsidRPr="00557AA1">
        <w:rPr>
          <w:rFonts w:ascii="Times New Roman" w:hAnsi="Times New Roman" w:cs="Times New Roman"/>
          <w:sz w:val="24"/>
          <w:szCs w:val="24"/>
          <w:highlight w:val="yellow"/>
        </w:rPr>
        <w:t>months</w:t>
      </w:r>
      <w:r w:rsidR="00557AA1">
        <w:rPr>
          <w:rFonts w:ascii="Times New Roman" w:hAnsi="Times New Roman" w:cs="Times New Roman"/>
          <w:sz w:val="24"/>
          <w:szCs w:val="24"/>
        </w:rPr>
        <w:t>)</w:t>
      </w:r>
      <w:r w:rsidR="00247B5D">
        <w:rPr>
          <w:rFonts w:ascii="Times New Roman" w:hAnsi="Times New Roman" w:cs="Times New Roman"/>
          <w:sz w:val="24"/>
          <w:szCs w:val="24"/>
        </w:rPr>
        <w:t>,</w:t>
      </w:r>
      <w:r>
        <w:rPr>
          <w:rFonts w:ascii="Times New Roman" w:hAnsi="Times New Roman" w:cs="Times New Roman"/>
          <w:sz w:val="24"/>
          <w:szCs w:val="24"/>
        </w:rPr>
        <w:t xml:space="preserve"> once the ice shelf recedes allowing vessels access to the region.  </w:t>
      </w:r>
      <w:r w:rsidR="00133C54" w:rsidRPr="003F7199">
        <w:rPr>
          <w:rFonts w:ascii="Times New Roman" w:hAnsi="Times New Roman" w:cs="Times New Roman"/>
          <w:sz w:val="24"/>
          <w:szCs w:val="24"/>
        </w:rPr>
        <w:t>The Antarctic toothfish tagging programm</w:t>
      </w:r>
      <w:r w:rsidR="00133C54">
        <w:rPr>
          <w:rFonts w:ascii="Times New Roman" w:hAnsi="Times New Roman" w:cs="Times New Roman"/>
          <w:sz w:val="24"/>
          <w:szCs w:val="24"/>
        </w:rPr>
        <w:t xml:space="preserve">e was initiated in the </w:t>
      </w:r>
      <w:r w:rsidR="00133C54" w:rsidRPr="003F7199">
        <w:rPr>
          <w:rFonts w:ascii="Times New Roman" w:hAnsi="Times New Roman" w:cs="Times New Roman"/>
          <w:sz w:val="24"/>
          <w:szCs w:val="24"/>
        </w:rPr>
        <w:t>in the 2001 fishing season by New Zealand vessels involved in</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the fishery. </w:t>
      </w:r>
      <w:r w:rsidR="00133C54">
        <w:rPr>
          <w:rFonts w:ascii="Times New Roman" w:hAnsi="Times New Roman" w:cs="Times New Roman"/>
          <w:sz w:val="24"/>
          <w:szCs w:val="24"/>
        </w:rPr>
        <w:t xml:space="preserve"> </w:t>
      </w:r>
      <w:r w:rsidR="00133C54" w:rsidRPr="003F7199">
        <w:rPr>
          <w:rFonts w:ascii="Times New Roman" w:hAnsi="Times New Roman" w:cs="Times New Roman"/>
          <w:sz w:val="24"/>
          <w:szCs w:val="24"/>
        </w:rPr>
        <w:t xml:space="preserve">In 2004, toothfish tagging </w:t>
      </w:r>
      <w:r w:rsidR="00133C54">
        <w:rPr>
          <w:rFonts w:ascii="Times New Roman" w:hAnsi="Times New Roman" w:cs="Times New Roman"/>
          <w:sz w:val="24"/>
          <w:szCs w:val="24"/>
        </w:rPr>
        <w:t>was made compulsory for all ves</w:t>
      </w:r>
      <w:r w:rsidR="00133C54" w:rsidRPr="003F7199">
        <w:rPr>
          <w:rFonts w:ascii="Times New Roman" w:hAnsi="Times New Roman" w:cs="Times New Roman"/>
          <w:sz w:val="24"/>
          <w:szCs w:val="24"/>
        </w:rPr>
        <w:t>sel</w:t>
      </w:r>
      <w:r w:rsidR="00133C54">
        <w:rPr>
          <w:rFonts w:ascii="Times New Roman" w:hAnsi="Times New Roman" w:cs="Times New Roman"/>
          <w:sz w:val="24"/>
          <w:szCs w:val="24"/>
        </w:rPr>
        <w:t>s participating in the fishery.</w:t>
      </w:r>
      <w:r w:rsidR="00BC4B5E">
        <w:rPr>
          <w:rFonts w:ascii="Times New Roman" w:hAnsi="Times New Roman" w:cs="Times New Roman"/>
          <w:sz w:val="24"/>
          <w:szCs w:val="24"/>
        </w:rPr>
        <w:t xml:space="preserve">  </w:t>
      </w:r>
      <w:r w:rsidR="00BD76DE">
        <w:rPr>
          <w:rFonts w:ascii="Times New Roman" w:hAnsi="Times New Roman" w:cs="Times New Roman"/>
          <w:sz w:val="24"/>
          <w:szCs w:val="24"/>
        </w:rPr>
        <w:t xml:space="preserve">The tagging programme </w:t>
      </w:r>
      <w:r w:rsidR="00F16B4C">
        <w:rPr>
          <w:rFonts w:ascii="Times New Roman" w:hAnsi="Times New Roman" w:cs="Times New Roman"/>
          <w:sz w:val="24"/>
          <w:szCs w:val="24"/>
        </w:rPr>
        <w:t>records</w:t>
      </w:r>
      <w:r w:rsidR="00BD76DE">
        <w:rPr>
          <w:rFonts w:ascii="Times New Roman" w:hAnsi="Times New Roman" w:cs="Times New Roman"/>
          <w:sz w:val="24"/>
          <w:szCs w:val="24"/>
        </w:rPr>
        <w:t xml:space="preserve"> information on the date, </w:t>
      </w:r>
      <w:r w:rsidR="00853016">
        <w:rPr>
          <w:rFonts w:ascii="Times New Roman" w:hAnsi="Times New Roman" w:cs="Times New Roman"/>
          <w:sz w:val="24"/>
          <w:szCs w:val="24"/>
        </w:rPr>
        <w:t>depth, location, sex</w:t>
      </w:r>
      <w:r w:rsidR="00BD76DE">
        <w:rPr>
          <w:rFonts w:ascii="Times New Roman" w:hAnsi="Times New Roman" w:cs="Times New Roman"/>
          <w:sz w:val="24"/>
          <w:szCs w:val="24"/>
        </w:rPr>
        <w:t xml:space="preserve">, </w:t>
      </w:r>
      <w:r w:rsidR="00853016">
        <w:rPr>
          <w:rFonts w:ascii="Times New Roman" w:hAnsi="Times New Roman" w:cs="Times New Roman"/>
          <w:sz w:val="24"/>
          <w:szCs w:val="24"/>
        </w:rPr>
        <w:t>and size</w:t>
      </w:r>
      <w:r w:rsidR="00BD76DE">
        <w:rPr>
          <w:rFonts w:ascii="Times New Roman" w:hAnsi="Times New Roman" w:cs="Times New Roman"/>
          <w:sz w:val="24"/>
          <w:szCs w:val="24"/>
        </w:rPr>
        <w:t xml:space="preserve"> of each tagged/recaptured fish.</w:t>
      </w:r>
      <w:r w:rsidR="00F16B4C">
        <w:rPr>
          <w:rFonts w:ascii="Times New Roman" w:hAnsi="Times New Roman" w:cs="Times New Roman"/>
          <w:sz w:val="24"/>
          <w:szCs w:val="24"/>
        </w:rPr>
        <w:t xml:space="preserve">  A small subset of the recaptured fish are aged</w:t>
      </w:r>
      <w:r w:rsidR="008132F5">
        <w:rPr>
          <w:rFonts w:ascii="Times New Roman" w:hAnsi="Times New Roman" w:cs="Times New Roman"/>
          <w:sz w:val="24"/>
          <w:szCs w:val="24"/>
        </w:rPr>
        <w:t xml:space="preserve"> </w:t>
      </w:r>
      <w:r w:rsidR="00853016">
        <w:rPr>
          <w:rFonts w:ascii="Times New Roman" w:hAnsi="Times New Roman" w:cs="Times New Roman"/>
          <w:sz w:val="24"/>
          <w:szCs w:val="24"/>
        </w:rPr>
        <w:t>by reading</w:t>
      </w:r>
      <w:r w:rsidR="008132F5">
        <w:rPr>
          <w:rFonts w:ascii="Times New Roman" w:hAnsi="Times New Roman" w:cs="Times New Roman"/>
          <w:sz w:val="24"/>
          <w:szCs w:val="24"/>
        </w:rPr>
        <w:t xml:space="preserve"> their otolith.</w:t>
      </w:r>
    </w:p>
    <w:p w14:paraId="7C7323D6" w14:textId="24ADC454" w:rsidR="003F7199" w:rsidRDefault="00853016" w:rsidP="00840BBD">
      <w:pPr>
        <w:tabs>
          <w:tab w:val="left" w:pos="360"/>
          <w:tab w:val="left" w:pos="720"/>
          <w:tab w:val="left" w:pos="8640"/>
        </w:tabs>
        <w:spacing w:after="0" w:line="480" w:lineRule="auto"/>
        <w:jc w:val="both"/>
        <w:rPr>
          <w:rFonts w:ascii="Times New Roman" w:hAnsi="Times New Roman" w:cs="Times New Roman"/>
          <w:sz w:val="24"/>
          <w:szCs w:val="24"/>
        </w:rPr>
        <w:pPrChange w:id="239"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t>We identified those fish th</w:t>
      </w:r>
      <w:r w:rsidR="00605588">
        <w:rPr>
          <w:rFonts w:ascii="Times New Roman" w:hAnsi="Times New Roman" w:cs="Times New Roman"/>
          <w:sz w:val="24"/>
          <w:szCs w:val="24"/>
        </w:rPr>
        <w:t xml:space="preserve">at had been tagged, recaptured </w:t>
      </w:r>
      <w:r>
        <w:rPr>
          <w:rFonts w:ascii="Times New Roman" w:hAnsi="Times New Roman" w:cs="Times New Roman"/>
          <w:sz w:val="24"/>
          <w:szCs w:val="24"/>
        </w:rPr>
        <w:t>and aged upon recapture.  This yielded 315 individuals of which 166 were female and 149 male.</w:t>
      </w:r>
      <w:r w:rsidR="00BD76DE">
        <w:rPr>
          <w:rFonts w:ascii="Times New Roman" w:hAnsi="Times New Roman" w:cs="Times New Roman"/>
          <w:sz w:val="24"/>
          <w:szCs w:val="24"/>
        </w:rPr>
        <w:t xml:space="preserve">  </w:t>
      </w:r>
      <w:commentRangeStart w:id="240"/>
      <w:r w:rsidR="00D252FF">
        <w:rPr>
          <w:rFonts w:ascii="Times New Roman" w:hAnsi="Times New Roman" w:cs="Times New Roman"/>
          <w:sz w:val="24"/>
          <w:szCs w:val="24"/>
        </w:rPr>
        <w:t>We fit</w:t>
      </w:r>
      <w:r w:rsidR="00285C62">
        <w:rPr>
          <w:rFonts w:ascii="Times New Roman" w:hAnsi="Times New Roman" w:cs="Times New Roman"/>
          <w:sz w:val="24"/>
          <w:szCs w:val="24"/>
        </w:rPr>
        <w:t xml:space="preserve"> several different versions of</w:t>
      </w:r>
      <w:r w:rsidR="00D252FF">
        <w:rPr>
          <w:rFonts w:ascii="Times New Roman" w:hAnsi="Times New Roman" w:cs="Times New Roman"/>
          <w:sz w:val="24"/>
          <w:szCs w:val="24"/>
        </w:rPr>
        <w:t xml:space="preserve"> the model </w:t>
      </w:r>
      <w:r w:rsidR="00605588">
        <w:rPr>
          <w:rFonts w:ascii="Times New Roman" w:hAnsi="Times New Roman" w:cs="Times New Roman"/>
          <w:sz w:val="24"/>
          <w:szCs w:val="24"/>
        </w:rPr>
        <w:t>to these</w:t>
      </w:r>
      <w:r>
        <w:rPr>
          <w:rFonts w:ascii="Times New Roman" w:hAnsi="Times New Roman" w:cs="Times New Roman"/>
          <w:sz w:val="24"/>
          <w:szCs w:val="24"/>
        </w:rPr>
        <w:t xml:space="preserve"> </w:t>
      </w:r>
      <w:r w:rsidR="00655AED" w:rsidRPr="009C37AB">
        <w:rPr>
          <w:rFonts w:ascii="Times New Roman" w:hAnsi="Times New Roman" w:cs="Times New Roman"/>
          <w:sz w:val="24"/>
          <w:szCs w:val="24"/>
        </w:rPr>
        <w:t>data</w:t>
      </w:r>
      <w:r w:rsidR="00285C62">
        <w:rPr>
          <w:rFonts w:ascii="Times New Roman" w:hAnsi="Times New Roman" w:cs="Times New Roman"/>
          <w:sz w:val="24"/>
          <w:szCs w:val="24"/>
        </w:rPr>
        <w:t>, these included</w:t>
      </w:r>
      <w:commentRangeEnd w:id="240"/>
      <w:r w:rsidR="00023DDB">
        <w:rPr>
          <w:rStyle w:val="CommentReference"/>
        </w:rPr>
        <w:commentReference w:id="240"/>
      </w:r>
      <w:r w:rsidR="00285C62">
        <w:rPr>
          <w:rFonts w:ascii="Times New Roman" w:hAnsi="Times New Roman" w:cs="Times New Roman"/>
          <w:sz w:val="24"/>
          <w:szCs w:val="24"/>
        </w:rPr>
        <w:t>:</w:t>
      </w:r>
    </w:p>
    <w:p w14:paraId="23C7A199" w14:textId="21724C13" w:rsidR="00285C62" w:rsidRDefault="00B3704B" w:rsidP="00840BB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Change w:id="241" w:author="JTT" w:date="2015-01-23T16:01:00Z">
          <w:pPr>
            <w:pStyle w:val="ListParagraph"/>
            <w:numPr>
              <w:numId w:val="7"/>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No random-</w:t>
      </w:r>
      <w:r w:rsidR="00285C62">
        <w:rPr>
          <w:rFonts w:ascii="Times New Roman" w:hAnsi="Times New Roman" w:cs="Times New Roman"/>
          <w:sz w:val="24"/>
          <w:szCs w:val="24"/>
        </w:rPr>
        <w:t>effects</w:t>
      </w:r>
    </w:p>
    <w:p w14:paraId="3C8F23AE" w14:textId="2FD05E98" w:rsidR="00285C62" w:rsidRDefault="00B3704B" w:rsidP="00840BB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Change w:id="242" w:author="JTT" w:date="2015-01-23T16:01:00Z">
          <w:pPr>
            <w:pStyle w:val="ListParagraph"/>
            <w:numPr>
              <w:numId w:val="7"/>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Random-</w:t>
      </w:r>
      <w:r w:rsidR="00285C62">
        <w:rPr>
          <w:rFonts w:ascii="Times New Roman" w:hAnsi="Times New Roman" w:cs="Times New Roman"/>
          <w:sz w:val="24"/>
          <w:szCs w:val="24"/>
        </w:rPr>
        <w:t>effects for</w:t>
      </w:r>
      <w:r w:rsidR="00A5207A">
        <w:rPr>
          <w:rFonts w:ascii="Times New Roman" w:hAnsi="Times New Roman" w:cs="Times New Roman"/>
          <w:sz w:val="24"/>
          <w:szCs w:val="24"/>
        </w:rPr>
        <w:t xml:space="preserve"> upkeep costs</w:t>
      </w:r>
      <w:r w:rsidR="006D7AFB">
        <w:rPr>
          <w:rFonts w:ascii="Times New Roman" w:hAnsi="Times New Roman" w:cs="Times New Roman"/>
          <w:sz w:val="24"/>
          <w:szCs w:val="24"/>
        </w:rPr>
        <w:t xml:space="preserve"> only</w:t>
      </w:r>
      <w:r w:rsidR="00A5207A">
        <w:rPr>
          <w:rFonts w:ascii="Times New Roman" w:hAnsi="Times New Roman" w:cs="Times New Roman"/>
          <w:sz w:val="24"/>
          <w:szCs w:val="24"/>
        </w:rPr>
        <w:t xml:space="preserve"> </w:t>
      </w:r>
      <w:r w:rsidR="006D7AFB">
        <w:rPr>
          <w:rFonts w:ascii="Times New Roman" w:hAnsi="Times New Roman" w:cs="Times New Roman"/>
          <w:sz w:val="24"/>
          <w:szCs w:val="24"/>
        </w:rPr>
        <w:t>(</w:t>
      </w:r>
      <w:r w:rsidR="00A5207A">
        <w:rPr>
          <w:rFonts w:ascii="Times New Roman" w:hAnsi="Times New Roman" w:cs="Times New Roman"/>
          <w:sz w:val="24"/>
          <w:szCs w:val="24"/>
        </w:rPr>
        <w:t>log(</w:t>
      </w:r>
      <w:r w:rsidR="00A5207A" w:rsidRPr="00A5207A">
        <w:rPr>
          <w:rFonts w:ascii="Times New Roman" w:hAnsi="Times New Roman" w:cs="Times New Roman"/>
          <w:i/>
          <w:sz w:val="24"/>
          <w:szCs w:val="24"/>
        </w:rPr>
        <w:t>k</w:t>
      </w:r>
      <w:r w:rsidR="00A5207A" w:rsidRPr="00A5207A">
        <w:rPr>
          <w:rFonts w:ascii="Times New Roman" w:hAnsi="Times New Roman" w:cs="Times New Roman"/>
          <w:i/>
          <w:sz w:val="24"/>
          <w:szCs w:val="24"/>
          <w:vertAlign w:val="subscript"/>
        </w:rPr>
        <w:t>i</w:t>
      </w:r>
      <w:r w:rsidR="00A5207A">
        <w:rPr>
          <w:rFonts w:ascii="Times New Roman" w:hAnsi="Times New Roman" w:cs="Times New Roman"/>
          <w:sz w:val="24"/>
          <w:szCs w:val="24"/>
        </w:rPr>
        <w:t>)</w:t>
      </w:r>
      <w:r w:rsidR="006D7AFB">
        <w:rPr>
          <w:rFonts w:ascii="Times New Roman" w:hAnsi="Times New Roman" w:cs="Times New Roman"/>
          <w:sz w:val="24"/>
          <w:szCs w:val="24"/>
        </w:rPr>
        <w:t>)</w:t>
      </w:r>
    </w:p>
    <w:p w14:paraId="5A58A46C" w14:textId="2B5B2A05" w:rsidR="00285C62" w:rsidRDefault="006D7AFB" w:rsidP="00840BB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Change w:id="243" w:author="JTT" w:date="2015-01-23T16:01:00Z">
          <w:pPr>
            <w:pStyle w:val="ListParagraph"/>
            <w:numPr>
              <w:numId w:val="7"/>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Time varying individual r</w:t>
      </w:r>
      <w:r w:rsidR="00285C62">
        <w:rPr>
          <w:rFonts w:ascii="Times New Roman" w:hAnsi="Times New Roman" w:cs="Times New Roman"/>
          <w:sz w:val="24"/>
          <w:szCs w:val="24"/>
        </w:rPr>
        <w:t>a</w:t>
      </w:r>
      <w:r>
        <w:rPr>
          <w:rFonts w:ascii="Times New Roman" w:hAnsi="Times New Roman" w:cs="Times New Roman"/>
          <w:sz w:val="24"/>
          <w:szCs w:val="24"/>
        </w:rPr>
        <w:t>n</w:t>
      </w:r>
      <w:r w:rsidR="00B3704B">
        <w:rPr>
          <w:rFonts w:ascii="Times New Roman" w:hAnsi="Times New Roman" w:cs="Times New Roman"/>
          <w:sz w:val="24"/>
          <w:szCs w:val="24"/>
        </w:rPr>
        <w:t>dom-</w:t>
      </w:r>
      <w:r w:rsidR="00285C62">
        <w:rPr>
          <w:rFonts w:ascii="Times New Roman" w:hAnsi="Times New Roman" w:cs="Times New Roman"/>
          <w:sz w:val="24"/>
          <w:szCs w:val="24"/>
        </w:rPr>
        <w:t>effects only</w:t>
      </w:r>
      <w:r>
        <w:rPr>
          <w:rFonts w:ascii="Times New Roman" w:hAnsi="Times New Roman" w:cs="Times New Roman"/>
          <w:sz w:val="24"/>
          <w:szCs w:val="24"/>
        </w:rPr>
        <w:t xml:space="preserve"> (</w:t>
      </w:r>
      <w:r w:rsidRPr="006D7AFB">
        <w:rPr>
          <w:rFonts w:ascii="Times New Roman" w:hAnsi="Times New Roman" w:cs="Times New Roman"/>
          <w:i/>
          <w:sz w:val="24"/>
          <w:szCs w:val="24"/>
        </w:rPr>
        <w:t>z</w:t>
      </w:r>
      <w:r w:rsidRPr="006D7AFB">
        <w:rPr>
          <w:rFonts w:ascii="Times New Roman" w:hAnsi="Times New Roman" w:cs="Times New Roman"/>
          <w:i/>
          <w:sz w:val="24"/>
          <w:szCs w:val="24"/>
          <w:vertAlign w:val="subscript"/>
        </w:rPr>
        <w:t>i,t</w:t>
      </w:r>
      <w:r>
        <w:rPr>
          <w:rFonts w:ascii="Times New Roman" w:hAnsi="Times New Roman" w:cs="Times New Roman"/>
          <w:sz w:val="24"/>
          <w:szCs w:val="24"/>
        </w:rPr>
        <w:t>)</w:t>
      </w:r>
    </w:p>
    <w:p w14:paraId="0445A38B" w14:textId="28812AE1" w:rsidR="00247B5D" w:rsidRDefault="00B3704B" w:rsidP="00840BB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Change w:id="244" w:author="JTT" w:date="2015-01-23T16:01:00Z">
          <w:pPr>
            <w:pStyle w:val="ListParagraph"/>
            <w:numPr>
              <w:numId w:val="7"/>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Time varying individual random-effects and random-</w:t>
      </w:r>
      <w:r w:rsidR="006D7AFB">
        <w:rPr>
          <w:rFonts w:ascii="Times New Roman" w:hAnsi="Times New Roman" w:cs="Times New Roman"/>
          <w:sz w:val="24"/>
          <w:szCs w:val="24"/>
        </w:rPr>
        <w:t>effects for upkeep costs (log(</w:t>
      </w:r>
      <w:r w:rsidR="006D7AFB" w:rsidRPr="00A5207A">
        <w:rPr>
          <w:rFonts w:ascii="Times New Roman" w:hAnsi="Times New Roman" w:cs="Times New Roman"/>
          <w:i/>
          <w:sz w:val="24"/>
          <w:szCs w:val="24"/>
        </w:rPr>
        <w:t>k</w:t>
      </w:r>
      <w:r w:rsidR="006D7AFB" w:rsidRPr="00A5207A">
        <w:rPr>
          <w:rFonts w:ascii="Times New Roman" w:hAnsi="Times New Roman" w:cs="Times New Roman"/>
          <w:i/>
          <w:sz w:val="24"/>
          <w:szCs w:val="24"/>
          <w:vertAlign w:val="subscript"/>
        </w:rPr>
        <w:t>i</w:t>
      </w:r>
      <w:r w:rsidR="006D7AFB">
        <w:rPr>
          <w:rFonts w:ascii="Times New Roman" w:hAnsi="Times New Roman" w:cs="Times New Roman"/>
          <w:sz w:val="24"/>
          <w:szCs w:val="24"/>
        </w:rPr>
        <w:t xml:space="preserve">) and </w:t>
      </w:r>
      <w:r w:rsidR="006D7AFB" w:rsidRPr="006D7AFB">
        <w:rPr>
          <w:rFonts w:ascii="Times New Roman" w:hAnsi="Times New Roman" w:cs="Times New Roman"/>
          <w:i/>
          <w:sz w:val="24"/>
          <w:szCs w:val="24"/>
        </w:rPr>
        <w:t>z</w:t>
      </w:r>
      <w:r w:rsidR="006D7AFB" w:rsidRPr="006D7AFB">
        <w:rPr>
          <w:rFonts w:ascii="Times New Roman" w:hAnsi="Times New Roman" w:cs="Times New Roman"/>
          <w:i/>
          <w:sz w:val="24"/>
          <w:szCs w:val="24"/>
          <w:vertAlign w:val="subscript"/>
        </w:rPr>
        <w:t>i,t</w:t>
      </w:r>
      <w:r w:rsidR="006D7AFB">
        <w:rPr>
          <w:rFonts w:ascii="Times New Roman" w:hAnsi="Times New Roman" w:cs="Times New Roman"/>
          <w:sz w:val="24"/>
          <w:szCs w:val="24"/>
        </w:rPr>
        <w:t>)</w:t>
      </w:r>
    </w:p>
    <w:p w14:paraId="2A41E755" w14:textId="50D97CE9" w:rsidR="008C612C" w:rsidRPr="00247B5D" w:rsidRDefault="008C612C" w:rsidP="00840BBD">
      <w:pPr>
        <w:pStyle w:val="ListParagraph"/>
        <w:numPr>
          <w:ilvl w:val="0"/>
          <w:numId w:val="7"/>
        </w:numPr>
        <w:tabs>
          <w:tab w:val="left" w:pos="360"/>
          <w:tab w:val="left" w:pos="720"/>
          <w:tab w:val="left" w:pos="8640"/>
        </w:tabs>
        <w:spacing w:after="0" w:line="480" w:lineRule="auto"/>
        <w:rPr>
          <w:rFonts w:ascii="Times New Roman" w:hAnsi="Times New Roman" w:cs="Times New Roman"/>
          <w:sz w:val="24"/>
          <w:szCs w:val="24"/>
        </w:rPr>
        <w:pPrChange w:id="245" w:author="JTT" w:date="2015-01-23T16:01:00Z">
          <w:pPr>
            <w:pStyle w:val="ListParagraph"/>
            <w:numPr>
              <w:numId w:val="7"/>
            </w:numPr>
            <w:tabs>
              <w:tab w:val="left" w:pos="360"/>
              <w:tab w:val="left" w:pos="720"/>
              <w:tab w:val="left" w:pos="8640"/>
            </w:tabs>
            <w:spacing w:after="0" w:line="480" w:lineRule="auto"/>
            <w:ind w:left="360" w:hanging="360"/>
          </w:pPr>
        </w:pPrChange>
      </w:pPr>
      <w:r>
        <w:rPr>
          <w:rFonts w:ascii="Times New Roman" w:hAnsi="Times New Roman" w:cs="Times New Roman"/>
          <w:sz w:val="24"/>
          <w:szCs w:val="24"/>
        </w:rPr>
        <w:t xml:space="preserve">Same as 4 above but include </w:t>
      </w:r>
      <w:r w:rsidR="00EC021A">
        <w:rPr>
          <w:rFonts w:ascii="Times New Roman" w:hAnsi="Times New Roman" w:cs="Times New Roman"/>
          <w:sz w:val="24"/>
          <w:szCs w:val="24"/>
        </w:rPr>
        <w:t>fishing</w:t>
      </w:r>
      <w:r>
        <w:rPr>
          <w:rFonts w:ascii="Times New Roman" w:hAnsi="Times New Roman" w:cs="Times New Roman"/>
          <w:sz w:val="24"/>
          <w:szCs w:val="24"/>
        </w:rPr>
        <w:t xml:space="preserve"> year effect</w:t>
      </w:r>
    </w:p>
    <w:p w14:paraId="36A8474B" w14:textId="542EB036" w:rsidR="00E0608F" w:rsidRDefault="00247B5D" w:rsidP="00840BBD">
      <w:pPr>
        <w:tabs>
          <w:tab w:val="left" w:pos="360"/>
          <w:tab w:val="left" w:pos="720"/>
          <w:tab w:val="left" w:pos="8640"/>
        </w:tabs>
        <w:spacing w:after="0" w:line="480" w:lineRule="auto"/>
        <w:jc w:val="both"/>
        <w:rPr>
          <w:rFonts w:ascii="Times New Roman" w:hAnsi="Times New Roman" w:cs="Times New Roman"/>
          <w:sz w:val="24"/>
          <w:szCs w:val="24"/>
        </w:rPr>
        <w:pPrChange w:id="246"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r>
      <w:r w:rsidR="00285C62">
        <w:rPr>
          <w:rFonts w:ascii="Times New Roman" w:hAnsi="Times New Roman" w:cs="Times New Roman"/>
          <w:sz w:val="24"/>
          <w:szCs w:val="24"/>
        </w:rPr>
        <w:t>The simulation study</w:t>
      </w:r>
      <w:r w:rsidR="002E7AC8">
        <w:rPr>
          <w:rFonts w:ascii="Times New Roman" w:hAnsi="Times New Roman" w:cs="Times New Roman"/>
          <w:sz w:val="24"/>
          <w:szCs w:val="24"/>
        </w:rPr>
        <w:t xml:space="preserve"> illustrated that the model had little ability to identify the value of </w:t>
      </w:r>
      <w:r w:rsidR="006D7AFB" w:rsidRPr="009C37AB">
        <w:rPr>
          <w:rFonts w:ascii="Times New Roman" w:hAnsi="Times New Roman" w:cs="Times New Roman"/>
          <w:i/>
          <w:sz w:val="24"/>
          <w:szCs w:val="24"/>
        </w:rPr>
        <w:t>Ψ</w:t>
      </w:r>
      <w:r>
        <w:rPr>
          <w:rFonts w:ascii="Times New Roman" w:hAnsi="Times New Roman" w:cs="Times New Roman"/>
          <w:sz w:val="24"/>
          <w:szCs w:val="24"/>
        </w:rPr>
        <w:t>.</w:t>
      </w:r>
      <w:r w:rsidR="002E7AC8">
        <w:rPr>
          <w:rFonts w:ascii="Times New Roman" w:hAnsi="Times New Roman" w:cs="Times New Roman"/>
          <w:sz w:val="24"/>
          <w:szCs w:val="24"/>
        </w:rPr>
        <w:t xml:space="preserve">  We therefore fixed the value of </w:t>
      </w:r>
      <w:r w:rsidR="00A5207A" w:rsidRPr="009C37AB">
        <w:rPr>
          <w:rFonts w:ascii="Times New Roman" w:hAnsi="Times New Roman" w:cs="Times New Roman"/>
          <w:i/>
          <w:sz w:val="24"/>
          <w:szCs w:val="24"/>
        </w:rPr>
        <w:t>Ψ</w:t>
      </w:r>
      <w:r w:rsidR="006D7AFB">
        <w:rPr>
          <w:rFonts w:ascii="Times New Roman" w:hAnsi="Times New Roman" w:cs="Times New Roman"/>
          <w:sz w:val="24"/>
          <w:szCs w:val="24"/>
        </w:rPr>
        <w:t>=</w:t>
      </w:r>
      <w:r w:rsidR="002E7AC8">
        <w:rPr>
          <w:rFonts w:ascii="Times New Roman" w:hAnsi="Times New Roman" w:cs="Times New Roman"/>
          <w:sz w:val="24"/>
          <w:szCs w:val="24"/>
        </w:rPr>
        <w:t>0.</w:t>
      </w:r>
      <w:r w:rsidR="00B3704B">
        <w:rPr>
          <w:rFonts w:ascii="Times New Roman" w:hAnsi="Times New Roman" w:cs="Times New Roman"/>
          <w:sz w:val="24"/>
          <w:szCs w:val="24"/>
        </w:rPr>
        <w:t xml:space="preserve">  </w:t>
      </w:r>
      <w:r w:rsidR="00D34D60">
        <w:rPr>
          <w:rFonts w:ascii="Times New Roman" w:hAnsi="Times New Roman" w:cs="Times New Roman"/>
          <w:sz w:val="24"/>
          <w:szCs w:val="24"/>
        </w:rPr>
        <w:t xml:space="preserve">We also </w:t>
      </w:r>
      <w:r w:rsidR="005025EE">
        <w:rPr>
          <w:rFonts w:ascii="Times New Roman" w:hAnsi="Times New Roman" w:cs="Times New Roman"/>
          <w:sz w:val="24"/>
          <w:szCs w:val="24"/>
        </w:rPr>
        <w:t>fit a</w:t>
      </w:r>
      <w:r w:rsidR="00D34D60">
        <w:rPr>
          <w:rFonts w:ascii="Times New Roman" w:hAnsi="Times New Roman" w:cs="Times New Roman"/>
          <w:sz w:val="24"/>
          <w:szCs w:val="24"/>
        </w:rPr>
        <w:t xml:space="preserve"> model where </w:t>
      </w:r>
      <w:r w:rsidR="00EC021A">
        <w:rPr>
          <w:rFonts w:ascii="Times New Roman" w:hAnsi="Times New Roman" w:cs="Times New Roman"/>
          <w:sz w:val="24"/>
          <w:szCs w:val="24"/>
        </w:rPr>
        <w:t>fishing</w:t>
      </w:r>
      <w:r w:rsidR="00D34D60">
        <w:rPr>
          <w:rFonts w:ascii="Times New Roman" w:hAnsi="Times New Roman" w:cs="Times New Roman"/>
          <w:sz w:val="24"/>
          <w:szCs w:val="24"/>
        </w:rPr>
        <w:t xml:space="preserve"> year</w:t>
      </w:r>
      <w:r w:rsidR="001B751D">
        <w:rPr>
          <w:rFonts w:ascii="Times New Roman" w:hAnsi="Times New Roman" w:cs="Times New Roman"/>
          <w:sz w:val="24"/>
          <w:szCs w:val="24"/>
        </w:rPr>
        <w:t xml:space="preserve"> </w:t>
      </w:r>
      <w:r w:rsidR="001B751D" w:rsidRPr="001B751D">
        <w:rPr>
          <w:rFonts w:ascii="Times New Roman" w:hAnsi="Times New Roman" w:cs="Times New Roman"/>
          <w:i/>
          <w:sz w:val="24"/>
          <w:szCs w:val="24"/>
        </w:rPr>
        <w:t>y</w:t>
      </w:r>
      <w:r w:rsidR="00D34D60">
        <w:rPr>
          <w:rFonts w:ascii="Times New Roman" w:hAnsi="Times New Roman" w:cs="Times New Roman"/>
          <w:sz w:val="24"/>
          <w:szCs w:val="24"/>
        </w:rPr>
        <w:t xml:space="preserve"> </w:t>
      </w:r>
      <w:r w:rsidR="00D10D2B">
        <w:rPr>
          <w:rFonts w:ascii="Times New Roman" w:hAnsi="Times New Roman" w:cs="Times New Roman"/>
          <w:sz w:val="24"/>
          <w:szCs w:val="24"/>
        </w:rPr>
        <w:t>(a fishing year was defined as 1 Nov. to 31 Oct.</w:t>
      </w:r>
      <w:r w:rsidR="001C1FF3">
        <w:rPr>
          <w:rFonts w:ascii="Times New Roman" w:hAnsi="Times New Roman" w:cs="Times New Roman"/>
          <w:sz w:val="24"/>
          <w:szCs w:val="24"/>
        </w:rPr>
        <w:t xml:space="preserve">, </w:t>
      </w:r>
      <w:r w:rsidR="001C1FF3" w:rsidRPr="001C1FF3">
        <w:rPr>
          <w:rFonts w:ascii="Times New Roman" w:hAnsi="Times New Roman" w:cs="Times New Roman"/>
          <w:i/>
          <w:sz w:val="24"/>
          <w:szCs w:val="24"/>
        </w:rPr>
        <w:t>t</w:t>
      </w:r>
      <w:r w:rsidR="001C1FF3">
        <w:rPr>
          <w:rFonts w:ascii="Times New Roman" w:hAnsi="Times New Roman" w:cs="Times New Roman"/>
          <w:sz w:val="24"/>
          <w:szCs w:val="24"/>
        </w:rPr>
        <w:t xml:space="preserve"> </w:t>
      </w:r>
      <w:r w:rsidR="0003571C" w:rsidRPr="0003571C">
        <w:rPr>
          <w:rFonts w:ascii="Cambria Math" w:hAnsi="Cambria Math" w:cs="Cambria Math"/>
          <w:sz w:val="24"/>
          <w:szCs w:val="24"/>
        </w:rPr>
        <w:t>⊆</w:t>
      </w:r>
      <w:r w:rsidR="0003571C" w:rsidRPr="0003571C">
        <w:rPr>
          <w:rFonts w:ascii="Times New Roman" w:hAnsi="Times New Roman" w:cs="Times New Roman"/>
          <w:sz w:val="24"/>
          <w:szCs w:val="24"/>
        </w:rPr>
        <w:t xml:space="preserve"> </w:t>
      </w:r>
      <w:r w:rsidR="001C1FF3" w:rsidRPr="001C1FF3">
        <w:rPr>
          <w:rFonts w:ascii="Times New Roman" w:hAnsi="Times New Roman" w:cs="Times New Roman"/>
          <w:i/>
          <w:sz w:val="24"/>
          <w:szCs w:val="24"/>
        </w:rPr>
        <w:t>y</w:t>
      </w:r>
      <w:r w:rsidR="00497E1D" w:rsidRPr="00D10D2B">
        <w:rPr>
          <w:rFonts w:ascii="Times New Roman" w:hAnsi="Times New Roman" w:cs="Times New Roman"/>
          <w:sz w:val="24"/>
          <w:szCs w:val="24"/>
        </w:rPr>
        <w:t>)</w:t>
      </w:r>
      <w:r w:rsidR="00497E1D">
        <w:rPr>
          <w:rFonts w:ascii="Times New Roman" w:hAnsi="Times New Roman" w:cs="Times New Roman"/>
          <w:sz w:val="24"/>
          <w:szCs w:val="24"/>
        </w:rPr>
        <w:t xml:space="preserve"> </w:t>
      </w:r>
      <w:r w:rsidR="00D34D60">
        <w:rPr>
          <w:rFonts w:ascii="Times New Roman" w:hAnsi="Times New Roman" w:cs="Times New Roman"/>
          <w:sz w:val="24"/>
          <w:szCs w:val="24"/>
        </w:rPr>
        <w:t xml:space="preserve">is incorporated </w:t>
      </w:r>
      <w:r w:rsidR="00B3704B">
        <w:rPr>
          <w:rFonts w:ascii="Times New Roman" w:hAnsi="Times New Roman" w:cs="Times New Roman"/>
          <w:sz w:val="24"/>
          <w:szCs w:val="24"/>
        </w:rPr>
        <w:t>as a random-</w:t>
      </w:r>
      <w:r w:rsidR="00D34D60">
        <w:rPr>
          <w:rFonts w:ascii="Times New Roman" w:hAnsi="Times New Roman" w:cs="Times New Roman"/>
          <w:sz w:val="24"/>
          <w:szCs w:val="24"/>
        </w:rPr>
        <w:t>effect</w:t>
      </w:r>
      <w:r w:rsidR="00B3704B">
        <w:rPr>
          <w:rFonts w:ascii="Times New Roman" w:hAnsi="Times New Roman" w:cs="Times New Roman"/>
          <w:sz w:val="24"/>
          <w:szCs w:val="24"/>
        </w:rPr>
        <w:t xml:space="preserve"> applied to the average energy acquisition rate parameter </w:t>
      </w:r>
      <w:r w:rsidR="00B3704B" w:rsidRPr="009C37AB">
        <w:rPr>
          <w:rFonts w:ascii="Times New Roman" w:hAnsi="Times New Roman" w:cs="Times New Roman"/>
          <w:i/>
          <w:sz w:val="24"/>
          <w:szCs w:val="24"/>
        </w:rPr>
        <w:t>γ</w:t>
      </w:r>
      <w:r w:rsidR="00497E1D">
        <w:rPr>
          <w:rFonts w:ascii="Times New Roman" w:hAnsi="Times New Roman" w:cs="Times New Roman"/>
          <w:sz w:val="24"/>
          <w:szCs w:val="24"/>
        </w:rPr>
        <w:t>, t</w:t>
      </w:r>
      <w:r w:rsidR="00A51456">
        <w:rPr>
          <w:rFonts w:ascii="Times New Roman" w:hAnsi="Times New Roman" w:cs="Times New Roman"/>
          <w:sz w:val="24"/>
          <w:szCs w:val="24"/>
        </w:rPr>
        <w:t>hus we have:</w:t>
      </w:r>
    </w:p>
    <w:p w14:paraId="52AFE175" w14:textId="16B00D07" w:rsidR="00E0608F" w:rsidRDefault="001E7A80" w:rsidP="00840BBD">
      <w:pPr>
        <w:tabs>
          <w:tab w:val="left" w:pos="360"/>
          <w:tab w:val="left" w:pos="720"/>
          <w:tab w:val="left" w:pos="8640"/>
        </w:tabs>
        <w:spacing w:after="0" w:line="480" w:lineRule="auto"/>
        <w:jc w:val="both"/>
        <w:rPr>
          <w:rFonts w:ascii="Times New Roman" w:hAnsi="Times New Roman" w:cs="Times New Roman"/>
          <w:sz w:val="24"/>
          <w:szCs w:val="24"/>
        </w:rPr>
        <w:pPrChange w:id="247" w:author="JTT" w:date="2015-01-23T16:01:00Z">
          <w:pPr>
            <w:tabs>
              <w:tab w:val="left" w:pos="360"/>
              <w:tab w:val="left" w:pos="720"/>
              <w:tab w:val="left" w:pos="8640"/>
            </w:tabs>
            <w:spacing w:after="0" w:line="480" w:lineRule="auto"/>
            <w:jc w:val="both"/>
          </w:pPr>
        </w:pPrChange>
      </w:pPr>
      <m:oMath>
        <m:sSub>
          <m:sSubPr>
            <m:ctrlPr>
              <w:rPr>
                <w:rFonts w:ascii="Cambria Math" w:hAnsi="Cambria Math" w:cs="Times New Roman"/>
                <w:i/>
                <w:sz w:val="24"/>
                <w:szCs w:val="24"/>
              </w:rPr>
            </m:ctrlPr>
          </m:sSubPr>
          <m:e>
            <m:r>
              <w:rPr>
                <w:rFonts w:ascii="Cambria Math" w:hAnsi="Cambria Math" w:cs="Times New Roman"/>
                <w:sz w:val="24"/>
                <w:szCs w:val="24"/>
              </w:rPr>
              <m:t>γ</m:t>
            </m:r>
          </m:e>
          <m:sub>
            <m:r>
              <w:rPr>
                <w:rFonts w:ascii="Cambria Math" w:hAnsi="Cambria Math" w:cs="Times New Roman"/>
                <w:sz w:val="24"/>
                <w:szCs w:val="24"/>
              </w:rPr>
              <m:t>y</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μ</m:t>
            </m:r>
          </m:e>
          <m:sub>
            <m:r>
              <w:rPr>
                <w:rFonts w:ascii="Cambria Math" w:hAnsi="Cambria Math" w:cs="Times New Roman"/>
                <w:sz w:val="24"/>
                <w:szCs w:val="24"/>
              </w:rPr>
              <m:t>γ</m:t>
            </m:r>
          </m:sub>
        </m:sSub>
        <m:r>
          <m:rPr>
            <m:sty m:val="p"/>
          </m:rPr>
          <w:rPr>
            <w:rFonts w:ascii="Cambria Math" w:hAnsi="Cambria Math" w:cs="Times New Roman"/>
            <w:sz w:val="24"/>
            <w:szCs w:val="24"/>
          </w:rPr>
          <m:t>exp⁡</m:t>
        </m:r>
        <m:r>
          <w:rPr>
            <w:rFonts w:ascii="Cambria Math" w:hAnsi="Cambria Math" w:cs="Times New Roman"/>
            <w:sz w:val="24"/>
            <w:szCs w:val="24"/>
          </w:rPr>
          <m:t>(</m:t>
        </m:r>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m:t>
        </m:r>
      </m:oMath>
      <w:r w:rsidR="00E0608F">
        <w:rPr>
          <w:rFonts w:ascii="Times New Roman" w:hAnsi="Times New Roman" w:cs="Times New Roman"/>
          <w:sz w:val="24"/>
          <w:szCs w:val="24"/>
        </w:rPr>
        <w:t xml:space="preserve"> where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r>
          <w:rPr>
            <w:rFonts w:ascii="Cambria Math" w:hAnsi="Cambria Math" w:cs="Times New Roman"/>
            <w:sz w:val="24"/>
            <w:szCs w:val="24"/>
          </w:rPr>
          <m:t xml:space="preserve">~N(0, </m:t>
        </m:r>
        <m:sSubSup>
          <m:sSubSupPr>
            <m:ctrlPr>
              <w:rPr>
                <w:rFonts w:ascii="Cambria Math" w:hAnsi="Cambria Math" w:cs="Times New Roman"/>
                <w:i/>
                <w:sz w:val="24"/>
                <w:szCs w:val="24"/>
              </w:rPr>
            </m:ctrlPr>
          </m:sSubSupPr>
          <m:e>
            <m:r>
              <w:rPr>
                <w:rFonts w:ascii="Cambria Math" w:hAnsi="Cambria Math" w:cs="Times New Roman"/>
                <w:sz w:val="24"/>
                <w:szCs w:val="24"/>
              </w:rPr>
              <m:t>σ</m:t>
            </m:r>
          </m:e>
          <m:sub>
            <m:r>
              <w:rPr>
                <w:rFonts w:ascii="Cambria Math" w:hAnsi="Cambria Math" w:cs="Times New Roman"/>
                <w:sz w:val="24"/>
                <w:szCs w:val="24"/>
              </w:rPr>
              <m:t>y</m:t>
            </m:r>
          </m:sub>
          <m:sup>
            <m:r>
              <w:rPr>
                <w:rFonts w:ascii="Cambria Math" w:hAnsi="Cambria Math" w:cs="Times New Roman"/>
                <w:sz w:val="24"/>
                <w:szCs w:val="24"/>
              </w:rPr>
              <m:t>2</m:t>
            </m:r>
          </m:sup>
        </m:sSubSup>
        <m:r>
          <w:rPr>
            <w:rFonts w:ascii="Cambria Math" w:hAnsi="Cambria Math" w:cs="Times New Roman"/>
            <w:sz w:val="24"/>
            <w:szCs w:val="24"/>
          </w:rPr>
          <m:t>)</m:t>
        </m:r>
      </m:oMath>
      <w:r w:rsidR="001A3A8E">
        <w:rPr>
          <w:rFonts w:ascii="Times New Roman" w:hAnsi="Times New Roman" w:cs="Times New Roman"/>
          <w:sz w:val="24"/>
          <w:szCs w:val="24"/>
        </w:rPr>
        <w:tab/>
        <w:t>(6)</w:t>
      </w:r>
    </w:p>
    <w:p w14:paraId="21CE4C24" w14:textId="7BFE0925" w:rsidR="002E7AC8" w:rsidDel="00772E4B" w:rsidRDefault="004C5532" w:rsidP="00840BBD">
      <w:pPr>
        <w:tabs>
          <w:tab w:val="left" w:pos="360"/>
          <w:tab w:val="left" w:pos="720"/>
          <w:tab w:val="left" w:pos="8640"/>
        </w:tabs>
        <w:spacing w:after="0" w:line="480" w:lineRule="auto"/>
        <w:jc w:val="both"/>
        <w:rPr>
          <w:del w:id="248" w:author="JTT" w:date="2015-01-23T15:31:00Z"/>
          <w:rFonts w:ascii="Times New Roman" w:hAnsi="Times New Roman" w:cs="Times New Roman"/>
          <w:sz w:val="24"/>
          <w:szCs w:val="24"/>
        </w:rPr>
        <w:pPrChange w:id="249"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This requires the estimation of</w:t>
      </w:r>
      <w:r w:rsidR="00B4376C">
        <w:rPr>
          <w:rFonts w:ascii="Times New Roman" w:hAnsi="Times New Roman" w:cs="Times New Roman"/>
          <w:sz w:val="24"/>
          <w:szCs w:val="24"/>
        </w:rPr>
        <w:t xml:space="preserve"> the </w:t>
      </w:r>
      <w:del w:id="250" w:author="JTT" w:date="2015-01-23T15:30:00Z">
        <w:r w:rsidR="00B4376C" w:rsidDel="007773A0">
          <w:rPr>
            <w:rFonts w:ascii="Times New Roman" w:hAnsi="Times New Roman" w:cs="Times New Roman"/>
            <w:sz w:val="24"/>
            <w:szCs w:val="24"/>
          </w:rPr>
          <w:delText xml:space="preserve">mean </w:delText>
        </w:r>
      </w:del>
      <w:ins w:id="251" w:author="JTT" w:date="2015-01-23T15:30:00Z">
        <w:r w:rsidR="007773A0">
          <w:rPr>
            <w:rFonts w:ascii="Times New Roman" w:hAnsi="Times New Roman" w:cs="Times New Roman"/>
            <w:sz w:val="24"/>
            <w:szCs w:val="24"/>
          </w:rPr>
          <w:t xml:space="preserve">median </w:t>
        </w:r>
      </w:ins>
      <w:r w:rsidR="00B4376C">
        <w:rPr>
          <w:rFonts w:ascii="Times New Roman" w:hAnsi="Times New Roman" w:cs="Times New Roman"/>
          <w:sz w:val="24"/>
          <w:szCs w:val="24"/>
        </w:rPr>
        <w:t xml:space="preserve">energy acquisition rate parameter </w:t>
      </w:r>
      <w:r w:rsidR="00741AEA" w:rsidRPr="0024242D">
        <w:rPr>
          <w:rFonts w:ascii="Times New Roman" w:hAnsi="Times New Roman" w:cs="Times New Roman"/>
          <w:i/>
          <w:sz w:val="24"/>
          <w:szCs w:val="24"/>
        </w:rPr>
        <w:t>μ</w:t>
      </w:r>
      <w:r w:rsidR="00741AEA" w:rsidRPr="00741AEA">
        <w:rPr>
          <w:rFonts w:ascii="Times New Roman" w:hAnsi="Times New Roman" w:cs="Times New Roman"/>
          <w:i/>
          <w:sz w:val="24"/>
          <w:szCs w:val="24"/>
          <w:vertAlign w:val="subscript"/>
        </w:rPr>
        <w:t>γ</w:t>
      </w:r>
      <w:r>
        <w:rPr>
          <w:rFonts w:ascii="Times New Roman" w:hAnsi="Times New Roman" w:cs="Times New Roman"/>
          <w:sz w:val="24"/>
          <w:szCs w:val="24"/>
        </w:rPr>
        <w:t xml:space="preserve"> </w:t>
      </w:r>
      <w:r w:rsidR="00B4376C">
        <w:rPr>
          <w:rFonts w:ascii="Times New Roman" w:hAnsi="Times New Roman" w:cs="Times New Roman"/>
          <w:sz w:val="24"/>
          <w:szCs w:val="24"/>
        </w:rPr>
        <w:t xml:space="preserve">and </w:t>
      </w:r>
      <w:r>
        <w:rPr>
          <w:rFonts w:ascii="Times New Roman" w:hAnsi="Times New Roman" w:cs="Times New Roman"/>
          <w:sz w:val="24"/>
          <w:szCs w:val="24"/>
        </w:rPr>
        <w:t>a deviation parameter</w:t>
      </w:r>
      <w:r w:rsidR="003B2E6A">
        <w:rPr>
          <w:rFonts w:ascii="Times New Roman" w:hAnsi="Times New Roman" w:cs="Times New Roman"/>
          <w:sz w:val="24"/>
          <w:szCs w:val="24"/>
        </w:rPr>
        <w:t xml:space="preserve"> </w:t>
      </w:r>
      <m:oMath>
        <m:sSubSup>
          <m:sSubSupPr>
            <m:ctrlPr>
              <w:rPr>
                <w:rFonts w:ascii="Cambria Math" w:hAnsi="Cambria Math" w:cs="Times New Roman"/>
                <w:i/>
                <w:sz w:val="24"/>
                <w:szCs w:val="24"/>
              </w:rPr>
            </m:ctrlPr>
          </m:sSubSupPr>
          <m:e>
            <m:r>
              <w:rPr>
                <w:rFonts w:ascii="Cambria Math" w:hAnsi="Cambria Math" w:cs="Times New Roman"/>
                <w:sz w:val="24"/>
                <w:szCs w:val="24"/>
              </w:rPr>
              <m:t>ε</m:t>
            </m:r>
          </m:e>
          <m:sub>
            <m:r>
              <w:rPr>
                <w:rFonts w:ascii="Cambria Math" w:hAnsi="Cambria Math" w:cs="Times New Roman"/>
                <w:sz w:val="24"/>
                <w:szCs w:val="24"/>
              </w:rPr>
              <m:t>y</m:t>
            </m:r>
          </m:sub>
          <m:sup>
            <m:r>
              <w:rPr>
                <w:rFonts w:ascii="Cambria Math" w:hAnsi="Cambria Math" w:cs="Times New Roman"/>
                <w:sz w:val="24"/>
                <w:szCs w:val="24"/>
              </w:rPr>
              <m:t>γ</m:t>
            </m:r>
          </m:sup>
        </m:sSubSup>
      </m:oMath>
      <w:r>
        <w:rPr>
          <w:rFonts w:ascii="Times New Roman" w:hAnsi="Times New Roman" w:cs="Times New Roman"/>
          <w:sz w:val="24"/>
          <w:szCs w:val="24"/>
        </w:rPr>
        <w:t xml:space="preserve"> from the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the first fish was born</w:t>
      </w:r>
      <w:r w:rsidR="00B4376C">
        <w:rPr>
          <w:rFonts w:ascii="Times New Roman" w:hAnsi="Times New Roman" w:cs="Times New Roman"/>
          <w:sz w:val="24"/>
          <w:szCs w:val="24"/>
        </w:rPr>
        <w:t xml:space="preserve"> (1972)</w:t>
      </w:r>
      <w:r>
        <w:rPr>
          <w:rFonts w:ascii="Times New Roman" w:hAnsi="Times New Roman" w:cs="Times New Roman"/>
          <w:sz w:val="24"/>
          <w:szCs w:val="24"/>
        </w:rPr>
        <w:t xml:space="preserve"> until the most recent </w:t>
      </w:r>
      <w:r w:rsidR="00EC021A">
        <w:rPr>
          <w:rFonts w:ascii="Times New Roman" w:hAnsi="Times New Roman" w:cs="Times New Roman"/>
          <w:sz w:val="24"/>
          <w:szCs w:val="24"/>
        </w:rPr>
        <w:t xml:space="preserve">fishing </w:t>
      </w:r>
      <w:r>
        <w:rPr>
          <w:rFonts w:ascii="Times New Roman" w:hAnsi="Times New Roman" w:cs="Times New Roman"/>
          <w:sz w:val="24"/>
          <w:szCs w:val="24"/>
        </w:rPr>
        <w:t>year that a fish was recaptured</w:t>
      </w:r>
      <w:r w:rsidR="00B4376C">
        <w:rPr>
          <w:rFonts w:ascii="Times New Roman" w:hAnsi="Times New Roman" w:cs="Times New Roman"/>
          <w:sz w:val="24"/>
          <w:szCs w:val="24"/>
        </w:rPr>
        <w:t xml:space="preserve"> (</w:t>
      </w:r>
      <w:r w:rsidR="00B4376C" w:rsidRPr="00B4376C">
        <w:rPr>
          <w:rFonts w:ascii="Times New Roman" w:hAnsi="Times New Roman" w:cs="Times New Roman"/>
          <w:sz w:val="24"/>
          <w:szCs w:val="24"/>
          <w:highlight w:val="yellow"/>
        </w:rPr>
        <w:t>200X</w:t>
      </w:r>
      <w:r w:rsidR="00B4376C">
        <w:rPr>
          <w:rFonts w:ascii="Times New Roman" w:hAnsi="Times New Roman" w:cs="Times New Roman"/>
          <w:sz w:val="24"/>
          <w:szCs w:val="24"/>
        </w:rPr>
        <w:t>)</w:t>
      </w:r>
      <w:r>
        <w:rPr>
          <w:rFonts w:ascii="Times New Roman" w:hAnsi="Times New Roman" w:cs="Times New Roman"/>
          <w:sz w:val="24"/>
          <w:szCs w:val="24"/>
        </w:rPr>
        <w:t>.</w:t>
      </w:r>
      <w:r w:rsidR="00831FF0">
        <w:rPr>
          <w:rFonts w:ascii="Times New Roman" w:hAnsi="Times New Roman" w:cs="Times New Roman"/>
          <w:sz w:val="24"/>
          <w:szCs w:val="24"/>
        </w:rPr>
        <w:t xml:space="preserve">  </w:t>
      </w:r>
      <w:del w:id="252" w:author="JTT" w:date="2015-01-23T15:30:00Z">
        <w:r w:rsidR="00A6397F" w:rsidDel="00772E4B">
          <w:rPr>
            <w:rFonts w:ascii="Times New Roman" w:hAnsi="Times New Roman" w:cs="Times New Roman"/>
            <w:sz w:val="24"/>
            <w:szCs w:val="24"/>
          </w:rPr>
          <w:delText xml:space="preserve">The effect of seasonality on growth rates could not be </w:delText>
        </w:r>
        <w:r w:rsidR="00684E7C" w:rsidDel="00772E4B">
          <w:rPr>
            <w:rFonts w:ascii="Times New Roman" w:hAnsi="Times New Roman" w:cs="Times New Roman"/>
            <w:sz w:val="24"/>
            <w:szCs w:val="24"/>
          </w:rPr>
          <w:delText>investigated</w:delText>
        </w:r>
        <w:r w:rsidR="00A6397F" w:rsidDel="00772E4B">
          <w:rPr>
            <w:rFonts w:ascii="Times New Roman" w:hAnsi="Times New Roman" w:cs="Times New Roman"/>
            <w:sz w:val="24"/>
            <w:szCs w:val="24"/>
          </w:rPr>
          <w:delText xml:space="preserve"> because of the timing of the fishery (i.e.</w:delText>
        </w:r>
        <w:r w:rsidR="001B751D" w:rsidDel="00772E4B">
          <w:rPr>
            <w:rFonts w:ascii="Times New Roman" w:hAnsi="Times New Roman" w:cs="Times New Roman"/>
            <w:sz w:val="24"/>
            <w:szCs w:val="24"/>
          </w:rPr>
          <w:delText>,</w:delText>
        </w:r>
        <w:r w:rsidR="00A6397F" w:rsidDel="00772E4B">
          <w:rPr>
            <w:rFonts w:ascii="Times New Roman" w:hAnsi="Times New Roman" w:cs="Times New Roman"/>
            <w:sz w:val="24"/>
            <w:szCs w:val="24"/>
          </w:rPr>
          <w:delText xml:space="preserve"> fishing only occurs during the summer months).</w:delText>
        </w:r>
      </w:del>
      <w:ins w:id="253" w:author="JTT" w:date="2015-01-23T15:30:00Z">
        <w:r w:rsidR="00772E4B">
          <w:rPr>
            <w:rFonts w:ascii="Times New Roman" w:hAnsi="Times New Roman" w:cs="Times New Roman"/>
            <w:sz w:val="24"/>
            <w:szCs w:val="24"/>
          </w:rPr>
          <w:t xml:space="preserve">Preliminary exploration indicated that seasonal </w:t>
        </w:r>
        <w:r w:rsidR="00772E4B">
          <w:rPr>
            <w:rFonts w:ascii="Times New Roman" w:hAnsi="Times New Roman" w:cs="Times New Roman"/>
            <w:sz w:val="24"/>
            <w:szCs w:val="24"/>
          </w:rPr>
          <w:lastRenderedPageBreak/>
          <w:t>effects could not be explored because all recaptures are observed during a few months (</w:t>
        </w:r>
        <w:r w:rsidR="00772E4B" w:rsidRPr="00772E4B">
          <w:rPr>
            <w:rFonts w:ascii="Times New Roman" w:hAnsi="Times New Roman" w:cs="Times New Roman"/>
            <w:sz w:val="24"/>
            <w:szCs w:val="24"/>
            <w:highlight w:val="yellow"/>
            <w:rPrChange w:id="254" w:author="JTT" w:date="2015-01-23T15:31:00Z">
              <w:rPr>
                <w:rFonts w:ascii="Times New Roman" w:hAnsi="Times New Roman" w:cs="Times New Roman"/>
                <w:sz w:val="24"/>
                <w:szCs w:val="24"/>
              </w:rPr>
            </w:rPrChange>
          </w:rPr>
          <w:t>X-Y</w:t>
        </w:r>
        <w:r w:rsidR="00772E4B">
          <w:rPr>
            <w:rFonts w:ascii="Times New Roman" w:hAnsi="Times New Roman" w:cs="Times New Roman"/>
            <w:sz w:val="24"/>
            <w:szCs w:val="24"/>
          </w:rPr>
          <w:t>)</w:t>
        </w:r>
      </w:ins>
      <w:ins w:id="255" w:author="JTT" w:date="2015-01-23T15:31:00Z">
        <w:r w:rsidR="00772E4B">
          <w:rPr>
            <w:rFonts w:ascii="Times New Roman" w:hAnsi="Times New Roman" w:cs="Times New Roman"/>
            <w:sz w:val="24"/>
            <w:szCs w:val="24"/>
          </w:rPr>
          <w:t xml:space="preserve"> and hence seasonal and annual effects are confounded.</w:t>
        </w:r>
      </w:ins>
    </w:p>
    <w:p w14:paraId="395A83E0" w14:textId="77777777" w:rsidR="00C0584E" w:rsidRDefault="00C0584E" w:rsidP="00840BBD">
      <w:pPr>
        <w:tabs>
          <w:tab w:val="left" w:pos="360"/>
          <w:tab w:val="left" w:pos="720"/>
          <w:tab w:val="left" w:pos="8640"/>
        </w:tabs>
        <w:spacing w:after="0" w:line="480" w:lineRule="auto"/>
        <w:jc w:val="both"/>
        <w:rPr>
          <w:rFonts w:ascii="Times New Roman" w:hAnsi="Times New Roman" w:cs="Times New Roman"/>
          <w:sz w:val="24"/>
          <w:szCs w:val="24"/>
        </w:rPr>
        <w:pPrChange w:id="256" w:author="JTT" w:date="2015-01-23T16:01:00Z">
          <w:pPr>
            <w:tabs>
              <w:tab w:val="left" w:pos="360"/>
              <w:tab w:val="left" w:pos="720"/>
              <w:tab w:val="left" w:pos="8640"/>
            </w:tabs>
            <w:spacing w:after="0" w:line="480" w:lineRule="auto"/>
            <w:jc w:val="both"/>
          </w:pPr>
        </w:pPrChange>
      </w:pPr>
    </w:p>
    <w:p w14:paraId="5D598D7B" w14:textId="77777777" w:rsidR="008574DE" w:rsidRPr="009C37AB" w:rsidRDefault="002F7FA1"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57"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t xml:space="preserve">2.1 </w:t>
      </w:r>
      <w:r w:rsidR="008574DE">
        <w:rPr>
          <w:rFonts w:ascii="Times New Roman" w:hAnsi="Times New Roman" w:cs="Times New Roman"/>
          <w:noProof w:val="0"/>
          <w:sz w:val="24"/>
          <w:szCs w:val="24"/>
        </w:rPr>
        <w:t>Simulation</w:t>
      </w:r>
    </w:p>
    <w:p w14:paraId="4F959886" w14:textId="1E0DA338" w:rsidR="008574DE" w:rsidRDefault="00461660" w:rsidP="00840BBD">
      <w:pPr>
        <w:tabs>
          <w:tab w:val="left" w:pos="360"/>
          <w:tab w:val="left" w:pos="720"/>
          <w:tab w:val="left" w:pos="8640"/>
        </w:tabs>
        <w:spacing w:after="0" w:line="480" w:lineRule="auto"/>
        <w:jc w:val="both"/>
        <w:rPr>
          <w:rFonts w:ascii="Times New Roman" w:hAnsi="Times New Roman" w:cs="Times New Roman"/>
          <w:sz w:val="24"/>
          <w:szCs w:val="24"/>
        </w:rPr>
        <w:pPrChange w:id="258"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r>
      <w:r w:rsidR="00427A8C" w:rsidRPr="00C15D05">
        <w:rPr>
          <w:rFonts w:ascii="Times New Roman" w:hAnsi="Times New Roman" w:cs="Times New Roman"/>
          <w:sz w:val="24"/>
          <w:szCs w:val="24"/>
        </w:rPr>
        <w:t xml:space="preserve">A simulation study was done to </w:t>
      </w:r>
      <w:del w:id="259" w:author="JTT" w:date="2015-01-23T15:31:00Z">
        <w:r w:rsidR="00427A8C" w:rsidRPr="00C15D05" w:rsidDel="001C6BAD">
          <w:rPr>
            <w:rFonts w:ascii="Times New Roman" w:hAnsi="Times New Roman" w:cs="Times New Roman"/>
            <w:sz w:val="24"/>
            <w:szCs w:val="24"/>
          </w:rPr>
          <w:delText>validate the model</w:delText>
        </w:r>
      </w:del>
      <w:ins w:id="260" w:author="JTT" w:date="2015-01-23T15:31:00Z">
        <w:r w:rsidR="001C6BAD">
          <w:rPr>
            <w:rFonts w:ascii="Times New Roman" w:hAnsi="Times New Roman" w:cs="Times New Roman"/>
            <w:sz w:val="24"/>
            <w:szCs w:val="24"/>
          </w:rPr>
          <w:t>ensure that the model could generate estimates of growth rates that are unbiased and reasonably precise</w:t>
        </w:r>
      </w:ins>
      <w:r w:rsidR="00427A8C" w:rsidRPr="00C15D05">
        <w:rPr>
          <w:rFonts w:ascii="Times New Roman" w:hAnsi="Times New Roman" w:cs="Times New Roman"/>
          <w:sz w:val="24"/>
          <w:szCs w:val="24"/>
        </w:rPr>
        <w:t>.</w:t>
      </w:r>
      <w:r w:rsidR="00460E50">
        <w:rPr>
          <w:rFonts w:ascii="Times New Roman" w:hAnsi="Times New Roman" w:cs="Times New Roman"/>
          <w:sz w:val="24"/>
          <w:szCs w:val="24"/>
        </w:rPr>
        <w:t xml:space="preserve">  Four different scenarios were simulated including: no random-effects, random-effects for</w:t>
      </w:r>
      <w:r w:rsidR="00943A64">
        <w:rPr>
          <w:rFonts w:ascii="Times New Roman" w:hAnsi="Times New Roman" w:cs="Times New Roman"/>
          <w:sz w:val="24"/>
          <w:szCs w:val="24"/>
        </w:rPr>
        <w:t xml:space="preserve"> the upkeep costs</w:t>
      </w:r>
      <w:r w:rsidR="00460E50">
        <w:rPr>
          <w:rFonts w:ascii="Times New Roman" w:hAnsi="Times New Roman" w:cs="Times New Roman"/>
          <w:sz w:val="24"/>
          <w:szCs w:val="24"/>
        </w:rPr>
        <w:t xml:space="preserve">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only, </w:t>
      </w:r>
      <w:r w:rsidR="00943A64">
        <w:rPr>
          <w:rFonts w:ascii="Times New Roman" w:hAnsi="Times New Roman" w:cs="Times New Roman"/>
          <w:sz w:val="24"/>
          <w:szCs w:val="24"/>
        </w:rPr>
        <w:t xml:space="preserve">time varying </w:t>
      </w:r>
      <w:r w:rsidR="00460E50">
        <w:rPr>
          <w:rFonts w:ascii="Times New Roman" w:hAnsi="Times New Roman" w:cs="Times New Roman"/>
          <w:sz w:val="24"/>
          <w:szCs w:val="24"/>
        </w:rPr>
        <w:t xml:space="preserve">random-effects for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xml:space="preserve"> only, and random-effects for </w:t>
      </w:r>
      <w:r w:rsidR="00460E50" w:rsidRPr="0038027B">
        <w:rPr>
          <w:rFonts w:ascii="Times New Roman" w:hAnsi="Times New Roman" w:cs="Times New Roman"/>
          <w:i/>
          <w:sz w:val="24"/>
          <w:szCs w:val="24"/>
        </w:rPr>
        <w:t>k</w:t>
      </w:r>
      <w:r w:rsidR="007476FC" w:rsidRPr="007476FC">
        <w:rPr>
          <w:rFonts w:ascii="Times New Roman" w:hAnsi="Times New Roman" w:cs="Times New Roman"/>
          <w:i/>
          <w:sz w:val="24"/>
          <w:szCs w:val="24"/>
          <w:vertAlign w:val="subscript"/>
        </w:rPr>
        <w:t>i</w:t>
      </w:r>
      <w:r w:rsidR="00460E50">
        <w:rPr>
          <w:rFonts w:ascii="Times New Roman" w:hAnsi="Times New Roman" w:cs="Times New Roman"/>
          <w:sz w:val="24"/>
          <w:szCs w:val="24"/>
        </w:rPr>
        <w:t xml:space="preserve"> and </w:t>
      </w:r>
      <w:r w:rsidR="00460E50" w:rsidRPr="0038027B">
        <w:rPr>
          <w:rFonts w:ascii="Times New Roman" w:hAnsi="Times New Roman" w:cs="Times New Roman"/>
          <w:i/>
          <w:sz w:val="24"/>
          <w:szCs w:val="24"/>
        </w:rPr>
        <w:t>z</w:t>
      </w:r>
      <w:r w:rsidR="00460E50">
        <w:rPr>
          <w:rFonts w:ascii="Times New Roman" w:hAnsi="Times New Roman" w:cs="Times New Roman"/>
          <w:sz w:val="24"/>
          <w:szCs w:val="24"/>
        </w:rPr>
        <w:t>.  A power analysis was done for each of the four scenarios where</w:t>
      </w:r>
      <w:ins w:id="261" w:author="JTT" w:date="2015-01-23T15:32:00Z">
        <w:r w:rsidR="004471DE">
          <w:rPr>
            <w:rFonts w:ascii="Times New Roman" w:hAnsi="Times New Roman" w:cs="Times New Roman"/>
            <w:sz w:val="24"/>
            <w:szCs w:val="24"/>
          </w:rPr>
          <w:t xml:space="preserve"> data was available for</w:t>
        </w:r>
      </w:ins>
      <w:r w:rsidR="00460E50">
        <w:rPr>
          <w:rFonts w:ascii="Times New Roman" w:hAnsi="Times New Roman" w:cs="Times New Roman"/>
          <w:sz w:val="24"/>
          <w:szCs w:val="24"/>
        </w:rPr>
        <w:t xml:space="preserve"> 50, 100, 250 and 500 </w:t>
      </w:r>
      <w:ins w:id="262" w:author="JTT" w:date="2015-01-23T15:32:00Z">
        <w:r w:rsidR="004471DE">
          <w:rPr>
            <w:rFonts w:ascii="Times New Roman" w:hAnsi="Times New Roman" w:cs="Times New Roman"/>
            <w:sz w:val="24"/>
            <w:szCs w:val="24"/>
          </w:rPr>
          <w:t xml:space="preserve">simulated </w:t>
        </w:r>
      </w:ins>
      <w:r w:rsidR="00460E50">
        <w:rPr>
          <w:rFonts w:ascii="Times New Roman" w:hAnsi="Times New Roman" w:cs="Times New Roman"/>
          <w:sz w:val="24"/>
          <w:szCs w:val="24"/>
        </w:rPr>
        <w:t>individuals</w:t>
      </w:r>
      <w:del w:id="263" w:author="JTT" w:date="2015-01-23T15:32:00Z">
        <w:r w:rsidR="00460E50" w:rsidDel="004471DE">
          <w:rPr>
            <w:rFonts w:ascii="Times New Roman" w:hAnsi="Times New Roman" w:cs="Times New Roman"/>
            <w:sz w:val="24"/>
            <w:szCs w:val="24"/>
          </w:rPr>
          <w:delText xml:space="preserve"> were </w:delText>
        </w:r>
        <w:r w:rsidR="00D87F9B" w:rsidDel="004471DE">
          <w:rPr>
            <w:rFonts w:ascii="Times New Roman" w:hAnsi="Times New Roman" w:cs="Times New Roman"/>
            <w:sz w:val="24"/>
            <w:szCs w:val="24"/>
          </w:rPr>
          <w:delText>simulated</w:delText>
        </w:r>
      </w:del>
      <w:r w:rsidR="00460E50">
        <w:rPr>
          <w:rFonts w:ascii="Times New Roman" w:hAnsi="Times New Roman" w:cs="Times New Roman"/>
          <w:sz w:val="24"/>
          <w:szCs w:val="24"/>
        </w:rPr>
        <w:t xml:space="preserve">. </w:t>
      </w:r>
      <w:r w:rsidR="00954F5B">
        <w:rPr>
          <w:rFonts w:ascii="Times New Roman" w:hAnsi="Times New Roman" w:cs="Times New Roman"/>
          <w:sz w:val="24"/>
          <w:szCs w:val="24"/>
        </w:rPr>
        <w:t xml:space="preserve">This yielded 16 different simulation experiments.  </w:t>
      </w:r>
      <w:r w:rsidR="00EB0C11">
        <w:rPr>
          <w:rFonts w:ascii="Times New Roman" w:hAnsi="Times New Roman" w:cs="Times New Roman"/>
          <w:sz w:val="24"/>
          <w:szCs w:val="24"/>
        </w:rPr>
        <w:t>We did 200 repl</w:t>
      </w:r>
      <w:r w:rsidR="00FD1B8A">
        <w:rPr>
          <w:rFonts w:ascii="Times New Roman" w:hAnsi="Times New Roman" w:cs="Times New Roman"/>
          <w:sz w:val="24"/>
          <w:szCs w:val="24"/>
        </w:rPr>
        <w:t xml:space="preserve">icates for each of the </w:t>
      </w:r>
      <w:ins w:id="264" w:author="JTT" w:date="2015-01-23T15:32:00Z">
        <w:r w:rsidR="004471DE">
          <w:rPr>
            <w:rFonts w:ascii="Times New Roman" w:hAnsi="Times New Roman" w:cs="Times New Roman"/>
            <w:sz w:val="24"/>
            <w:szCs w:val="24"/>
          </w:rPr>
          <w:t xml:space="preserve">16 </w:t>
        </w:r>
      </w:ins>
      <w:del w:id="265" w:author="JTT" w:date="2015-01-23T15:32:00Z">
        <w:r w:rsidR="00FD1B8A" w:rsidDel="004471DE">
          <w:rPr>
            <w:rFonts w:ascii="Times New Roman" w:hAnsi="Times New Roman" w:cs="Times New Roman"/>
            <w:sz w:val="24"/>
            <w:szCs w:val="24"/>
          </w:rPr>
          <w:delText>scenario/</w:delText>
        </w:r>
        <w:r w:rsidR="00EB0C11" w:rsidDel="004471DE">
          <w:rPr>
            <w:rFonts w:ascii="Times New Roman" w:hAnsi="Times New Roman" w:cs="Times New Roman"/>
            <w:sz w:val="24"/>
            <w:szCs w:val="24"/>
          </w:rPr>
          <w:delText xml:space="preserve">power </w:delText>
        </w:r>
      </w:del>
      <w:r w:rsidR="00EB0C11">
        <w:rPr>
          <w:rFonts w:ascii="Times New Roman" w:hAnsi="Times New Roman" w:cs="Times New Roman"/>
          <w:sz w:val="24"/>
          <w:szCs w:val="24"/>
        </w:rPr>
        <w:t>combination</w:t>
      </w:r>
      <w:ins w:id="266" w:author="JTT" w:date="2015-01-23T15:32:00Z">
        <w:r w:rsidR="004471DE">
          <w:rPr>
            <w:rFonts w:ascii="Times New Roman" w:hAnsi="Times New Roman" w:cs="Times New Roman"/>
            <w:sz w:val="24"/>
            <w:szCs w:val="24"/>
          </w:rPr>
          <w:t xml:space="preserve"> of scenario and sample size</w:t>
        </w:r>
      </w:ins>
      <w:del w:id="267" w:author="JTT" w:date="2015-01-23T15:32:00Z">
        <w:r w:rsidR="00EB0C11" w:rsidDel="004471DE">
          <w:rPr>
            <w:rFonts w:ascii="Times New Roman" w:hAnsi="Times New Roman" w:cs="Times New Roman"/>
            <w:sz w:val="24"/>
            <w:szCs w:val="24"/>
          </w:rPr>
          <w:delText>s</w:delText>
        </w:r>
      </w:del>
      <w:r w:rsidR="00EB0C11">
        <w:rPr>
          <w:rFonts w:ascii="Times New Roman" w:hAnsi="Times New Roman" w:cs="Times New Roman"/>
          <w:sz w:val="24"/>
          <w:szCs w:val="24"/>
        </w:rPr>
        <w:t>.</w:t>
      </w:r>
    </w:p>
    <w:p w14:paraId="39093BA6" w14:textId="1029FEAE" w:rsidR="000855AF" w:rsidRDefault="00461660" w:rsidP="00840BBD">
      <w:pPr>
        <w:tabs>
          <w:tab w:val="left" w:pos="360"/>
          <w:tab w:val="left" w:pos="720"/>
          <w:tab w:val="left" w:pos="8640"/>
        </w:tabs>
        <w:spacing w:after="0" w:line="480" w:lineRule="auto"/>
        <w:jc w:val="both"/>
        <w:rPr>
          <w:rFonts w:ascii="Times New Roman" w:hAnsi="Times New Roman" w:cs="Times New Roman"/>
          <w:sz w:val="24"/>
          <w:szCs w:val="24"/>
        </w:rPr>
        <w:pPrChange w:id="268"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r>
      <w:r w:rsidR="000855AF">
        <w:rPr>
          <w:rFonts w:ascii="Times New Roman" w:hAnsi="Times New Roman" w:cs="Times New Roman"/>
          <w:sz w:val="24"/>
          <w:szCs w:val="24"/>
        </w:rPr>
        <w:t xml:space="preserve">The model parameters </w:t>
      </w:r>
      <w:r w:rsidR="000855AF" w:rsidRPr="0095033F">
        <w:rPr>
          <w:rFonts w:ascii="Times New Roman" w:hAnsi="Times New Roman" w:cs="Times New Roman"/>
          <w:i/>
          <w:sz w:val="24"/>
          <w:szCs w:val="24"/>
        </w:rPr>
        <w:t>t</w:t>
      </w:r>
      <w:r w:rsidR="000855AF" w:rsidRPr="0095033F">
        <w:rPr>
          <w:rFonts w:ascii="Times New Roman" w:hAnsi="Times New Roman" w:cs="Times New Roman"/>
          <w:i/>
          <w:sz w:val="24"/>
          <w:szCs w:val="24"/>
          <w:vertAlign w:val="subscript"/>
        </w:rPr>
        <w:t>0</w:t>
      </w:r>
      <w:r w:rsidR="000855AF">
        <w:rPr>
          <w:rFonts w:ascii="Times New Roman" w:hAnsi="Times New Roman" w:cs="Times New Roman"/>
          <w:sz w:val="24"/>
          <w:szCs w:val="24"/>
        </w:rPr>
        <w:t xml:space="preserve">, </w:t>
      </w:r>
      <w:r w:rsidR="000855AF" w:rsidRPr="0095033F">
        <w:rPr>
          <w:rFonts w:ascii="Times New Roman" w:hAnsi="Times New Roman" w:cs="Times New Roman"/>
          <w:i/>
          <w:sz w:val="24"/>
          <w:szCs w:val="24"/>
        </w:rPr>
        <w:t>k</w:t>
      </w:r>
      <w:r w:rsidR="000855AF">
        <w:rPr>
          <w:rFonts w:ascii="Times New Roman" w:hAnsi="Times New Roman" w:cs="Times New Roman"/>
          <w:sz w:val="24"/>
          <w:szCs w:val="24"/>
        </w:rPr>
        <w:t xml:space="preserve">, </w:t>
      </w:r>
      <w:r w:rsidR="00E40F2B" w:rsidRPr="00E40F2B">
        <w:rPr>
          <w:rFonts w:ascii="Times New Roman" w:hAnsi="Times New Roman" w:cs="Times New Roman"/>
          <w:i/>
          <w:sz w:val="24"/>
          <w:szCs w:val="24"/>
        </w:rPr>
        <w:t>L</w:t>
      </w:r>
      <w:r w:rsidR="00E40F2B" w:rsidRPr="00E40F2B">
        <w:rPr>
          <w:rFonts w:ascii="Times New Roman" w:hAnsi="Times New Roman" w:cs="Times New Roman" w:hint="eastAsia"/>
          <w:i/>
          <w:sz w:val="24"/>
          <w:szCs w:val="24"/>
          <w:vertAlign w:val="subscript"/>
        </w:rPr>
        <w:t>∞</w:t>
      </w:r>
      <w:r w:rsidR="000855AF">
        <w:rPr>
          <w:rFonts w:ascii="Times New Roman" w:hAnsi="Times New Roman" w:cs="Times New Roman"/>
          <w:sz w:val="24"/>
          <w:szCs w:val="24"/>
        </w:rPr>
        <w:t xml:space="preserve"> and the </w:t>
      </w:r>
      <w:commentRangeStart w:id="269"/>
      <w:r w:rsidR="000855AF">
        <w:rPr>
          <w:rFonts w:ascii="Times New Roman" w:hAnsi="Times New Roman" w:cs="Times New Roman"/>
          <w:sz w:val="24"/>
          <w:szCs w:val="24"/>
        </w:rPr>
        <w:t>c</w:t>
      </w:r>
      <w:r w:rsidR="00111BF5">
        <w:rPr>
          <w:rFonts w:ascii="Times New Roman" w:hAnsi="Times New Roman" w:cs="Times New Roman"/>
          <w:sz w:val="24"/>
          <w:szCs w:val="24"/>
        </w:rPr>
        <w:t>.v.</w:t>
      </w:r>
      <w:r w:rsidR="000855AF">
        <w:rPr>
          <w:rFonts w:ascii="Times New Roman" w:hAnsi="Times New Roman" w:cs="Times New Roman"/>
          <w:sz w:val="24"/>
          <w:szCs w:val="24"/>
        </w:rPr>
        <w:t xml:space="preserve"> </w:t>
      </w:r>
      <w:commentRangeEnd w:id="269"/>
      <w:r w:rsidR="004471DE">
        <w:rPr>
          <w:rStyle w:val="CommentReference"/>
        </w:rPr>
        <w:commentReference w:id="269"/>
      </w:r>
      <w:r w:rsidR="000855AF">
        <w:rPr>
          <w:rFonts w:ascii="Times New Roman" w:hAnsi="Times New Roman" w:cs="Times New Roman"/>
          <w:sz w:val="24"/>
          <w:szCs w:val="24"/>
        </w:rPr>
        <w:t xml:space="preserve">of growth were taken from Dunn et al. (2006) and used to derive the values </w:t>
      </w:r>
      <w:r w:rsidR="00932F28">
        <w:rPr>
          <w:rFonts w:ascii="Times New Roman" w:hAnsi="Times New Roman" w:cs="Times New Roman"/>
          <w:sz w:val="24"/>
          <w:szCs w:val="24"/>
        </w:rPr>
        <w:t xml:space="preserve">of </w:t>
      </w:r>
      <w:r w:rsidR="00170526">
        <w:rPr>
          <w:rFonts w:ascii="Times New Roman" w:hAnsi="Times New Roman" w:cs="Times New Roman"/>
          <w:sz w:val="24"/>
          <w:szCs w:val="24"/>
        </w:rPr>
        <w:t>several</w:t>
      </w:r>
      <w:r w:rsidR="000855AF">
        <w:rPr>
          <w:rFonts w:ascii="Times New Roman" w:hAnsi="Times New Roman" w:cs="Times New Roman"/>
          <w:sz w:val="24"/>
          <w:szCs w:val="24"/>
        </w:rPr>
        <w:t xml:space="preserve"> parameters in the simulation study.  </w:t>
      </w:r>
      <w:commentRangeStart w:id="270"/>
      <w:r w:rsidR="000855AF">
        <w:rPr>
          <w:rFonts w:ascii="Times New Roman" w:hAnsi="Times New Roman" w:cs="Times New Roman"/>
          <w:sz w:val="24"/>
          <w:szCs w:val="24"/>
        </w:rPr>
        <w:t xml:space="preserve">Where required parameters were converted </w:t>
      </w:r>
      <w:r>
        <w:rPr>
          <w:rFonts w:ascii="Times New Roman" w:hAnsi="Times New Roman" w:cs="Times New Roman"/>
          <w:sz w:val="24"/>
          <w:szCs w:val="24"/>
        </w:rPr>
        <w:t>to have weekly units</w:t>
      </w:r>
      <w:r w:rsidR="000855AF">
        <w:rPr>
          <w:rFonts w:ascii="Times New Roman" w:hAnsi="Times New Roman" w:cs="Times New Roman"/>
          <w:sz w:val="24"/>
          <w:szCs w:val="24"/>
        </w:rPr>
        <w:t xml:space="preserve"> (i.e. </w:t>
      </w:r>
      <w:r w:rsidR="000855AF" w:rsidRPr="008A67B1">
        <w:rPr>
          <w:rFonts w:ascii="Times New Roman" w:hAnsi="Times New Roman" w:cs="Times New Roman"/>
          <w:i/>
          <w:sz w:val="24"/>
          <w:szCs w:val="24"/>
        </w:rPr>
        <w:t>k</w:t>
      </w:r>
      <w:r w:rsidR="008A67B1">
        <w:rPr>
          <w:rFonts w:ascii="Times New Roman" w:hAnsi="Times New Roman" w:cs="Times New Roman"/>
          <w:sz w:val="24"/>
          <w:szCs w:val="24"/>
        </w:rPr>
        <w:t xml:space="preserve">, </w:t>
      </w:r>
      <w:r w:rsidR="008A67B1" w:rsidRPr="008A67B1">
        <w:rPr>
          <w:rFonts w:ascii="Times New Roman" w:hAnsi="Times New Roman" w:cs="Times New Roman"/>
          <w:i/>
          <w:sz w:val="24"/>
          <w:szCs w:val="24"/>
        </w:rPr>
        <w:t>t</w:t>
      </w:r>
      <w:r w:rsidR="000855AF" w:rsidRPr="008A67B1">
        <w:rPr>
          <w:rFonts w:ascii="Times New Roman" w:hAnsi="Times New Roman" w:cs="Times New Roman"/>
          <w:i/>
          <w:sz w:val="24"/>
          <w:szCs w:val="24"/>
          <w:vertAlign w:val="subscript"/>
        </w:rPr>
        <w:t>0</w:t>
      </w:r>
      <w:r w:rsidR="000855AF">
        <w:rPr>
          <w:rFonts w:ascii="Times New Roman" w:hAnsi="Times New Roman" w:cs="Times New Roman"/>
          <w:sz w:val="24"/>
          <w:szCs w:val="24"/>
        </w:rPr>
        <w:t>, age).</w:t>
      </w:r>
      <w:r w:rsidR="008A67B1">
        <w:rPr>
          <w:rFonts w:ascii="Times New Roman" w:hAnsi="Times New Roman" w:cs="Times New Roman"/>
          <w:sz w:val="24"/>
          <w:szCs w:val="24"/>
        </w:rPr>
        <w:t xml:space="preserve">  The parameters</w:t>
      </w:r>
      <w:r w:rsidR="00E84EBE">
        <w:rPr>
          <w:rFonts w:ascii="Times New Roman" w:hAnsi="Times New Roman" w:cs="Times New Roman"/>
          <w:sz w:val="24"/>
          <w:szCs w:val="24"/>
        </w:rPr>
        <w:t xml:space="preserve"> </w:t>
      </w:r>
      <w:r w:rsidR="008A67B1" w:rsidRPr="00520F3F">
        <w:rPr>
          <w:rFonts w:ascii="Times New Roman" w:hAnsi="Times New Roman" w:cs="Times New Roman"/>
          <w:i/>
          <w:sz w:val="24"/>
          <w:szCs w:val="24"/>
        </w:rPr>
        <w:t>L</w:t>
      </w:r>
      <w:r w:rsidR="008A67B1" w:rsidRPr="00520F3F">
        <w:rPr>
          <w:rFonts w:ascii="Times New Roman" w:hAnsi="Times New Roman" w:cs="Times New Roman"/>
          <w:i/>
          <w:sz w:val="24"/>
          <w:szCs w:val="24"/>
          <w:vertAlign w:val="subscript"/>
        </w:rPr>
        <w:t>0</w:t>
      </w:r>
      <w:r>
        <w:rPr>
          <w:rFonts w:ascii="Times New Roman" w:hAnsi="Times New Roman" w:cs="Times New Roman"/>
          <w:sz w:val="24"/>
          <w:szCs w:val="24"/>
        </w:rPr>
        <w:t xml:space="preserve"> and </w:t>
      </w:r>
      <w:r w:rsidR="002E4768" w:rsidRPr="009C37AB">
        <w:rPr>
          <w:rFonts w:ascii="Times New Roman" w:hAnsi="Times New Roman" w:cs="Times New Roman"/>
          <w:i/>
          <w:sz w:val="24"/>
          <w:szCs w:val="24"/>
        </w:rPr>
        <w:t>γ</w:t>
      </w:r>
      <w:r w:rsidR="002E4768">
        <w:rPr>
          <w:rFonts w:ascii="Times New Roman" w:hAnsi="Times New Roman" w:cs="Times New Roman"/>
          <w:sz w:val="24"/>
          <w:szCs w:val="24"/>
        </w:rPr>
        <w:t xml:space="preserve"> </w:t>
      </w:r>
      <w:r>
        <w:rPr>
          <w:rFonts w:ascii="Times New Roman" w:hAnsi="Times New Roman" w:cs="Times New Roman"/>
          <w:sz w:val="24"/>
          <w:szCs w:val="24"/>
        </w:rPr>
        <w:t>can be calculated as</w:t>
      </w:r>
      <w:r w:rsidR="004C72ED">
        <w:rPr>
          <w:rFonts w:ascii="Times New Roman" w:hAnsi="Times New Roman" w:cs="Times New Roman"/>
          <w:sz w:val="24"/>
          <w:szCs w:val="24"/>
        </w:rPr>
        <w:t>:</w:t>
      </w:r>
    </w:p>
    <w:p w14:paraId="32422985" w14:textId="1B4D1F1D" w:rsidR="00B723C3" w:rsidRPr="00407481" w:rsidRDefault="001E7A80" w:rsidP="00840BBD">
      <w:pPr>
        <w:tabs>
          <w:tab w:val="left" w:pos="360"/>
          <w:tab w:val="left" w:pos="720"/>
          <w:tab w:val="left" w:pos="8640"/>
        </w:tabs>
        <w:spacing w:after="0" w:line="480" w:lineRule="auto"/>
        <w:rPr>
          <w:rFonts w:ascii="Times New Roman" w:hAnsi="Times New Roman" w:cs="Times New Roman"/>
          <w:sz w:val="24"/>
          <w:szCs w:val="24"/>
        </w:rPr>
        <w:pPrChange w:id="271" w:author="JTT" w:date="2015-01-23T16:01:00Z">
          <w:pPr>
            <w:tabs>
              <w:tab w:val="left" w:pos="360"/>
              <w:tab w:val="left" w:pos="720"/>
              <w:tab w:val="left" w:pos="8640"/>
            </w:tabs>
            <w:spacing w:after="0" w:line="480" w:lineRule="auto"/>
          </w:pPr>
        </w:pPrChange>
      </w:pPr>
      <m:oMath>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0</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d>
          <m:dPr>
            <m:ctrlPr>
              <w:rPr>
                <w:rFonts w:ascii="Cambria Math" w:hAnsi="Cambria Math" w:cs="Times New Roman"/>
                <w:i/>
                <w:sz w:val="24"/>
                <w:szCs w:val="24"/>
              </w:rPr>
            </m:ctrlPr>
          </m:dPr>
          <m:e>
            <m:r>
              <w:rPr>
                <w:rFonts w:ascii="Cambria Math" w:hAnsi="Cambria Math" w:cs="Times New Roman"/>
                <w:sz w:val="24"/>
                <w:szCs w:val="24"/>
              </w:rPr>
              <m:t>1-exp</m:t>
            </m:r>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sSub>
                      <m:sSubPr>
                        <m:ctrlPr>
                          <w:rPr>
                            <w:rFonts w:ascii="Cambria Math" w:hAnsi="Cambria Math" w:cs="Times New Roman"/>
                            <w:i/>
                            <w:sz w:val="24"/>
                            <w:szCs w:val="24"/>
                          </w:rPr>
                        </m:ctrlPr>
                      </m:sSubPr>
                      <m:e>
                        <m:r>
                          <w:rPr>
                            <w:rFonts w:ascii="Cambria Math" w:hAnsi="Cambria Math" w:cs="Times New Roman"/>
                            <w:sz w:val="24"/>
                            <w:szCs w:val="24"/>
                          </w:rPr>
                          <m:t>t</m:t>
                        </m:r>
                      </m:e>
                      <m:sub>
                        <m:r>
                          <w:rPr>
                            <w:rFonts w:ascii="Cambria Math" w:hAnsi="Cambria Math" w:cs="Times New Roman"/>
                            <w:sz w:val="24"/>
                            <w:szCs w:val="24"/>
                          </w:rPr>
                          <m:t>0</m:t>
                        </m:r>
                      </m:sub>
                    </m:sSub>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d>
      </m:oMath>
      <w:r w:rsidR="004B31C6">
        <w:rPr>
          <w:rFonts w:ascii="Times New Roman" w:hAnsi="Times New Roman" w:cs="Times New Roman"/>
          <w:sz w:val="24"/>
          <w:szCs w:val="24"/>
        </w:rPr>
        <w:tab/>
        <w:t>(7</w:t>
      </w:r>
      <w:r w:rsidR="00B723C3" w:rsidRPr="009C37AB">
        <w:rPr>
          <w:rFonts w:ascii="Times New Roman" w:hAnsi="Times New Roman" w:cs="Times New Roman"/>
          <w:sz w:val="24"/>
          <w:szCs w:val="24"/>
        </w:rPr>
        <w:t>)</w:t>
      </w:r>
    </w:p>
    <w:p w14:paraId="2F3FA178" w14:textId="77777777" w:rsidR="00EB0C11" w:rsidRDefault="004C72ED" w:rsidP="00840BBD">
      <w:pPr>
        <w:tabs>
          <w:tab w:val="left" w:pos="360"/>
          <w:tab w:val="left" w:pos="720"/>
          <w:tab w:val="left" w:pos="8640"/>
        </w:tabs>
        <w:spacing w:after="0" w:line="480" w:lineRule="auto"/>
        <w:jc w:val="both"/>
        <w:rPr>
          <w:rFonts w:ascii="Times New Roman" w:hAnsi="Times New Roman" w:cs="Times New Roman"/>
          <w:sz w:val="24"/>
          <w:szCs w:val="24"/>
        </w:rPr>
        <w:pPrChange w:id="272"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and</w:t>
      </w:r>
    </w:p>
    <w:p w14:paraId="37223D61" w14:textId="76E460E5" w:rsidR="00B723C3" w:rsidRPr="00407481" w:rsidRDefault="00B723C3" w:rsidP="00840BBD">
      <w:pPr>
        <w:tabs>
          <w:tab w:val="left" w:pos="360"/>
          <w:tab w:val="left" w:pos="720"/>
          <w:tab w:val="left" w:pos="8640"/>
        </w:tabs>
        <w:spacing w:after="0" w:line="480" w:lineRule="auto"/>
        <w:rPr>
          <w:rFonts w:ascii="Times New Roman" w:hAnsi="Times New Roman" w:cs="Times New Roman"/>
          <w:sz w:val="24"/>
          <w:szCs w:val="24"/>
        </w:rPr>
        <w:pPrChange w:id="273" w:author="JTT" w:date="2015-01-23T16:01:00Z">
          <w:pPr>
            <w:tabs>
              <w:tab w:val="left" w:pos="360"/>
              <w:tab w:val="left" w:pos="720"/>
              <w:tab w:val="left" w:pos="8640"/>
            </w:tabs>
            <w:spacing w:after="0" w:line="480" w:lineRule="auto"/>
          </w:pPr>
        </w:pPrChange>
      </w:pPr>
      <m:oMath>
        <m:r>
          <w:rPr>
            <w:rFonts w:ascii="Cambria Math" w:hAnsi="Cambria Math" w:cs="Times New Roman"/>
            <w:sz w:val="24"/>
            <w:szCs w:val="24"/>
          </w:rPr>
          <m:t>γ=</m:t>
        </m:r>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sSub>
          <m:sSubPr>
            <m:ctrlPr>
              <w:rPr>
                <w:rFonts w:ascii="Cambria Math" w:hAnsi="Cambria Math" w:cs="Times New Roman"/>
                <w:i/>
                <w:sz w:val="24"/>
                <w:szCs w:val="24"/>
              </w:rPr>
            </m:ctrlPr>
          </m:sSubPr>
          <m:e>
            <m:r>
              <w:rPr>
                <w:rFonts w:ascii="Cambria Math" w:hAnsi="Cambria Math" w:cs="Times New Roman"/>
                <w:sz w:val="24"/>
                <w:szCs w:val="24"/>
              </w:rPr>
              <m:t>L</m:t>
            </m:r>
          </m:e>
          <m:sub>
            <m:r>
              <w:rPr>
                <w:rFonts w:ascii="Cambria Math" w:hAnsi="Cambria Math" w:cs="Times New Roman"/>
                <w:sz w:val="24"/>
                <w:szCs w:val="24"/>
              </w:rPr>
              <m:t>∞</m:t>
            </m:r>
          </m:sub>
        </m:sSub>
        <m:r>
          <w:rPr>
            <w:rFonts w:ascii="Cambria Math" w:hAnsi="Cambria Math" w:cs="Times New Roman"/>
            <w:sz w:val="24"/>
            <w:szCs w:val="24"/>
          </w:rPr>
          <m:t>/</m:t>
        </m:r>
        <m:sSup>
          <m:sSupPr>
            <m:ctrlPr>
              <w:rPr>
                <w:rFonts w:ascii="Cambria Math" w:hAnsi="Cambria Math" w:cs="Times New Roman"/>
                <w:i/>
                <w:sz w:val="24"/>
                <w:szCs w:val="24"/>
              </w:rPr>
            </m:ctrlPr>
          </m:sSupPr>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k</m:t>
                    </m:r>
                  </m:num>
                  <m:den>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den>
                </m:f>
              </m:e>
            </m:d>
          </m:e>
          <m:sup>
            <m:r>
              <w:rPr>
                <w:rFonts w:ascii="Cambria Math" w:hAnsi="Cambria Math" w:cs="Times New Roman"/>
                <w:sz w:val="24"/>
                <w:szCs w:val="24"/>
              </w:rPr>
              <m:t>Ψ</m:t>
            </m:r>
          </m:sup>
        </m:sSup>
      </m:oMath>
      <w:r w:rsidR="004B31C6">
        <w:rPr>
          <w:rFonts w:ascii="Times New Roman" w:hAnsi="Times New Roman" w:cs="Times New Roman"/>
          <w:sz w:val="24"/>
          <w:szCs w:val="24"/>
        </w:rPr>
        <w:tab/>
        <w:t>(8</w:t>
      </w:r>
      <w:r w:rsidRPr="009C37AB">
        <w:rPr>
          <w:rFonts w:ascii="Times New Roman" w:hAnsi="Times New Roman" w:cs="Times New Roman"/>
          <w:sz w:val="24"/>
          <w:szCs w:val="24"/>
        </w:rPr>
        <w:t>)</w:t>
      </w:r>
      <w:commentRangeEnd w:id="270"/>
      <w:r w:rsidR="004471DE">
        <w:rPr>
          <w:rStyle w:val="CommentReference"/>
        </w:rPr>
        <w:commentReference w:id="270"/>
      </w:r>
    </w:p>
    <w:p w14:paraId="23783DE3" w14:textId="7A89C4FF" w:rsidR="002E4768" w:rsidRDefault="00AC73C3" w:rsidP="00840BBD">
      <w:pPr>
        <w:tabs>
          <w:tab w:val="left" w:pos="360"/>
          <w:tab w:val="left" w:pos="720"/>
          <w:tab w:val="left" w:pos="8640"/>
        </w:tabs>
        <w:spacing w:after="0" w:line="480" w:lineRule="auto"/>
        <w:jc w:val="both"/>
        <w:rPr>
          <w:rFonts w:ascii="Times New Roman" w:hAnsi="Times New Roman" w:cs="Times New Roman"/>
          <w:sz w:val="24"/>
          <w:szCs w:val="24"/>
        </w:rPr>
        <w:pPrChange w:id="274" w:author="JTT" w:date="2015-01-23T16:01:00Z">
          <w:pPr>
            <w:tabs>
              <w:tab w:val="left" w:pos="360"/>
              <w:tab w:val="left" w:pos="720"/>
              <w:tab w:val="left" w:pos="8640"/>
            </w:tabs>
            <w:spacing w:after="0" w:line="480" w:lineRule="auto"/>
            <w:jc w:val="both"/>
          </w:pPr>
        </w:pPrChange>
      </w:pPr>
      <w:commentRangeStart w:id="275"/>
      <w:r>
        <w:rPr>
          <w:rFonts w:ascii="Times New Roman" w:hAnsi="Times New Roman" w:cs="Times New Roman"/>
          <w:sz w:val="24"/>
          <w:szCs w:val="24"/>
        </w:rPr>
        <w:t xml:space="preserve">The parameters </w:t>
      </w:r>
      <w:r w:rsidRPr="00AC73C3">
        <w:rPr>
          <w:rFonts w:ascii="Times New Roman" w:hAnsi="Times New Roman" w:cs="Times New Roman"/>
          <w:i/>
          <w:sz w:val="24"/>
          <w:szCs w:val="24"/>
        </w:rPr>
        <w:t>L</w:t>
      </w:r>
      <w:r w:rsidRPr="00AC73C3">
        <w:rPr>
          <w:rFonts w:ascii="Times New Roman" w:hAnsi="Times New Roman" w:cs="Times New Roman"/>
          <w:i/>
          <w:sz w:val="24"/>
          <w:szCs w:val="24"/>
          <w:vertAlign w:val="subscript"/>
        </w:rPr>
        <w:t>0</w:t>
      </w:r>
      <w:r>
        <w:rPr>
          <w:rFonts w:ascii="Times New Roman" w:hAnsi="Times New Roman" w:cs="Times New Roman"/>
          <w:sz w:val="24"/>
          <w:szCs w:val="24"/>
        </w:rPr>
        <w:t xml:space="preserve">, </w:t>
      </w:r>
      <w:r w:rsidRPr="00AC73C3">
        <w:rPr>
          <w:rFonts w:ascii="Times New Roman" w:hAnsi="Times New Roman" w:cs="Times New Roman"/>
          <w:i/>
          <w:sz w:val="24"/>
          <w:szCs w:val="24"/>
        </w:rPr>
        <w:t>k</w:t>
      </w:r>
      <w:r>
        <w:rPr>
          <w:rFonts w:ascii="Times New Roman" w:hAnsi="Times New Roman" w:cs="Times New Roman"/>
          <w:sz w:val="24"/>
          <w:szCs w:val="24"/>
        </w:rPr>
        <w:t xml:space="preserve"> and </w:t>
      </w:r>
      <w:r w:rsidRPr="009C37AB">
        <w:rPr>
          <w:rFonts w:ascii="Times New Roman" w:hAnsi="Times New Roman" w:cs="Times New Roman"/>
          <w:i/>
          <w:sz w:val="24"/>
          <w:szCs w:val="24"/>
        </w:rPr>
        <w:t>γ</w:t>
      </w:r>
      <w:r>
        <w:rPr>
          <w:rFonts w:ascii="Times New Roman" w:hAnsi="Times New Roman" w:cs="Times New Roman"/>
          <w:sz w:val="24"/>
          <w:szCs w:val="24"/>
        </w:rPr>
        <w:t xml:space="preserve"> were all </w:t>
      </w:r>
      <w:r w:rsidR="001839A8">
        <w:rPr>
          <w:rFonts w:ascii="Times New Roman" w:hAnsi="Times New Roman" w:cs="Times New Roman"/>
          <w:sz w:val="24"/>
          <w:szCs w:val="24"/>
        </w:rPr>
        <w:t>set</w:t>
      </w:r>
      <w:r w:rsidR="009250DC">
        <w:rPr>
          <w:rFonts w:ascii="Times New Roman" w:hAnsi="Times New Roman" w:cs="Times New Roman"/>
          <w:sz w:val="24"/>
          <w:szCs w:val="24"/>
        </w:rPr>
        <w:t xml:space="preserve"> to be sex-specific (Table 2</w:t>
      </w:r>
      <w:r>
        <w:rPr>
          <w:rFonts w:ascii="Times New Roman" w:hAnsi="Times New Roman" w:cs="Times New Roman"/>
          <w:sz w:val="24"/>
          <w:szCs w:val="24"/>
        </w:rPr>
        <w:t xml:space="preserve">a).  </w:t>
      </w:r>
      <w:commentRangeEnd w:id="275"/>
      <w:r w:rsidR="004471DE">
        <w:rPr>
          <w:rStyle w:val="CommentReference"/>
        </w:rPr>
        <w:commentReference w:id="275"/>
      </w:r>
      <w:r w:rsidR="00B2376A">
        <w:rPr>
          <w:rFonts w:ascii="Times New Roman" w:hAnsi="Times New Roman" w:cs="Times New Roman"/>
          <w:sz w:val="24"/>
          <w:szCs w:val="24"/>
        </w:rPr>
        <w:t xml:space="preserve">Initial exploration illustrated that the model had little ability to identify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 xml:space="preserve">.  We therefore fixed the value of </w:t>
      </w:r>
      <w:r w:rsidR="00B2376A" w:rsidRPr="009C37AB">
        <w:rPr>
          <w:rFonts w:ascii="Times New Roman" w:hAnsi="Times New Roman" w:cs="Times New Roman"/>
          <w:i/>
          <w:sz w:val="24"/>
          <w:szCs w:val="24"/>
        </w:rPr>
        <w:t>Ψ</w:t>
      </w:r>
      <w:r w:rsidR="00B2376A">
        <w:rPr>
          <w:rFonts w:ascii="Times New Roman" w:hAnsi="Times New Roman" w:cs="Times New Roman"/>
          <w:sz w:val="24"/>
          <w:szCs w:val="24"/>
        </w:rPr>
        <w:t>=0</w:t>
      </w:r>
      <w:r w:rsidR="00A7522C">
        <w:rPr>
          <w:rFonts w:ascii="Times New Roman" w:hAnsi="Times New Roman" w:cs="Times New Roman"/>
          <w:sz w:val="24"/>
          <w:szCs w:val="24"/>
        </w:rPr>
        <w:t>.</w:t>
      </w:r>
      <w:r w:rsidR="008A1CDC">
        <w:rPr>
          <w:rFonts w:ascii="Times New Roman" w:hAnsi="Times New Roman" w:cs="Times New Roman"/>
          <w:sz w:val="24"/>
          <w:szCs w:val="24"/>
        </w:rPr>
        <w:t xml:space="preserve">  </w:t>
      </w:r>
      <w:r w:rsidR="00CF3B4C">
        <w:rPr>
          <w:rFonts w:ascii="Times New Roman" w:hAnsi="Times New Roman" w:cs="Times New Roman"/>
          <w:sz w:val="24"/>
          <w:szCs w:val="24"/>
        </w:rPr>
        <w:t xml:space="preserve">The </w:t>
      </w:r>
      <w:r w:rsidR="00111BF5">
        <w:rPr>
          <w:rFonts w:ascii="Times New Roman" w:hAnsi="Times New Roman" w:cs="Times New Roman"/>
          <w:sz w:val="24"/>
          <w:szCs w:val="24"/>
        </w:rPr>
        <w:t>c.v.</w:t>
      </w:r>
      <w:r w:rsidR="00CF3B4C">
        <w:rPr>
          <w:rFonts w:ascii="Times New Roman" w:hAnsi="Times New Roman" w:cs="Times New Roman"/>
          <w:sz w:val="24"/>
          <w:szCs w:val="24"/>
        </w:rPr>
        <w:t xml:space="preserve"> of observed growth </w:t>
      </w:r>
      <w:r w:rsidR="00CF3B4C" w:rsidRPr="00CF3B4C">
        <w:rPr>
          <w:rFonts w:ascii="Times New Roman" w:hAnsi="Times New Roman" w:cs="Times New Roman"/>
          <w:i/>
          <w:sz w:val="24"/>
          <w:szCs w:val="24"/>
        </w:rPr>
        <w:t>c</w:t>
      </w:r>
      <w:r w:rsidR="00CF3B4C" w:rsidRPr="00CF3B4C">
        <w:rPr>
          <w:rFonts w:ascii="Times New Roman" w:hAnsi="Times New Roman" w:cs="Times New Roman"/>
          <w:i/>
          <w:sz w:val="24"/>
          <w:szCs w:val="24"/>
          <w:vertAlign w:val="subscript"/>
        </w:rPr>
        <w:t>obs</w:t>
      </w:r>
      <w:r w:rsidR="00CF3B4C">
        <w:rPr>
          <w:rFonts w:ascii="Times New Roman" w:hAnsi="Times New Roman" w:cs="Times New Roman"/>
          <w:sz w:val="24"/>
          <w:szCs w:val="24"/>
        </w:rPr>
        <w:t xml:space="preserve"> was set at the value in Dunn et al. (2006)</w:t>
      </w:r>
      <w:r w:rsidR="00E32B44">
        <w:rPr>
          <w:rFonts w:ascii="Times New Roman" w:hAnsi="Times New Roman" w:cs="Times New Roman"/>
          <w:sz w:val="24"/>
          <w:szCs w:val="24"/>
        </w:rPr>
        <w:t xml:space="preserve"> in the scenario with no random-effects.</w:t>
      </w:r>
      <w:r w:rsidR="00CF3B4C">
        <w:rPr>
          <w:rFonts w:ascii="Times New Roman" w:hAnsi="Times New Roman" w:cs="Times New Roman"/>
          <w:sz w:val="24"/>
          <w:szCs w:val="24"/>
        </w:rPr>
        <w:t xml:space="preserve">  </w:t>
      </w:r>
      <w:r w:rsidR="00E32B44">
        <w:rPr>
          <w:rFonts w:ascii="Times New Roman" w:hAnsi="Times New Roman" w:cs="Times New Roman"/>
          <w:sz w:val="24"/>
          <w:szCs w:val="24"/>
        </w:rPr>
        <w:t>In the remaining scenarios, t</w:t>
      </w:r>
      <w:r w:rsidR="009D73B8">
        <w:rPr>
          <w:rFonts w:ascii="Times New Roman" w:hAnsi="Times New Roman" w:cs="Times New Roman"/>
          <w:sz w:val="24"/>
          <w:szCs w:val="24"/>
        </w:rPr>
        <w:t>he</w:t>
      </w:r>
      <w:r w:rsidR="00111BF5">
        <w:rPr>
          <w:rFonts w:ascii="Times New Roman" w:hAnsi="Times New Roman" w:cs="Times New Roman"/>
          <w:sz w:val="24"/>
          <w:szCs w:val="24"/>
        </w:rPr>
        <w:t xml:space="preserve"> c.v. and the</w:t>
      </w:r>
      <w:r w:rsidR="009D73B8">
        <w:rPr>
          <w:rFonts w:ascii="Times New Roman" w:hAnsi="Times New Roman" w:cs="Times New Roman"/>
          <w:sz w:val="24"/>
          <w:szCs w:val="24"/>
        </w:rPr>
        <w:t xml:space="preserve"> </w:t>
      </w:r>
      <w:r w:rsidR="000E512E">
        <w:rPr>
          <w:rFonts w:ascii="Times New Roman" w:hAnsi="Times New Roman" w:cs="Times New Roman"/>
          <w:sz w:val="24"/>
          <w:szCs w:val="24"/>
        </w:rPr>
        <w:t xml:space="preserve">standard deviation </w:t>
      </w:r>
      <w:r w:rsidR="000E512E">
        <w:rPr>
          <w:rFonts w:ascii="Times New Roman" w:hAnsi="Times New Roman" w:cs="Times New Roman"/>
          <w:sz w:val="24"/>
          <w:szCs w:val="24"/>
        </w:rPr>
        <w:lastRenderedPageBreak/>
        <w:t>parameters</w:t>
      </w:r>
      <w:r w:rsidR="00111BF5">
        <w:rPr>
          <w:rFonts w:ascii="Times New Roman" w:hAnsi="Times New Roman" w:cs="Times New Roman"/>
          <w:sz w:val="24"/>
          <w:szCs w:val="24"/>
        </w:rPr>
        <w:t>,</w:t>
      </w:r>
      <w:r w:rsidR="009D73B8">
        <w:rPr>
          <w:rFonts w:ascii="Times New Roman" w:hAnsi="Times New Roman" w:cs="Times New Roman"/>
          <w:sz w:val="24"/>
          <w:szCs w:val="24"/>
        </w:rPr>
        <w:t xml:space="preserve">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k</w:t>
      </w:r>
      <w:r w:rsidR="009D73B8">
        <w:rPr>
          <w:rFonts w:ascii="Times New Roman" w:hAnsi="Times New Roman" w:cs="Times New Roman"/>
          <w:sz w:val="24"/>
          <w:szCs w:val="24"/>
        </w:rPr>
        <w:t xml:space="preserve"> </w:t>
      </w:r>
      <w:r w:rsidR="00D254A6">
        <w:rPr>
          <w:rFonts w:ascii="Times New Roman" w:hAnsi="Times New Roman" w:cs="Times New Roman"/>
          <w:sz w:val="24"/>
          <w:szCs w:val="24"/>
        </w:rPr>
        <w:t xml:space="preserve">and </w:t>
      </w:r>
      <w:r w:rsidR="009D73B8" w:rsidRPr="00201D26">
        <w:rPr>
          <w:rFonts w:ascii="Times New Roman" w:hAnsi="Times New Roman" w:cs="Times New Roman"/>
          <w:i/>
          <w:sz w:val="24"/>
          <w:szCs w:val="24"/>
        </w:rPr>
        <w:t>σ</w:t>
      </w:r>
      <w:r w:rsidR="009D73B8" w:rsidRPr="00201D26">
        <w:rPr>
          <w:rFonts w:ascii="Times New Roman" w:hAnsi="Times New Roman" w:cs="Times New Roman"/>
          <w:i/>
          <w:sz w:val="24"/>
          <w:szCs w:val="24"/>
          <w:vertAlign w:val="subscript"/>
        </w:rPr>
        <w:t>z</w:t>
      </w:r>
      <w:r w:rsidR="00111BF5">
        <w:rPr>
          <w:rFonts w:ascii="Times New Roman" w:hAnsi="Times New Roman" w:cs="Times New Roman"/>
          <w:sz w:val="24"/>
          <w:szCs w:val="24"/>
          <w:vertAlign w:val="subscript"/>
        </w:rPr>
        <w:t>,</w:t>
      </w:r>
      <w:r w:rsidR="009D73B8">
        <w:rPr>
          <w:rFonts w:ascii="Times New Roman" w:hAnsi="Times New Roman" w:cs="Times New Roman"/>
          <w:sz w:val="24"/>
          <w:szCs w:val="24"/>
        </w:rPr>
        <w:t xml:space="preserve"> were set at values that resulted in reasonable variation in individual length trajectories</w:t>
      </w:r>
      <w:r w:rsidR="009250DC">
        <w:rPr>
          <w:rFonts w:ascii="Times New Roman" w:hAnsi="Times New Roman" w:cs="Times New Roman"/>
          <w:sz w:val="24"/>
          <w:szCs w:val="24"/>
        </w:rPr>
        <w:t xml:space="preserve"> (Table 2</w:t>
      </w:r>
      <w:r w:rsidR="00D254A6">
        <w:rPr>
          <w:rFonts w:ascii="Times New Roman" w:hAnsi="Times New Roman" w:cs="Times New Roman"/>
          <w:sz w:val="24"/>
          <w:szCs w:val="24"/>
        </w:rPr>
        <w:t>b</w:t>
      </w:r>
      <w:r w:rsidR="00A24DC4">
        <w:rPr>
          <w:rFonts w:ascii="Times New Roman" w:hAnsi="Times New Roman" w:cs="Times New Roman"/>
          <w:sz w:val="24"/>
          <w:szCs w:val="24"/>
        </w:rPr>
        <w:t>)</w:t>
      </w:r>
      <w:r w:rsidR="009D73B8">
        <w:rPr>
          <w:rFonts w:ascii="Times New Roman" w:hAnsi="Times New Roman" w:cs="Times New Roman"/>
          <w:sz w:val="24"/>
          <w:szCs w:val="24"/>
        </w:rPr>
        <w:t>.</w:t>
      </w:r>
      <w:r w:rsidR="001839A8">
        <w:rPr>
          <w:rFonts w:ascii="Times New Roman" w:hAnsi="Times New Roman" w:cs="Times New Roman"/>
          <w:sz w:val="24"/>
          <w:szCs w:val="24"/>
        </w:rPr>
        <w:t xml:space="preserve">  The parameter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k</w:t>
      </w:r>
      <w:r w:rsidR="001839A8">
        <w:rPr>
          <w:rFonts w:ascii="Times New Roman" w:hAnsi="Times New Roman" w:cs="Times New Roman"/>
          <w:sz w:val="24"/>
          <w:szCs w:val="24"/>
        </w:rPr>
        <w:t xml:space="preserve"> was set to be sex-specific, </w:t>
      </w:r>
      <w:r w:rsidR="00CF3B4C">
        <w:rPr>
          <w:rFonts w:ascii="Times New Roman" w:hAnsi="Times New Roman" w:cs="Times New Roman"/>
          <w:i/>
          <w:sz w:val="24"/>
          <w:szCs w:val="24"/>
        </w:rPr>
        <w:t>c</w:t>
      </w:r>
      <w:r w:rsidR="001839A8" w:rsidRPr="009D73B8">
        <w:rPr>
          <w:rFonts w:ascii="Times New Roman" w:hAnsi="Times New Roman" w:cs="Times New Roman"/>
          <w:sz w:val="24"/>
          <w:szCs w:val="24"/>
          <w:vertAlign w:val="subscript"/>
        </w:rPr>
        <w:t>obs</w:t>
      </w:r>
      <w:r w:rsidR="001839A8">
        <w:rPr>
          <w:rFonts w:ascii="Times New Roman" w:hAnsi="Times New Roman" w:cs="Times New Roman"/>
          <w:sz w:val="24"/>
          <w:szCs w:val="24"/>
        </w:rPr>
        <w:t xml:space="preserve"> and </w:t>
      </w:r>
      <w:r w:rsidR="001839A8" w:rsidRPr="00201D26">
        <w:rPr>
          <w:rFonts w:ascii="Times New Roman" w:hAnsi="Times New Roman" w:cs="Times New Roman"/>
          <w:i/>
          <w:sz w:val="24"/>
          <w:szCs w:val="24"/>
        </w:rPr>
        <w:t>σ</w:t>
      </w:r>
      <w:r w:rsidR="001839A8" w:rsidRPr="00201D26">
        <w:rPr>
          <w:rFonts w:ascii="Times New Roman" w:hAnsi="Times New Roman" w:cs="Times New Roman"/>
          <w:i/>
          <w:sz w:val="24"/>
          <w:szCs w:val="24"/>
          <w:vertAlign w:val="subscript"/>
        </w:rPr>
        <w:t>z</w:t>
      </w:r>
      <w:r w:rsidR="001839A8">
        <w:rPr>
          <w:rFonts w:ascii="Times New Roman" w:hAnsi="Times New Roman" w:cs="Times New Roman"/>
          <w:sz w:val="24"/>
          <w:szCs w:val="24"/>
        </w:rPr>
        <w:t xml:space="preserve"> were not.</w:t>
      </w:r>
    </w:p>
    <w:p w14:paraId="6268685A" w14:textId="3AF1AB51" w:rsidR="009D73B8" w:rsidRDefault="00A83F48" w:rsidP="00840BBD">
      <w:pPr>
        <w:tabs>
          <w:tab w:val="left" w:pos="360"/>
          <w:tab w:val="left" w:pos="720"/>
          <w:tab w:val="left" w:pos="8640"/>
        </w:tabs>
        <w:spacing w:after="0" w:line="480" w:lineRule="auto"/>
        <w:jc w:val="both"/>
        <w:rPr>
          <w:rFonts w:ascii="Times New Roman" w:hAnsi="Times New Roman" w:cs="Times New Roman"/>
          <w:sz w:val="24"/>
          <w:szCs w:val="24"/>
        </w:rPr>
        <w:pPrChange w:id="276"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r>
      <w:r w:rsidR="00D87F9B">
        <w:rPr>
          <w:rFonts w:ascii="Times New Roman" w:hAnsi="Times New Roman" w:cs="Times New Roman"/>
          <w:sz w:val="24"/>
          <w:szCs w:val="24"/>
        </w:rPr>
        <w:t>For each individual i</w:t>
      </w:r>
      <w:r>
        <w:rPr>
          <w:rFonts w:ascii="Times New Roman" w:hAnsi="Times New Roman" w:cs="Times New Roman"/>
          <w:sz w:val="24"/>
          <w:szCs w:val="24"/>
        </w:rPr>
        <w:t>n each of the</w:t>
      </w:r>
      <w:r w:rsidR="00D87F9B">
        <w:rPr>
          <w:rFonts w:ascii="Times New Roman" w:hAnsi="Times New Roman" w:cs="Times New Roman"/>
          <w:sz w:val="24"/>
          <w:szCs w:val="24"/>
        </w:rPr>
        <w:t xml:space="preserve"> scenario/power simulations</w:t>
      </w:r>
      <w:r>
        <w:rPr>
          <w:rFonts w:ascii="Times New Roman" w:hAnsi="Times New Roman" w:cs="Times New Roman"/>
          <w:sz w:val="24"/>
          <w:szCs w:val="24"/>
        </w:rPr>
        <w:t>, sex was sampled with replacement from the observed sex structure in the toothfish data set.  The age at release, age at recapture and time at liberty were sampled independently from the observed toothfish data set</w:t>
      </w:r>
      <w:r w:rsidR="004F7C37">
        <w:rPr>
          <w:rFonts w:ascii="Times New Roman" w:hAnsi="Times New Roman" w:cs="Times New Roman"/>
          <w:sz w:val="24"/>
          <w:szCs w:val="24"/>
        </w:rPr>
        <w:t xml:space="preserve"> also</w:t>
      </w:r>
      <w:r w:rsidR="00D87F9B">
        <w:rPr>
          <w:rFonts w:ascii="Times New Roman" w:hAnsi="Times New Roman" w:cs="Times New Roman"/>
          <w:sz w:val="24"/>
          <w:szCs w:val="24"/>
        </w:rPr>
        <w:t>, then one of the</w:t>
      </w:r>
      <w:r w:rsidR="00C24727">
        <w:rPr>
          <w:rFonts w:ascii="Times New Roman" w:hAnsi="Times New Roman" w:cs="Times New Roman"/>
          <w:sz w:val="24"/>
          <w:szCs w:val="24"/>
        </w:rPr>
        <w:t xml:space="preserve"> three variables was chosen at random and calculated using the remaining two variables (e.g., if age at recapture was chosen at random it was calculated as the age at release plus the time at liberty) and rounded to the nearest integer.</w:t>
      </w:r>
    </w:p>
    <w:p w14:paraId="510C1E88" w14:textId="7098F87A" w:rsidR="00C24727" w:rsidRDefault="009F7A92" w:rsidP="00840BBD">
      <w:pPr>
        <w:tabs>
          <w:tab w:val="left" w:pos="360"/>
          <w:tab w:val="left" w:pos="720"/>
          <w:tab w:val="left" w:pos="8640"/>
        </w:tabs>
        <w:spacing w:after="0" w:line="480" w:lineRule="auto"/>
        <w:jc w:val="both"/>
        <w:rPr>
          <w:rFonts w:ascii="Times New Roman" w:hAnsi="Times New Roman" w:cs="Times New Roman"/>
          <w:sz w:val="24"/>
          <w:szCs w:val="24"/>
        </w:rPr>
        <w:pPrChange w:id="277"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tab/>
        <w:t>The model was fit to the data for each of the 200 replicates in each of the 16 simulation experiments.</w:t>
      </w:r>
    </w:p>
    <w:p w14:paraId="33940B49" w14:textId="77777777" w:rsidR="0024711E" w:rsidRDefault="0024711E" w:rsidP="00840BBD">
      <w:pPr>
        <w:spacing w:line="480" w:lineRule="auto"/>
        <w:rPr>
          <w:rFonts w:ascii="Times New Roman" w:eastAsia="Times New Roman" w:hAnsi="Times New Roman" w:cs="Times New Roman"/>
          <w:b/>
          <w:bCs/>
          <w:sz w:val="24"/>
          <w:szCs w:val="24"/>
          <w:lang w:val="en-GB" w:eastAsia="en-GB"/>
        </w:rPr>
        <w:pPrChange w:id="278" w:author="JTT" w:date="2015-01-23T16:01:00Z">
          <w:pPr/>
        </w:pPrChange>
      </w:pPr>
      <w:r>
        <w:rPr>
          <w:rFonts w:ascii="Times New Roman" w:hAnsi="Times New Roman" w:cs="Times New Roman"/>
          <w:sz w:val="24"/>
          <w:szCs w:val="24"/>
        </w:rPr>
        <w:br w:type="page"/>
      </w:r>
    </w:p>
    <w:p w14:paraId="5181C4B6" w14:textId="77777777" w:rsidR="00A12832" w:rsidRDefault="002F7FA1"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79"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lastRenderedPageBreak/>
        <w:t xml:space="preserve">3 </w:t>
      </w:r>
      <w:r w:rsidR="00E52B9B">
        <w:rPr>
          <w:rFonts w:ascii="Times New Roman" w:hAnsi="Times New Roman" w:cs="Times New Roman"/>
          <w:noProof w:val="0"/>
          <w:sz w:val="24"/>
          <w:szCs w:val="24"/>
        </w:rPr>
        <w:t>Results</w:t>
      </w:r>
    </w:p>
    <w:p w14:paraId="69708A74" w14:textId="03669C14" w:rsidR="001E733D" w:rsidRPr="009C37AB" w:rsidRDefault="001E733D"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80" w:author="JTT" w:date="2015-01-23T16:01:00Z">
          <w:pPr>
            <w:pStyle w:val="Heading2"/>
            <w:widowControl/>
            <w:tabs>
              <w:tab w:val="left" w:pos="360"/>
              <w:tab w:val="left" w:pos="8640"/>
            </w:tabs>
            <w:spacing w:before="0" w:after="0" w:line="480" w:lineRule="auto"/>
          </w:pPr>
        </w:pPrChange>
      </w:pPr>
      <w:moveToRangeStart w:id="281" w:author="JTT" w:date="2015-01-23T15:38:00Z" w:name="move409790865"/>
      <w:moveTo w:id="282" w:author="JTT" w:date="2015-01-23T15:38:00Z">
        <w:r>
          <w:rPr>
            <w:rFonts w:ascii="Times New Roman" w:hAnsi="Times New Roman" w:cs="Times New Roman"/>
            <w:noProof w:val="0"/>
            <w:sz w:val="24"/>
            <w:szCs w:val="24"/>
          </w:rPr>
          <w:t>3.</w:t>
        </w:r>
      </w:moveTo>
      <w:ins w:id="283" w:author="JTT" w:date="2015-01-23T15:39:00Z">
        <w:r>
          <w:rPr>
            <w:rFonts w:ascii="Times New Roman" w:hAnsi="Times New Roman" w:cs="Times New Roman"/>
            <w:noProof w:val="0"/>
            <w:sz w:val="24"/>
            <w:szCs w:val="24"/>
          </w:rPr>
          <w:t>1</w:t>
        </w:r>
      </w:ins>
      <w:moveTo w:id="284" w:author="JTT" w:date="2015-01-23T15:38:00Z">
        <w:del w:id="285" w:author="JTT" w:date="2015-01-23T15:39:00Z">
          <w:r w:rsidDel="001E733D">
            <w:rPr>
              <w:rFonts w:ascii="Times New Roman" w:hAnsi="Times New Roman" w:cs="Times New Roman"/>
              <w:noProof w:val="0"/>
              <w:sz w:val="24"/>
              <w:szCs w:val="24"/>
            </w:rPr>
            <w:delText>2</w:delText>
          </w:r>
        </w:del>
        <w:r>
          <w:rPr>
            <w:rFonts w:ascii="Times New Roman" w:hAnsi="Times New Roman" w:cs="Times New Roman"/>
            <w:noProof w:val="0"/>
            <w:sz w:val="24"/>
            <w:szCs w:val="24"/>
          </w:rPr>
          <w:t xml:space="preserve"> Case study application</w:t>
        </w:r>
      </w:moveTo>
    </w:p>
    <w:p w14:paraId="1D7C80E6" w14:textId="77777777" w:rsidR="001E733D" w:rsidRDefault="001E733D" w:rsidP="00840BBD">
      <w:pPr>
        <w:tabs>
          <w:tab w:val="left" w:pos="360"/>
          <w:tab w:val="left" w:pos="720"/>
          <w:tab w:val="left" w:pos="8640"/>
        </w:tabs>
        <w:spacing w:after="0" w:line="480" w:lineRule="auto"/>
        <w:rPr>
          <w:rFonts w:ascii="Times New Roman" w:hAnsi="Times New Roman" w:cs="Times New Roman"/>
          <w:sz w:val="24"/>
          <w:szCs w:val="24"/>
        </w:rPr>
        <w:pPrChange w:id="286" w:author="JTT" w:date="2015-01-23T16:01:00Z">
          <w:pPr>
            <w:tabs>
              <w:tab w:val="left" w:pos="360"/>
              <w:tab w:val="left" w:pos="720"/>
              <w:tab w:val="left" w:pos="8640"/>
            </w:tabs>
            <w:spacing w:after="0" w:line="480" w:lineRule="auto"/>
          </w:pPr>
        </w:pPrChange>
      </w:pPr>
    </w:p>
    <w:p w14:paraId="4C69BB97" w14:textId="77777777" w:rsidR="001E733D" w:rsidRPr="008C612C" w:rsidRDefault="001E733D" w:rsidP="00840BB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Change w:id="287" w:author="JTT" w:date="2015-01-23T16:01:00Z">
          <w:pPr>
            <w:pStyle w:val="ListParagraph"/>
            <w:numPr>
              <w:numId w:val="8"/>
            </w:numPr>
            <w:tabs>
              <w:tab w:val="left" w:pos="360"/>
              <w:tab w:val="left" w:pos="720"/>
              <w:tab w:val="left" w:pos="8640"/>
            </w:tabs>
            <w:spacing w:after="0" w:line="480" w:lineRule="auto"/>
            <w:ind w:hanging="360"/>
          </w:pPr>
        </w:pPrChange>
      </w:pPr>
      <w:moveTo w:id="288" w:author="JTT" w:date="2015-01-23T15:38:00Z">
        <w:r>
          <w:rPr>
            <w:rFonts w:ascii="Times New Roman" w:hAnsi="Times New Roman" w:cs="Times New Roman"/>
            <w:sz w:val="24"/>
            <w:szCs w:val="24"/>
          </w:rPr>
          <w:t>Need to actually fit all of these models again, this won’t take long though.  The fishing year effect model also needs to be run.  The old runs for this seem to have gone amiss, need to hunt down these files to check how to calculate fishing year.</w:t>
        </w:r>
      </w:moveTo>
    </w:p>
    <w:moveToRangeEnd w:id="281"/>
    <w:p w14:paraId="7A64681C" w14:textId="379E251E" w:rsidR="00A12832" w:rsidRPr="009C37AB" w:rsidRDefault="002F7FA1"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89"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t>3.</w:t>
      </w:r>
      <w:ins w:id="290" w:author="JTT" w:date="2015-01-23T15:39:00Z">
        <w:r w:rsidR="001E733D">
          <w:rPr>
            <w:rFonts w:ascii="Times New Roman" w:hAnsi="Times New Roman" w:cs="Times New Roman"/>
            <w:noProof w:val="0"/>
            <w:sz w:val="24"/>
            <w:szCs w:val="24"/>
          </w:rPr>
          <w:t>2</w:t>
        </w:r>
      </w:ins>
      <w:del w:id="291" w:author="JTT" w:date="2015-01-23T15:39:00Z">
        <w:r w:rsidDel="001E733D">
          <w:rPr>
            <w:rFonts w:ascii="Times New Roman" w:hAnsi="Times New Roman" w:cs="Times New Roman"/>
            <w:noProof w:val="0"/>
            <w:sz w:val="24"/>
            <w:szCs w:val="24"/>
          </w:rPr>
          <w:delText>1</w:delText>
        </w:r>
      </w:del>
      <w:r>
        <w:rPr>
          <w:rFonts w:ascii="Times New Roman" w:hAnsi="Times New Roman" w:cs="Times New Roman"/>
          <w:noProof w:val="0"/>
          <w:sz w:val="24"/>
          <w:szCs w:val="24"/>
        </w:rPr>
        <w:t xml:space="preserve"> </w:t>
      </w:r>
      <w:r w:rsidR="00A12832">
        <w:rPr>
          <w:rFonts w:ascii="Times New Roman" w:hAnsi="Times New Roman" w:cs="Times New Roman"/>
          <w:noProof w:val="0"/>
          <w:sz w:val="24"/>
          <w:szCs w:val="24"/>
        </w:rPr>
        <w:t>Simulation</w:t>
      </w:r>
    </w:p>
    <w:p w14:paraId="78FAECE2" w14:textId="77777777" w:rsidR="00A12832" w:rsidRDefault="00A12832" w:rsidP="00840BBD">
      <w:pPr>
        <w:tabs>
          <w:tab w:val="left" w:pos="360"/>
          <w:tab w:val="left" w:pos="720"/>
          <w:tab w:val="left" w:pos="8640"/>
        </w:tabs>
        <w:spacing w:after="0" w:line="480" w:lineRule="auto"/>
        <w:rPr>
          <w:rFonts w:ascii="Times New Roman" w:hAnsi="Times New Roman" w:cs="Times New Roman"/>
          <w:sz w:val="24"/>
          <w:szCs w:val="24"/>
        </w:rPr>
        <w:pPrChange w:id="292" w:author="JTT" w:date="2015-01-23T16:01:00Z">
          <w:pPr>
            <w:tabs>
              <w:tab w:val="left" w:pos="360"/>
              <w:tab w:val="left" w:pos="720"/>
              <w:tab w:val="left" w:pos="8640"/>
            </w:tabs>
            <w:spacing w:after="0" w:line="480" w:lineRule="auto"/>
          </w:pPr>
        </w:pPrChange>
      </w:pPr>
    </w:p>
    <w:p w14:paraId="41DC6DE0" w14:textId="3F85AD5D" w:rsidR="00FA12C7" w:rsidRDefault="00FA12C7" w:rsidP="00840BBD">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Change w:id="293" w:author="JTT" w:date="2015-01-23T16:01:00Z">
          <w:pPr>
            <w:pStyle w:val="ListParagraph"/>
            <w:numPr>
              <w:numId w:val="4"/>
            </w:numPr>
            <w:tabs>
              <w:tab w:val="left" w:pos="360"/>
              <w:tab w:val="left" w:pos="720"/>
              <w:tab w:val="left" w:pos="8640"/>
            </w:tabs>
            <w:spacing w:after="0" w:line="480" w:lineRule="auto"/>
            <w:ind w:hanging="360"/>
            <w:jc w:val="both"/>
          </w:pPr>
        </w:pPrChange>
      </w:pPr>
      <w:r>
        <w:rPr>
          <w:rFonts w:ascii="Times New Roman" w:hAnsi="Times New Roman" w:cs="Times New Roman"/>
          <w:sz w:val="24"/>
          <w:szCs w:val="24"/>
        </w:rPr>
        <w:t>Do table showing number of pdh fits for each of the 4 scenarios. Also show true par values, and mean/median of estimates.</w:t>
      </w:r>
      <w:r w:rsidR="006527AD">
        <w:rPr>
          <w:rFonts w:ascii="Times New Roman" w:hAnsi="Times New Roman" w:cs="Times New Roman"/>
          <w:sz w:val="24"/>
          <w:szCs w:val="24"/>
        </w:rPr>
        <w:t xml:space="preserve"> Discuss the numbers of pdh fits for each simulation experiment.</w:t>
      </w:r>
    </w:p>
    <w:p w14:paraId="799E2E68" w14:textId="78054A49" w:rsidR="00E7149C" w:rsidRPr="00E52B9B" w:rsidRDefault="00233B1A" w:rsidP="00840BBD">
      <w:pPr>
        <w:pStyle w:val="ListParagraph"/>
        <w:numPr>
          <w:ilvl w:val="0"/>
          <w:numId w:val="4"/>
        </w:numPr>
        <w:tabs>
          <w:tab w:val="left" w:pos="360"/>
          <w:tab w:val="left" w:pos="720"/>
          <w:tab w:val="left" w:pos="8640"/>
        </w:tabs>
        <w:spacing w:after="0" w:line="480" w:lineRule="auto"/>
        <w:jc w:val="both"/>
        <w:rPr>
          <w:rFonts w:ascii="Times New Roman" w:hAnsi="Times New Roman" w:cs="Times New Roman"/>
          <w:sz w:val="24"/>
          <w:szCs w:val="24"/>
        </w:rPr>
        <w:pPrChange w:id="294" w:author="JTT" w:date="2015-01-23T16:01:00Z">
          <w:pPr>
            <w:pStyle w:val="ListParagraph"/>
            <w:numPr>
              <w:numId w:val="4"/>
            </w:numPr>
            <w:tabs>
              <w:tab w:val="left" w:pos="360"/>
              <w:tab w:val="left" w:pos="720"/>
              <w:tab w:val="left" w:pos="8640"/>
            </w:tabs>
            <w:spacing w:after="0" w:line="480" w:lineRule="auto"/>
            <w:ind w:hanging="360"/>
            <w:jc w:val="both"/>
          </w:pPr>
        </w:pPrChange>
      </w:pPr>
      <w:r>
        <w:rPr>
          <w:rFonts w:ascii="Times New Roman" w:hAnsi="Times New Roman" w:cs="Times New Roman"/>
          <w:sz w:val="24"/>
          <w:szCs w:val="24"/>
        </w:rPr>
        <w:t xml:space="preserve">Parameters </w:t>
      </w:r>
      <w:r w:rsidR="00A74C42" w:rsidRPr="0024242D">
        <w:rPr>
          <w:rFonts w:ascii="Times New Roman" w:hAnsi="Times New Roman" w:cs="Times New Roman"/>
          <w:i/>
          <w:sz w:val="24"/>
          <w:szCs w:val="24"/>
        </w:rPr>
        <w:t>μ</w:t>
      </w:r>
      <w:r w:rsidR="00A74C42" w:rsidRPr="00A74C42">
        <w:rPr>
          <w:rFonts w:ascii="Times New Roman" w:hAnsi="Times New Roman" w:cs="Times New Roman"/>
          <w:i/>
          <w:sz w:val="24"/>
          <w:szCs w:val="24"/>
          <w:vertAlign w:val="subscript"/>
        </w:rPr>
        <w:t>k</w:t>
      </w:r>
      <w:r w:rsidR="00B16741">
        <w:rPr>
          <w:rFonts w:ascii="Times New Roman" w:hAnsi="Times New Roman" w:cs="Times New Roman"/>
          <w:sz w:val="24"/>
          <w:szCs w:val="24"/>
        </w:rPr>
        <w:t xml:space="preserve">, gamma and </w:t>
      </w:r>
      <w:r w:rsidR="00B16741" w:rsidRPr="00B16741">
        <w:rPr>
          <w:rFonts w:ascii="Times New Roman" w:hAnsi="Times New Roman" w:cs="Times New Roman"/>
          <w:i/>
          <w:sz w:val="24"/>
          <w:szCs w:val="24"/>
        </w:rPr>
        <w:t>L</w:t>
      </w:r>
      <w:r w:rsidR="00B16741" w:rsidRPr="00B16741">
        <w:rPr>
          <w:rFonts w:ascii="Times New Roman" w:hAnsi="Times New Roman" w:cs="Times New Roman"/>
          <w:i/>
          <w:sz w:val="24"/>
          <w:szCs w:val="24"/>
          <w:vertAlign w:val="subscript"/>
        </w:rPr>
        <w:t>0</w:t>
      </w:r>
      <w:r>
        <w:rPr>
          <w:rFonts w:ascii="Times New Roman" w:hAnsi="Times New Roman" w:cs="Times New Roman"/>
          <w:sz w:val="24"/>
          <w:szCs w:val="24"/>
        </w:rPr>
        <w:t xml:space="preserve"> well estimated in all cases, distribution of estimates gets tighter as the power is increased from 50 to 500.</w:t>
      </w:r>
      <w:r w:rsidR="005947B5">
        <w:rPr>
          <w:rFonts w:ascii="Times New Roman" w:hAnsi="Times New Roman" w:cs="Times New Roman"/>
          <w:sz w:val="24"/>
          <w:szCs w:val="24"/>
        </w:rPr>
        <w:t xml:space="preserve"> Figure X.</w:t>
      </w:r>
    </w:p>
    <w:p w14:paraId="407004BD" w14:textId="77777777" w:rsidR="00752FAC" w:rsidRDefault="00752FAC" w:rsidP="00840BBD">
      <w:pPr>
        <w:spacing w:line="480" w:lineRule="auto"/>
        <w:rPr>
          <w:rFonts w:ascii="Times New Roman" w:eastAsia="Times New Roman" w:hAnsi="Times New Roman" w:cs="Times New Roman"/>
          <w:b/>
          <w:bCs/>
          <w:sz w:val="24"/>
          <w:szCs w:val="24"/>
          <w:lang w:val="en-GB" w:eastAsia="en-GB"/>
        </w:rPr>
        <w:pPrChange w:id="295" w:author="JTT" w:date="2015-01-23T16:01:00Z">
          <w:pPr/>
        </w:pPrChange>
      </w:pPr>
      <w:r>
        <w:rPr>
          <w:rFonts w:ascii="Times New Roman" w:hAnsi="Times New Roman" w:cs="Times New Roman"/>
          <w:sz w:val="24"/>
          <w:szCs w:val="24"/>
        </w:rPr>
        <w:br w:type="page"/>
      </w:r>
    </w:p>
    <w:p w14:paraId="2472A2C0" w14:textId="6249106B" w:rsidR="00D90E0A" w:rsidRPr="009C37AB" w:rsidDel="001E733D" w:rsidRDefault="002F7FA1"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296" w:author="JTT" w:date="2015-01-23T16:01:00Z">
          <w:pPr>
            <w:pStyle w:val="Heading2"/>
            <w:widowControl/>
            <w:tabs>
              <w:tab w:val="left" w:pos="360"/>
              <w:tab w:val="left" w:pos="8640"/>
            </w:tabs>
            <w:spacing w:before="0" w:after="0" w:line="480" w:lineRule="auto"/>
          </w:pPr>
        </w:pPrChange>
      </w:pPr>
      <w:moveFromRangeStart w:id="297" w:author="JTT" w:date="2015-01-23T15:38:00Z" w:name="move409790865"/>
      <w:moveFrom w:id="298" w:author="JTT" w:date="2015-01-23T15:38:00Z">
        <w:r w:rsidDel="001E733D">
          <w:rPr>
            <w:rFonts w:ascii="Times New Roman" w:hAnsi="Times New Roman" w:cs="Times New Roman"/>
            <w:noProof w:val="0"/>
            <w:sz w:val="24"/>
            <w:szCs w:val="24"/>
          </w:rPr>
          <w:lastRenderedPageBreak/>
          <w:t xml:space="preserve">3.2 </w:t>
        </w:r>
        <w:r w:rsidR="00E40C58" w:rsidDel="001E733D">
          <w:rPr>
            <w:rFonts w:ascii="Times New Roman" w:hAnsi="Times New Roman" w:cs="Times New Roman"/>
            <w:noProof w:val="0"/>
            <w:sz w:val="24"/>
            <w:szCs w:val="24"/>
          </w:rPr>
          <w:t>Case study application</w:t>
        </w:r>
      </w:moveFrom>
    </w:p>
    <w:p w14:paraId="5CDA5C4A" w14:textId="2807CE83" w:rsidR="00D90E0A" w:rsidDel="001E733D" w:rsidRDefault="00D90E0A" w:rsidP="00840BBD">
      <w:pPr>
        <w:tabs>
          <w:tab w:val="left" w:pos="360"/>
          <w:tab w:val="left" w:pos="720"/>
          <w:tab w:val="left" w:pos="8640"/>
        </w:tabs>
        <w:spacing w:after="0" w:line="480" w:lineRule="auto"/>
        <w:rPr>
          <w:rFonts w:ascii="Times New Roman" w:hAnsi="Times New Roman" w:cs="Times New Roman"/>
          <w:sz w:val="24"/>
          <w:szCs w:val="24"/>
        </w:rPr>
        <w:pPrChange w:id="299" w:author="JTT" w:date="2015-01-23T16:01:00Z">
          <w:pPr>
            <w:tabs>
              <w:tab w:val="left" w:pos="360"/>
              <w:tab w:val="left" w:pos="720"/>
              <w:tab w:val="left" w:pos="8640"/>
            </w:tabs>
            <w:spacing w:after="0" w:line="480" w:lineRule="auto"/>
          </w:pPr>
        </w:pPrChange>
      </w:pPr>
    </w:p>
    <w:p w14:paraId="76B36B5F" w14:textId="445C8D2E" w:rsidR="008C612C" w:rsidRPr="008C612C" w:rsidDel="001E733D" w:rsidRDefault="008C612C" w:rsidP="00840BBD">
      <w:pPr>
        <w:pStyle w:val="ListParagraph"/>
        <w:numPr>
          <w:ilvl w:val="0"/>
          <w:numId w:val="8"/>
        </w:numPr>
        <w:tabs>
          <w:tab w:val="left" w:pos="360"/>
          <w:tab w:val="left" w:pos="720"/>
          <w:tab w:val="left" w:pos="8640"/>
        </w:tabs>
        <w:spacing w:after="0" w:line="480" w:lineRule="auto"/>
        <w:rPr>
          <w:rFonts w:ascii="Times New Roman" w:hAnsi="Times New Roman" w:cs="Times New Roman"/>
          <w:sz w:val="24"/>
          <w:szCs w:val="24"/>
        </w:rPr>
        <w:pPrChange w:id="300" w:author="JTT" w:date="2015-01-23T16:01:00Z">
          <w:pPr>
            <w:pStyle w:val="ListParagraph"/>
            <w:numPr>
              <w:numId w:val="8"/>
            </w:numPr>
            <w:tabs>
              <w:tab w:val="left" w:pos="360"/>
              <w:tab w:val="left" w:pos="720"/>
              <w:tab w:val="left" w:pos="8640"/>
            </w:tabs>
            <w:spacing w:after="0" w:line="480" w:lineRule="auto"/>
            <w:ind w:hanging="360"/>
          </w:pPr>
        </w:pPrChange>
      </w:pPr>
      <w:moveFrom w:id="301" w:author="JTT" w:date="2015-01-23T15:38:00Z">
        <w:r w:rsidDel="001E733D">
          <w:rPr>
            <w:rFonts w:ascii="Times New Roman" w:hAnsi="Times New Roman" w:cs="Times New Roman"/>
            <w:sz w:val="24"/>
            <w:szCs w:val="24"/>
          </w:rPr>
          <w:t>Need to actually fit all of these models again, this won’t take long though</w:t>
        </w:r>
        <w:r w:rsidR="000D48C7" w:rsidDel="001E733D">
          <w:rPr>
            <w:rFonts w:ascii="Times New Roman" w:hAnsi="Times New Roman" w:cs="Times New Roman"/>
            <w:sz w:val="24"/>
            <w:szCs w:val="24"/>
          </w:rPr>
          <w:t>.  The fishing year effect model also needs to be run.  The old runs for this seem to have gone amiss, need to hunt down these files to check how to calculate fishing year.</w:t>
        </w:r>
      </w:moveFrom>
    </w:p>
    <w:moveFromRangeEnd w:id="297"/>
    <w:p w14:paraId="40137A18" w14:textId="1567D553" w:rsidR="00DE6A76" w:rsidRDefault="00DE6A76" w:rsidP="00840BBD">
      <w:pPr>
        <w:spacing w:line="480" w:lineRule="auto"/>
        <w:rPr>
          <w:rFonts w:ascii="Times New Roman" w:hAnsi="Times New Roman" w:cs="Times New Roman"/>
          <w:sz w:val="24"/>
          <w:szCs w:val="24"/>
        </w:rPr>
        <w:pPrChange w:id="302" w:author="JTT" w:date="2015-01-23T16:01:00Z">
          <w:pPr/>
        </w:pPrChange>
      </w:pPr>
      <w:del w:id="303" w:author="JTT" w:date="2015-01-23T15:38:00Z">
        <w:r w:rsidDel="001E733D">
          <w:rPr>
            <w:rFonts w:ascii="Times New Roman" w:hAnsi="Times New Roman" w:cs="Times New Roman"/>
            <w:sz w:val="24"/>
            <w:szCs w:val="24"/>
          </w:rPr>
          <w:br w:type="page"/>
        </w:r>
      </w:del>
    </w:p>
    <w:p w14:paraId="463FC42F" w14:textId="77777777" w:rsidR="00A55D1F" w:rsidRPr="009C37AB" w:rsidRDefault="00B0776F" w:rsidP="00840BBD">
      <w:pPr>
        <w:pStyle w:val="Heading2"/>
        <w:widowControl/>
        <w:tabs>
          <w:tab w:val="left" w:pos="360"/>
          <w:tab w:val="left" w:pos="8640"/>
        </w:tabs>
        <w:spacing w:before="0" w:after="0" w:line="480" w:lineRule="auto"/>
        <w:rPr>
          <w:rFonts w:ascii="Times New Roman" w:hAnsi="Times New Roman" w:cs="Times New Roman"/>
          <w:noProof w:val="0"/>
          <w:sz w:val="24"/>
          <w:szCs w:val="24"/>
        </w:rPr>
        <w:pPrChange w:id="304" w:author="JTT" w:date="2015-01-23T16:01:00Z">
          <w:pPr>
            <w:pStyle w:val="Heading2"/>
            <w:widowControl/>
            <w:tabs>
              <w:tab w:val="left" w:pos="360"/>
              <w:tab w:val="left" w:pos="8640"/>
            </w:tabs>
            <w:spacing w:before="0" w:after="0" w:line="480" w:lineRule="auto"/>
          </w:pPr>
        </w:pPrChange>
      </w:pPr>
      <w:r>
        <w:rPr>
          <w:rFonts w:ascii="Times New Roman" w:hAnsi="Times New Roman" w:cs="Times New Roman"/>
          <w:noProof w:val="0"/>
          <w:sz w:val="24"/>
          <w:szCs w:val="24"/>
        </w:rPr>
        <w:t xml:space="preserve">4 </w:t>
      </w:r>
      <w:r w:rsidR="00A55D1F">
        <w:rPr>
          <w:rFonts w:ascii="Times New Roman" w:hAnsi="Times New Roman" w:cs="Times New Roman"/>
          <w:noProof w:val="0"/>
          <w:sz w:val="24"/>
          <w:szCs w:val="24"/>
        </w:rPr>
        <w:t>Discussion</w:t>
      </w:r>
    </w:p>
    <w:p w14:paraId="2D2E30B3" w14:textId="3BA53336" w:rsidR="001E733D" w:rsidRDefault="001E733D" w:rsidP="00840BBD">
      <w:pPr>
        <w:tabs>
          <w:tab w:val="left" w:pos="360"/>
          <w:tab w:val="left" w:pos="720"/>
          <w:tab w:val="left" w:pos="8640"/>
        </w:tabs>
        <w:spacing w:after="0" w:line="480" w:lineRule="auto"/>
        <w:jc w:val="both"/>
        <w:rPr>
          <w:ins w:id="305" w:author="JTT" w:date="2015-01-23T15:47:00Z"/>
          <w:rFonts w:ascii="Times New Roman" w:hAnsi="Times New Roman" w:cs="Times New Roman"/>
          <w:sz w:val="24"/>
          <w:szCs w:val="24"/>
        </w:rPr>
        <w:pPrChange w:id="306" w:author="JTT" w:date="2015-01-23T16:01:00Z">
          <w:pPr>
            <w:tabs>
              <w:tab w:val="left" w:pos="360"/>
              <w:tab w:val="left" w:pos="720"/>
              <w:tab w:val="left" w:pos="8640"/>
            </w:tabs>
            <w:spacing w:after="0" w:line="480" w:lineRule="auto"/>
            <w:jc w:val="both"/>
          </w:pPr>
        </w:pPrChange>
      </w:pPr>
      <w:ins w:id="307" w:author="JTT" w:date="2015-01-23T15:39:00Z">
        <w:r>
          <w:rPr>
            <w:rFonts w:ascii="Times New Roman" w:hAnsi="Times New Roman" w:cs="Times New Roman"/>
            <w:sz w:val="24"/>
            <w:szCs w:val="24"/>
          </w:rPr>
          <w:tab/>
          <w:t>In this study, we have used a case study application for Antarctic toothfish and a simulation experiment to demonstrate that it is feasible to simultaneously estimate variation in growth among individuals and years, between sexes, and also including residual variation in growth rates for each individual over time, in addition to measurement errors.  We therefore incorporate most types of variation in growth that would be expected in a wild population</w:t>
        </w:r>
      </w:ins>
      <w:ins w:id="308" w:author="JTT" w:date="2015-01-23T15:40:00Z">
        <w:r>
          <w:rPr>
            <w:rFonts w:ascii="Times New Roman" w:hAnsi="Times New Roman" w:cs="Times New Roman"/>
            <w:sz w:val="24"/>
            <w:szCs w:val="24"/>
          </w:rPr>
          <w:t xml:space="preserve"> </w:t>
        </w:r>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{"citationID":"v751hb7pu","properties":{"formattedCitation":"(Shelton et al. 2013)","plainCitation":"(Shelton et al. 2013)"},"citationItems":[{"id":1979,"uris":["http://zotero.org/users/251206/items/EFDWH7VZ"],"uri":["http://zotero.org/users/251206/items/EFDWH7VZ"],"itemData":{"id":1979,"type":"article-journal","title":"Separating intrinsic and environmental contributions to growth and their population consequences","container-title":"The American Naturalist","page":"799–814","volume":"181","issue":"6","source":"Google Scholar","author":[{"family":"Shelton","given":"Andrew O."},{"family":"Satterthwaite","given":"William H."},{"family":"Beakes","given":"Michael P."},{"family":"Munch","given":"Stephan B."},{"family":"Sogard","given":"Susan M."},{"family":"Mangel","given":"Marc"}],"issued":{"date-parts":[["2013"]]},"accessed":{"date-parts":[["2013",10,8]]}}}],"schema":"https://github.com/citation-style-language/schema/raw/master/csl-citation.json"} </w:instrText>
        </w:r>
      </w:ins>
      <w:r>
        <w:rPr>
          <w:rFonts w:ascii="Times New Roman" w:hAnsi="Times New Roman" w:cs="Times New Roman"/>
          <w:sz w:val="24"/>
          <w:szCs w:val="24"/>
        </w:rPr>
        <w:fldChar w:fldCharType="separate"/>
      </w:r>
      <w:ins w:id="309" w:author="JTT" w:date="2015-01-23T15:40:00Z">
        <w:r w:rsidRPr="001E733D">
          <w:rPr>
            <w:rFonts w:ascii="Times New Roman" w:hAnsi="Times New Roman" w:cs="Times New Roman"/>
            <w:sz w:val="24"/>
            <w:rPrChange w:id="310" w:author="JTT" w:date="2015-01-23T15:40:00Z">
              <w:rPr/>
            </w:rPrChange>
          </w:rPr>
          <w:t>(Shelton et al. 2013)</w:t>
        </w:r>
        <w:r>
          <w:rPr>
            <w:rFonts w:ascii="Times New Roman" w:hAnsi="Times New Roman" w:cs="Times New Roman"/>
            <w:sz w:val="24"/>
            <w:szCs w:val="24"/>
          </w:rPr>
          <w:fldChar w:fldCharType="end"/>
        </w:r>
      </w:ins>
      <w:ins w:id="311" w:author="JTT" w:date="2015-01-23T15:39:00Z">
        <w:r>
          <w:rPr>
            <w:rFonts w:ascii="Times New Roman" w:hAnsi="Times New Roman" w:cs="Times New Roman"/>
            <w:sz w:val="24"/>
            <w:szCs w:val="24"/>
          </w:rPr>
          <w:t xml:space="preserve">.  </w:t>
        </w:r>
      </w:ins>
      <w:ins w:id="312" w:author="JTT" w:date="2015-01-23T15:48:00Z">
        <w:r>
          <w:rPr>
            <w:rFonts w:ascii="Times New Roman" w:hAnsi="Times New Roman" w:cs="Times New Roman"/>
            <w:sz w:val="24"/>
            <w:szCs w:val="24"/>
          </w:rPr>
          <w:t>Our case study application suggests that … [something about relative size of estimated SDs]</w:t>
        </w:r>
      </w:ins>
    </w:p>
    <w:p w14:paraId="17561445" w14:textId="1D28F0C4" w:rsidR="00B827F8" w:rsidRDefault="001E733D" w:rsidP="00840BBD">
      <w:pPr>
        <w:tabs>
          <w:tab w:val="left" w:pos="360"/>
          <w:tab w:val="left" w:pos="720"/>
          <w:tab w:val="left" w:pos="8640"/>
        </w:tabs>
        <w:spacing w:after="0" w:line="480" w:lineRule="auto"/>
        <w:jc w:val="both"/>
        <w:rPr>
          <w:ins w:id="313" w:author="JTT" w:date="2015-01-23T15:39:00Z"/>
          <w:rFonts w:ascii="Times New Roman" w:hAnsi="Times New Roman" w:cs="Times New Roman"/>
          <w:sz w:val="24"/>
          <w:szCs w:val="24"/>
        </w:rPr>
        <w:pPrChange w:id="314" w:author="JTT" w:date="2015-01-23T16:01:00Z">
          <w:pPr>
            <w:tabs>
              <w:tab w:val="left" w:pos="360"/>
              <w:tab w:val="left" w:pos="720"/>
              <w:tab w:val="left" w:pos="8640"/>
            </w:tabs>
            <w:spacing w:after="0" w:line="480" w:lineRule="auto"/>
            <w:jc w:val="both"/>
          </w:pPr>
        </w:pPrChange>
      </w:pPr>
      <w:ins w:id="315" w:author="JTT" w:date="2015-01-23T15:47:00Z">
        <w:r>
          <w:rPr>
            <w:rFonts w:ascii="Times New Roman" w:hAnsi="Times New Roman" w:cs="Times New Roman"/>
            <w:sz w:val="24"/>
            <w:szCs w:val="24"/>
          </w:rPr>
          <w:tab/>
        </w:r>
      </w:ins>
      <w:ins w:id="316" w:author="JTT" w:date="2015-01-23T15:48:00Z">
        <w:r>
          <w:rPr>
            <w:rFonts w:ascii="Times New Roman" w:hAnsi="Times New Roman" w:cs="Times New Roman"/>
            <w:sz w:val="24"/>
            <w:szCs w:val="24"/>
          </w:rPr>
          <w:t xml:space="preserve">Despite including variation over time, among individuals, and between sexes, we have neglected one obvious type of variation in growth rates </w:t>
        </w:r>
      </w:ins>
      <w:ins w:id="317" w:author="JTT" w:date="2015-01-23T15:49:00Z">
        <w:r>
          <w:rPr>
            <w:rFonts w:ascii="Times New Roman" w:hAnsi="Times New Roman" w:cs="Times New Roman"/>
            <w:sz w:val="24"/>
            <w:szCs w:val="24"/>
          </w:rPr>
          <w:t>–</w:t>
        </w:r>
      </w:ins>
      <w:ins w:id="318" w:author="JTT" w:date="2015-01-23T15:48:00Z">
        <w:r>
          <w:rPr>
            <w:rFonts w:ascii="Times New Roman" w:hAnsi="Times New Roman" w:cs="Times New Roman"/>
            <w:sz w:val="24"/>
            <w:szCs w:val="24"/>
          </w:rPr>
          <w:t xml:space="preserve"> variation </w:t>
        </w:r>
      </w:ins>
      <w:ins w:id="319" w:author="JTT" w:date="2015-01-23T15:49:00Z">
        <w:r>
          <w:rPr>
            <w:rFonts w:ascii="Times New Roman" w:hAnsi="Times New Roman" w:cs="Times New Roman"/>
            <w:sz w:val="24"/>
            <w:szCs w:val="24"/>
          </w:rPr>
          <w:t>over space</w:t>
        </w:r>
      </w:ins>
      <w:ins w:id="320" w:author="JTT" w:date="2015-01-23T15:40:00Z">
        <w:r>
          <w:rPr>
            <w:rFonts w:ascii="Times New Roman" w:hAnsi="Times New Roman" w:cs="Times New Roman"/>
            <w:sz w:val="24"/>
            <w:szCs w:val="24"/>
          </w:rPr>
          <w:t xml:space="preserve">.  </w:t>
        </w:r>
      </w:ins>
      <w:ins w:id="321" w:author="JTT" w:date="2015-01-23T15:42:00Z">
        <w:r>
          <w:rPr>
            <w:rFonts w:ascii="Times New Roman" w:hAnsi="Times New Roman" w:cs="Times New Roman"/>
            <w:sz w:val="24"/>
            <w:szCs w:val="24"/>
          </w:rPr>
          <w:t xml:space="preserve">Previous research has demonstrated the prevalence of individual variation in growth </w:t>
        </w:r>
      </w:ins>
      <w:ins w:id="322" w:author="JTT" w:date="2015-01-23T15:45:00Z">
        <w:r>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{"citationID":"146gc2jeci","properties":{"formattedCitation":"(Gertseva et al. 2010)","plainCitation":"(Gertseva et al. 2010)"},"citationItems":[{"id":1585,"uris":["http://zotero.org/users/251206/items/AIXQPBVX"],"uri":["http://zotero.org/users/251206/items/AIXQPBVX"],"itemData":{"id":1585,"type":"article-journal","title":"Growth variability in the splitnose rockfish Sebastes diploproa of the northeast Pacific Ocean: pattern revisited","container-title":"Marine Ecology Progress Series","page":"125–136","volume":"413","source":"Google Scholar","shortTitle":"Growth variability in the splitnose rockfish Sebastes diploproa of the northeast Pacific Ocean","author":[{"family":"Gertseva","given":"Vladlena V."},{"family":"Cope","given":"Jason M."},{"family":"Matson","given":"Sean E."}],"issued":{"date-parts":[["2010"]]},"accessed":{"date-parts":[["2013",5,3]]}}}],"schema":"https://github.com/citation-style-language/schema/raw/master/csl-citation.json"} </w:instrText>
        </w:r>
      </w:ins>
      <w:r>
        <w:rPr>
          <w:rFonts w:ascii="Times New Roman" w:hAnsi="Times New Roman" w:cs="Times New Roman"/>
          <w:sz w:val="24"/>
          <w:szCs w:val="24"/>
        </w:rPr>
        <w:fldChar w:fldCharType="separate"/>
      </w:r>
      <w:ins w:id="323" w:author="JTT" w:date="2015-01-23T15:45:00Z">
        <w:r w:rsidRPr="001E733D">
          <w:rPr>
            <w:rFonts w:ascii="Times New Roman" w:hAnsi="Times New Roman" w:cs="Times New Roman"/>
            <w:sz w:val="24"/>
            <w:rPrChange w:id="324" w:author="JTT" w:date="2015-01-23T15:45:00Z">
              <w:rPr/>
            </w:rPrChange>
          </w:rPr>
          <w:t>(Gertseva et al. 2010)</w:t>
        </w:r>
        <w:r>
          <w:rPr>
            <w:rFonts w:ascii="Times New Roman" w:hAnsi="Times New Roman" w:cs="Times New Roman"/>
            <w:sz w:val="24"/>
            <w:szCs w:val="24"/>
          </w:rPr>
          <w:fldChar w:fldCharType="end"/>
        </w:r>
      </w:ins>
      <w:ins w:id="325" w:author="JTT" w:date="2015-01-23T15:43:00Z">
        <w:r>
          <w:rPr>
            <w:rFonts w:ascii="Times New Roman" w:hAnsi="Times New Roman" w:cs="Times New Roman"/>
            <w:sz w:val="24"/>
            <w:szCs w:val="24"/>
          </w:rPr>
          <w:t xml:space="preserve"> </w:t>
        </w:r>
      </w:ins>
      <w:ins w:id="326" w:author="JTT" w:date="2015-01-23T15:42:00Z">
        <w:r>
          <w:rPr>
            <w:rFonts w:ascii="Times New Roman" w:hAnsi="Times New Roman" w:cs="Times New Roman"/>
            <w:sz w:val="24"/>
            <w:szCs w:val="24"/>
          </w:rPr>
          <w:t xml:space="preserve">and condition </w:t>
        </w:r>
        <w:r>
          <w:rPr>
            <w:rFonts w:ascii="Times New Roman" w:hAnsi="Times New Roman" w:cs="Times New Roman"/>
            <w:sz w:val="24"/>
            <w:szCs w:val="24"/>
          </w:rPr>
          <w:fldChar w:fldCharType="begin"/>
        </w:r>
      </w:ins>
      <w:ins w:id="327" w:author="JTT" w:date="2015-01-23T15:43:00Z">
        <w:r>
          <w:rPr>
            <w:rFonts w:ascii="Times New Roman" w:hAnsi="Times New Roman" w:cs="Times New Roman"/>
            <w:sz w:val="24"/>
            <w:szCs w:val="24"/>
          </w:rPr>
          <w:instrText xml:space="preserve"> ADDIN ZOTERO_ITEM CSL_CITATION {"citationID":"182eh4ssh2","properties":{"formattedCitation":"(Thorson In press)","plainCitation":"(Thorson In press)"},"citationItems":[{"id":2791,"uris":["http://zotero.org/users/251206/items/AQUR9KMA"],"uri":["http://zotero.org/users/251206/items/AQUR9KMA"],"itemData":{"id":2791,"type":"article-journal","title":"Spatio-temporal variation in fish condition is not consistently explained by density, temperature, or season for Northeast Pacific groundfishes","author":[{"family":"Thorson","given":"James T."}],"issued":{"literal":"In press"}}}],"schema":"https://github.com/citation-style-language/schema/raw/master/csl-citation.json"} </w:instrText>
        </w:r>
      </w:ins>
      <w:r>
        <w:rPr>
          <w:rFonts w:ascii="Times New Roman" w:hAnsi="Times New Roman" w:cs="Times New Roman"/>
          <w:sz w:val="24"/>
          <w:szCs w:val="24"/>
        </w:rPr>
        <w:fldChar w:fldCharType="separate"/>
      </w:r>
      <w:ins w:id="328" w:author="JTT" w:date="2015-01-23T15:43:00Z">
        <w:r w:rsidRPr="001E733D">
          <w:rPr>
            <w:rFonts w:ascii="Times New Roman" w:hAnsi="Times New Roman" w:cs="Times New Roman"/>
            <w:sz w:val="24"/>
            <w:rPrChange w:id="329" w:author="JTT" w:date="2015-01-23T15:43:00Z">
              <w:rPr/>
            </w:rPrChange>
          </w:rPr>
          <w:t>(Thorson In press)</w:t>
        </w:r>
      </w:ins>
      <w:ins w:id="330" w:author="JTT" w:date="2015-01-23T15:42:00Z">
        <w:r>
          <w:rPr>
            <w:rFonts w:ascii="Times New Roman" w:hAnsi="Times New Roman" w:cs="Times New Roman"/>
            <w:sz w:val="24"/>
            <w:szCs w:val="24"/>
          </w:rPr>
          <w:fldChar w:fldCharType="end"/>
        </w:r>
        <w:r>
          <w:rPr>
            <w:rFonts w:ascii="Times New Roman" w:hAnsi="Times New Roman" w:cs="Times New Roman"/>
            <w:sz w:val="24"/>
            <w:szCs w:val="24"/>
          </w:rPr>
          <w:t xml:space="preserve"> over space.  </w:t>
        </w:r>
      </w:ins>
      <w:ins w:id="331" w:author="JTT" w:date="2015-01-23T15:45:00Z">
        <w:r>
          <w:rPr>
            <w:rFonts w:ascii="Times New Roman" w:hAnsi="Times New Roman" w:cs="Times New Roman"/>
            <w:sz w:val="24"/>
            <w:szCs w:val="24"/>
          </w:rPr>
          <w:t xml:space="preserve">The </w:t>
        </w:r>
      </w:ins>
      <w:ins w:id="332" w:author="JTT" w:date="2015-01-23T15:46:00Z">
        <w:r>
          <w:rPr>
            <w:rFonts w:ascii="Times New Roman" w:hAnsi="Times New Roman" w:cs="Times New Roman"/>
            <w:sz w:val="24"/>
            <w:szCs w:val="24"/>
          </w:rPr>
          <w:t xml:space="preserve">modelling framework we present here could easily be modified to include spatial variation in growth rates, either among spatial strata or using geostatistical techniques </w:t>
        </w:r>
        <w:r>
          <w:rPr>
            <w:rFonts w:ascii="Times New Roman" w:hAnsi="Times New Roman" w:cs="Times New Roman"/>
            <w:sz w:val="24"/>
            <w:szCs w:val="24"/>
          </w:rPr>
          <w:fldChar w:fldCharType="begin"/>
        </w:r>
      </w:ins>
      <w:ins w:id="333" w:author="JTT" w:date="2015-01-23T15:47:00Z">
        <w:r>
          <w:rPr>
            <w:rFonts w:ascii="Times New Roman" w:hAnsi="Times New Roman" w:cs="Times New Roman"/>
            <w:sz w:val="24"/>
            <w:szCs w:val="24"/>
          </w:rPr>
          <w:instrText xml:space="preserve"> ADDIN ZOTERO_ITEM CSL_CITATION {"citationID":"8l83andgh","properties":{"formattedCitation":"(Thorson et al. In press, Shelton et al. 2014)","plainCitation":"(Thorson et al. In press, Shelton et al. 2014)"},"citationItems":[{"id":2624,"uris":["http://zotero.org/users/251206/items/53PWK3AS"],"uri":["http://zotero.org/users/251206/items/53PWK3AS"],"itemData":{"id":2624,"type":"article-journal","title":"The importance of spatial models for estimating the strength of density dependence","container-title":"Ecology","DOI":"http://dx.doi.org/10.1890/14-0739.1","author":[{"family":"Thorson","given":"James T."},{"family":"Skaug","given":"Hans"},{"family":"Kristensen","given":"Kasper"},{"family":"Shelton","given":"Andrew O."},{"family":"Ward","given":"Eric J."},{"family":"Harms","given":"John"},{"family":"Benante","given":"Jim"}],"issued":{"literal":"In press"}}},{"id":2572,"uris":["http://zotero.org/users/251206/items/V3ZFK5E8"],"uri":["http://zotero.org/users/251206/items/V3ZFK5E8"],"itemData":{"id":2572,"type":"article-journal","title":"Spatial semiparametric models improve estimates of species abundance and distribution","container-title":"Canadian Journal of Fisheries and Aquatic Sciences","page":"1655-1666","volume":"71","issue":"11","source":"NRC Research Press","abstract":"Accurate estimates of abundance are imperative for successful conservation and management. Classical, stratified abundance estimators provide unbiased estimates of abundance, but such estimators may be imprecise and impede assessment of population status and trend when the distribution of individuals is highly variable in space. Model-based procedures that account for important environmental covariates can improve overall precision, but frequently there is uncertainty about the contribution of particular environmental variables and a lack of information about variables that are important determinants of abundance. We develop a general semiparametric mixture model that incorporates measured habitat variables and a nonparametric smoothing term to account for unmeasured variables. We contrast this spatial habitat approach with two stratified abundance estimators and compare the three models using an intensively managed marine fish, darkblotched rockfish (Sebastes crameri). We show that the spatial habitat mo..., Des estimations exactes de l’abondance sont essentielles au succès de la conservation et de la gestion. Si les estimateurs d’abondance stratifiés classiques fournissent des estimations non biaisées de l’abondance, ces estimateurs peuvent être imprécis ou entraver l’évaluation de l’état et de la tendance de la population si la répartition des individus est très variable dans l’espace. Si des procédures basées sur des modèles qui tiennent compte d’importantes covariables environnementales peuvent améliorer la précision globale, il y a souvent une incertitude associée à la contribution de différentes variables environnementales et un manque d’information sur les variables qui sont d’importants déterminants de l’abondance. Nous avons développé un modèle de mélange semi-paramétrique général qui incorpore des variables mesurées de l’habitat et un terme de lissage non paramétrique pour tenir compte des variables non mesurées. Nous comparons cette approche d’habitat spatial à deux estimateurs d’abondance stratifi...","DOI":"10.1139/cjfas-2013-0508","ISSN":"0706-652X","journalAbbreviation":"Can. J. Fish. Aquat. Sci.","author":[{"family":"Shelton","given":"Andrew Olaf"},{"family":"Thorson","given":"James T."},{"family":"Ward","given":"Eric J."},{"family":"Feist","given":"Blake E."}],"issued":{"date-parts":[["2014",7,8]]},"accessed":{"date-parts":[["2014",10,28]]}}}],"schema":"https://github.com/citation-style-language/schema/raw/master/csl-citation.json"} </w:instrText>
        </w:r>
      </w:ins>
      <w:r>
        <w:rPr>
          <w:rFonts w:ascii="Times New Roman" w:hAnsi="Times New Roman" w:cs="Times New Roman"/>
          <w:sz w:val="24"/>
          <w:szCs w:val="24"/>
        </w:rPr>
        <w:fldChar w:fldCharType="separate"/>
      </w:r>
      <w:ins w:id="334" w:author="JTT" w:date="2015-01-23T15:47:00Z">
        <w:r w:rsidRPr="001E733D">
          <w:rPr>
            <w:rFonts w:ascii="Times New Roman" w:hAnsi="Times New Roman" w:cs="Times New Roman"/>
            <w:sz w:val="24"/>
            <w:rPrChange w:id="335" w:author="JTT" w:date="2015-01-23T15:47:00Z">
              <w:rPr/>
            </w:rPrChange>
          </w:rPr>
          <w:t>(Thorson et al. In press, Shelton et al. 2014)</w:t>
        </w:r>
      </w:ins>
      <w:ins w:id="336" w:author="JTT" w:date="2015-01-23T15:46:00Z">
        <w:r>
          <w:rPr>
            <w:rFonts w:ascii="Times New Roman" w:hAnsi="Times New Roman" w:cs="Times New Roman"/>
            <w:sz w:val="24"/>
            <w:szCs w:val="24"/>
          </w:rPr>
          <w:fldChar w:fldCharType="end"/>
        </w:r>
        <w:r>
          <w:rPr>
            <w:rFonts w:ascii="Times New Roman" w:hAnsi="Times New Roman" w:cs="Times New Roman"/>
            <w:sz w:val="24"/>
            <w:szCs w:val="24"/>
          </w:rPr>
          <w:t xml:space="preserve">, but in this study we have chosen instead to focus on testing the individual, temporal, and sex-specific variation that we presented here. </w:t>
        </w:r>
      </w:ins>
      <w:ins w:id="337" w:author="JTT" w:date="2015-01-23T15:49:00Z">
        <w:r>
          <w:rPr>
            <w:rFonts w:ascii="Times New Roman" w:hAnsi="Times New Roman" w:cs="Times New Roman"/>
            <w:sz w:val="24"/>
            <w:szCs w:val="24"/>
          </w:rPr>
          <w:t xml:space="preserve"> We hypothesize that including spatial variation would decrease the magnitude of among-individual variation in growth rates, because spatial variation would explain some portion of individual-level variation.  </w:t>
        </w:r>
      </w:ins>
      <w:ins w:id="338" w:author="JTT" w:date="2015-01-23T15:46:00Z">
        <w:r>
          <w:rPr>
            <w:rFonts w:ascii="Times New Roman" w:hAnsi="Times New Roman" w:cs="Times New Roman"/>
            <w:sz w:val="24"/>
            <w:szCs w:val="24"/>
          </w:rPr>
          <w:t xml:space="preserve"> </w:t>
        </w:r>
      </w:ins>
      <w:ins w:id="339" w:author="JTT" w:date="2015-01-23T15:40:00Z">
        <w:r>
          <w:rPr>
            <w:rFonts w:ascii="Times New Roman" w:hAnsi="Times New Roman" w:cs="Times New Roman"/>
            <w:sz w:val="24"/>
            <w:szCs w:val="24"/>
          </w:rPr>
          <w:t xml:space="preserve"> </w:t>
        </w:r>
      </w:ins>
    </w:p>
    <w:p w14:paraId="7558BEA5" w14:textId="3ECED703" w:rsidR="001E733D" w:rsidRPr="00B827F8" w:rsidRDefault="001E733D" w:rsidP="00840BBD">
      <w:pPr>
        <w:tabs>
          <w:tab w:val="left" w:pos="360"/>
          <w:tab w:val="left" w:pos="720"/>
          <w:tab w:val="left" w:pos="8640"/>
        </w:tabs>
        <w:spacing w:after="0" w:line="480" w:lineRule="auto"/>
        <w:jc w:val="both"/>
        <w:rPr>
          <w:rFonts w:ascii="Times New Roman" w:hAnsi="Times New Roman" w:cs="Times New Roman"/>
          <w:sz w:val="24"/>
          <w:szCs w:val="24"/>
        </w:rPr>
        <w:pPrChange w:id="340" w:author="JTT" w:date="2015-01-23T16:01:00Z">
          <w:pPr>
            <w:tabs>
              <w:tab w:val="left" w:pos="360"/>
              <w:tab w:val="left" w:pos="720"/>
              <w:tab w:val="left" w:pos="8640"/>
            </w:tabs>
            <w:spacing w:after="0" w:line="480" w:lineRule="auto"/>
            <w:jc w:val="both"/>
          </w:pPr>
        </w:pPrChange>
      </w:pPr>
      <w:ins w:id="341" w:author="JTT" w:date="2015-01-23T15:50:00Z">
        <w:r>
          <w:rPr>
            <w:rFonts w:ascii="Times New Roman" w:hAnsi="Times New Roman" w:cs="Times New Roman"/>
            <w:sz w:val="24"/>
            <w:szCs w:val="24"/>
          </w:rPr>
          <w:tab/>
          <w:t xml:space="preserve">We have also distributed our new software tool as an R package, and hope that easy access to computational tools will allow comparison of results among species, regions, and taxa.  </w:t>
        </w:r>
        <w:r w:rsidR="00840BBD">
          <w:rPr>
            <w:rFonts w:ascii="Times New Roman" w:hAnsi="Times New Roman" w:cs="Times New Roman"/>
            <w:sz w:val="24"/>
            <w:szCs w:val="24"/>
          </w:rPr>
          <w:t xml:space="preserve">There is little existing research regarding the relative magnitude of individual, temporal, and spatial </w:t>
        </w:r>
      </w:ins>
      <w:ins w:id="342" w:author="JTT" w:date="2015-01-23T15:51:00Z">
        <w:r w:rsidR="00840BBD">
          <w:rPr>
            <w:rFonts w:ascii="Times New Roman" w:hAnsi="Times New Roman" w:cs="Times New Roman"/>
            <w:sz w:val="24"/>
            <w:szCs w:val="24"/>
          </w:rPr>
          <w:t>forms</w:t>
        </w:r>
      </w:ins>
      <w:ins w:id="343" w:author="JTT" w:date="2015-01-23T15:50:00Z">
        <w:r w:rsidR="00840BBD">
          <w:rPr>
            <w:rFonts w:ascii="Times New Roman" w:hAnsi="Times New Roman" w:cs="Times New Roman"/>
            <w:sz w:val="24"/>
            <w:szCs w:val="24"/>
          </w:rPr>
          <w:t xml:space="preserve"> of variation in growth.  This information is important for at least two reasons.  First, stock </w:t>
        </w:r>
        <w:r w:rsidR="00840BBD">
          <w:rPr>
            <w:rFonts w:ascii="Times New Roman" w:hAnsi="Times New Roman" w:cs="Times New Roman"/>
            <w:sz w:val="24"/>
            <w:szCs w:val="24"/>
          </w:rPr>
          <w:lastRenderedPageBreak/>
          <w:t xml:space="preserve">assessment models and fisheries management strategies are routinely evaluated using simulation experiments (termed </w:t>
        </w:r>
      </w:ins>
      <w:ins w:id="344" w:author="JTT" w:date="2015-01-23T15:52:00Z">
        <w:r w:rsidR="00840BBD">
          <w:rPr>
            <w:rFonts w:ascii="Times New Roman" w:hAnsi="Times New Roman" w:cs="Times New Roman"/>
            <w:sz w:val="24"/>
            <w:szCs w:val="24"/>
          </w:rPr>
          <w:t xml:space="preserve">“management strategy evaluation”; Sainsbury et al.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NUbZTNSz","properties":{"formattedCitation":"(2000)","plainCitation":"(2000)"},"citationItems":[{"id":516,"uris":["http://zotero.org/users/251206/items/QQ736GGT"],"uri":["http://zotero.org/users/251206/items/QQ736GGT"],"itemData":{"id":516,"type":"article-journal","title":"Design of operational management strategies for achieving fishery ecosystem objectives","container-title":"ICES Journal of Marine Science: Journal du Conseil","page":"731-741","volume":"57","issue":"3","source":"Google Scholar","journalAbbreviation":"ICES J. Mar. Sci.","author":[{"family":"Sainsbury","given":"K. J"},{"family":"Punt","given":"A. E"},{"family":"Smith","given":"A. D.M"}],"issued":{"date-parts":[["2000"]]}},"suppress-author":true}],"schema":"https://github.com/citation-style-language/schema/raw/master/csl-citation.json"} </w:instrText>
        </w:r>
      </w:ins>
      <w:r w:rsidR="00840BBD">
        <w:rPr>
          <w:rFonts w:ascii="Times New Roman" w:hAnsi="Times New Roman" w:cs="Times New Roman"/>
          <w:sz w:val="24"/>
          <w:szCs w:val="24"/>
        </w:rPr>
        <w:fldChar w:fldCharType="separate"/>
      </w:r>
      <w:ins w:id="345" w:author="JTT" w:date="2015-01-23T15:52:00Z">
        <w:r w:rsidR="00840BBD" w:rsidRPr="00840BBD">
          <w:rPr>
            <w:rFonts w:ascii="Times New Roman" w:hAnsi="Times New Roman" w:cs="Times New Roman"/>
            <w:sz w:val="24"/>
            <w:rPrChange w:id="346" w:author="JTT" w:date="2015-01-23T15:52:00Z">
              <w:rPr/>
            </w:rPrChange>
          </w:rPr>
          <w:t>(2000)</w:t>
        </w:r>
        <w:r w:rsidR="00840BBD">
          <w:rPr>
            <w:rFonts w:ascii="Times New Roman" w:hAnsi="Times New Roman" w:cs="Times New Roman"/>
            <w:sz w:val="24"/>
            <w:szCs w:val="24"/>
          </w:rPr>
          <w:fldChar w:fldCharType="end"/>
        </w:r>
        <w:r w:rsidR="00840BBD">
          <w:rPr>
            <w:rFonts w:ascii="Times New Roman" w:hAnsi="Times New Roman" w:cs="Times New Roman"/>
            <w:sz w:val="24"/>
            <w:szCs w:val="24"/>
          </w:rPr>
          <w:t>).  However, simulation experiments depend upon having information regarding plausible states-of-nature, which are used to simulate ava</w:t>
        </w:r>
        <w:bookmarkStart w:id="347" w:name="_GoBack"/>
        <w:bookmarkEnd w:id="347"/>
        <w:r w:rsidR="00840BBD">
          <w:rPr>
            <w:rFonts w:ascii="Times New Roman" w:hAnsi="Times New Roman" w:cs="Times New Roman"/>
            <w:sz w:val="24"/>
            <w:szCs w:val="24"/>
          </w:rPr>
          <w:t>ilable data</w:t>
        </w:r>
      </w:ins>
      <w:ins w:id="348" w:author="JTT" w:date="2015-01-23T15:53: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{"citationID":"f1o2fj0m1","properties":{"formattedCitation":"(Punt 2008)","plainCitation":"(Punt 2008)"},"citationItems":[{"id":2600,"uris":["http://zotero.org/users/251206/items/IMP59XUN"],"uri":["http://zotero.org/users/251206/items/IMP59XUN"],"itemData":{"id":2600,"type":"chapter","title":"Refocusing stock assessment in support of policy evaluation","container-title":"Fisheries for Global Welfare and Environment","publisher":"TerraPub","publisher-place":"Tokyo","page":"139–152","source":"Google Scholar","event-place":"Tokyo","author":[{"family":"Punt","given":"A. E."}],"editor":[{"family":"Tsukamoto","given":"K."},{"family":"Kawamura","given":"T."},{"family":"Takeuchi","given":"T."},{"family":"Beard","given":"T.D."},{"family":"Kaiser","given":"M.J."}],"issued":{"date-parts":[["2008"]]}}}],"schema":"https://github.com/citation-style-language/schema/raw/master/csl-citation.json"} </w:instrText>
        </w:r>
      </w:ins>
      <w:r w:rsidR="00840BBD">
        <w:rPr>
          <w:rFonts w:ascii="Times New Roman" w:hAnsi="Times New Roman" w:cs="Times New Roman"/>
          <w:sz w:val="24"/>
          <w:szCs w:val="24"/>
        </w:rPr>
        <w:fldChar w:fldCharType="separate"/>
      </w:r>
      <w:ins w:id="349" w:author="JTT" w:date="2015-01-23T15:53:00Z">
        <w:r w:rsidR="00840BBD" w:rsidRPr="00840BBD">
          <w:rPr>
            <w:rFonts w:ascii="Times New Roman" w:hAnsi="Times New Roman" w:cs="Times New Roman"/>
            <w:sz w:val="24"/>
            <w:rPrChange w:id="350" w:author="JTT" w:date="2015-01-23T15:53:00Z">
              <w:rPr/>
            </w:rPrChange>
          </w:rPr>
          <w:t>(Punt 2008)</w:t>
        </w:r>
        <w:r w:rsidR="00840BBD">
          <w:rPr>
            <w:rFonts w:ascii="Times New Roman" w:hAnsi="Times New Roman" w:cs="Times New Roman"/>
            <w:sz w:val="24"/>
            <w:szCs w:val="24"/>
          </w:rPr>
          <w:fldChar w:fldCharType="end"/>
        </w:r>
      </w:ins>
      <w:ins w:id="351" w:author="JTT" w:date="2015-01-23T15:52:00Z">
        <w:r w:rsidR="00840BBD">
          <w:rPr>
            <w:rFonts w:ascii="Times New Roman" w:hAnsi="Times New Roman" w:cs="Times New Roman"/>
            <w:sz w:val="24"/>
            <w:szCs w:val="24"/>
          </w:rPr>
          <w:t xml:space="preserve">.  Models </w:t>
        </w:r>
      </w:ins>
      <w:ins w:id="352" w:author="JTT" w:date="2015-01-23T15:59:00Z">
        <w:r w:rsidR="00840BBD">
          <w:rPr>
            <w:rFonts w:ascii="Times New Roman" w:hAnsi="Times New Roman" w:cs="Times New Roman"/>
            <w:sz w:val="24"/>
            <w:szCs w:val="24"/>
          </w:rPr>
          <w:t>estimating time-</w:t>
        </w:r>
      </w:ins>
      <w:ins w:id="353" w:author="JTT" w:date="2015-01-23T15:52:00Z">
        <w:r w:rsidR="00840BBD">
          <w:rPr>
            <w:rFonts w:ascii="Times New Roman" w:hAnsi="Times New Roman" w:cs="Times New Roman"/>
            <w:sz w:val="24"/>
            <w:szCs w:val="24"/>
          </w:rPr>
          <w:t xml:space="preserve">variation in growth can be used to </w:t>
        </w:r>
      </w:ins>
      <w:ins w:id="354" w:author="JTT" w:date="2015-01-23T15:59:00Z">
        <w:r w:rsidR="00840BBD">
          <w:rPr>
            <w:rFonts w:ascii="Times New Roman" w:hAnsi="Times New Roman" w:cs="Times New Roman"/>
            <w:sz w:val="24"/>
            <w:szCs w:val="24"/>
          </w:rPr>
          <w:t>simulate</w:t>
        </w:r>
      </w:ins>
      <w:ins w:id="355" w:author="JTT" w:date="2015-01-23T15:52:00Z">
        <w:r w:rsidR="00840BBD">
          <w:rPr>
            <w:rFonts w:ascii="Times New Roman" w:hAnsi="Times New Roman" w:cs="Times New Roman"/>
            <w:sz w:val="24"/>
            <w:szCs w:val="24"/>
          </w:rPr>
          <w:t xml:space="preserve"> more plausible data for use in testing assessment methods.  </w:t>
        </w:r>
      </w:ins>
      <w:ins w:id="356" w:author="JTT" w:date="2015-01-23T15:53:00Z">
        <w:r w:rsidR="00840BBD">
          <w:rPr>
            <w:rFonts w:ascii="Times New Roman" w:hAnsi="Times New Roman" w:cs="Times New Roman"/>
            <w:sz w:val="24"/>
            <w:szCs w:val="24"/>
          </w:rPr>
          <w:t>Second, previous research has indicated that growth estimates are biased when variation when estimated via models that do not account for variation in growth</w:t>
        </w:r>
      </w:ins>
      <w:ins w:id="357" w:author="JTT" w:date="2015-01-23T15:54:00Z">
        <w:r w:rsidR="00840BBD">
          <w:rPr>
            <w:rFonts w:ascii="Times New Roman" w:hAnsi="Times New Roman" w:cs="Times New Roman"/>
            <w:sz w:val="24"/>
            <w:szCs w:val="24"/>
          </w:rPr>
          <w:t xml:space="preserve"> </w:t>
        </w:r>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{"citationID":"13loh31imk","properties":{"formattedCitation":"(Sainsbury 1980)","plainCitation":"(Sainsbury 1980)"},"citationItems":[{"id":3048,"uris":["http://zotero.org/users/251206/items/U86SWFEU"],"uri":["http://zotero.org/users/251206/items/U86SWFEU"],"itemData":{"id":3048,"type":"article-journal","title":"Effect of individual variability on the von Bertalanffy growth equation","container-title":"Canadian journal of fisheries and aquatic sciences","page":"241–247","volume":"37","issue":"2","source":"Google Scholar","author":[{"family":"Sainsbury","given":"K. J."}],"issued":{"date-parts":[["1980"]]},"accessed":{"date-parts":[["2014",12,19]]}}}],"schema":"https://github.com/citation-style-language/schema/raw/master/csl-citation.json"} </w:instrText>
        </w:r>
      </w:ins>
      <w:r w:rsidR="00840BBD">
        <w:rPr>
          <w:rFonts w:ascii="Times New Roman" w:hAnsi="Times New Roman" w:cs="Times New Roman"/>
          <w:sz w:val="24"/>
          <w:szCs w:val="24"/>
        </w:rPr>
        <w:fldChar w:fldCharType="separate"/>
      </w:r>
      <w:ins w:id="358" w:author="JTT" w:date="2015-01-23T15:54:00Z">
        <w:r w:rsidR="00840BBD" w:rsidRPr="00840BBD">
          <w:rPr>
            <w:rFonts w:ascii="Times New Roman" w:hAnsi="Times New Roman" w:cs="Times New Roman"/>
            <w:sz w:val="24"/>
            <w:rPrChange w:id="359" w:author="JTT" w:date="2015-01-23T15:54:00Z">
              <w:rPr/>
            </w:rPrChange>
          </w:rPr>
          <w:t>(Sainsbury 1980)</w:t>
        </w:r>
        <w:r w:rsidR="00840BBD">
          <w:rPr>
            <w:rFonts w:ascii="Times New Roman" w:hAnsi="Times New Roman" w:cs="Times New Roman"/>
            <w:sz w:val="24"/>
            <w:szCs w:val="24"/>
          </w:rPr>
          <w:fldChar w:fldCharType="end"/>
        </w:r>
      </w:ins>
      <w:ins w:id="360" w:author="JTT" w:date="2015-01-23T15:58:00Z">
        <w:r w:rsidR="00840BBD">
          <w:rPr>
            <w:rFonts w:ascii="Times New Roman" w:hAnsi="Times New Roman" w:cs="Times New Roman"/>
            <w:sz w:val="24"/>
            <w:szCs w:val="24"/>
          </w:rPr>
          <w:t xml:space="preserve">, and that these biases can in turn result in biased estimates of stock status and productivity </w:t>
        </w:r>
      </w:ins>
      <w:ins w:id="361" w:author="JTT" w:date="2015-01-23T15:59:00Z">
        <w:r w:rsidR="00840BBD">
          <w:rPr>
            <w:rFonts w:ascii="Times New Roman" w:hAnsi="Times New Roman" w:cs="Times New Roman"/>
            <w:sz w:val="24"/>
            <w:szCs w:val="24"/>
          </w:rPr>
          <w:fldChar w:fldCharType="begin"/>
        </w:r>
        <w:r w:rsidR="00840BBD">
          <w:rPr>
            <w:rFonts w:ascii="Times New Roman" w:hAnsi="Times New Roman" w:cs="Times New Roman"/>
            <w:sz w:val="24"/>
            <w:szCs w:val="24"/>
          </w:rPr>
          <w:instrText xml:space="preserve"> ADDIN ZOTERO_ITEM CSL_CITATION {"citationID":"jftc51vjh","properties":{"formattedCitation":"(Punt et al. In review)","plainCitation":"(Punt et al. In review)"},"citationItems":[{"id":3094,"uris":["http://zotero.org/users/251206/items/R4SK47KE"],"uri":["http://zotero.org/users/251206/items/R4SK47KE"],"itemData":{"id":3094,"type":"article-journal","title":"Estimating Growth within size-structured fishery stock assessments: What is the state of the art and what does the future look like?","author":[{"family":"Punt","given":"Andre E."},{"family":"Haddon","given":"M."},{"family":"McGarvey","given":"R."}],"issued":{"literal":"In review"}}}],"schema":"https://github.com/citation-style-language/schema/raw/master/csl-citation.json"} </w:instrText>
        </w:r>
      </w:ins>
      <w:r w:rsidR="00840BBD">
        <w:rPr>
          <w:rFonts w:ascii="Times New Roman" w:hAnsi="Times New Roman" w:cs="Times New Roman"/>
          <w:sz w:val="24"/>
          <w:szCs w:val="24"/>
        </w:rPr>
        <w:fldChar w:fldCharType="separate"/>
      </w:r>
      <w:ins w:id="362" w:author="JTT" w:date="2015-01-23T15:59:00Z">
        <w:r w:rsidR="00840BBD" w:rsidRPr="00840BBD">
          <w:rPr>
            <w:rFonts w:ascii="Times New Roman" w:hAnsi="Times New Roman" w:cs="Times New Roman"/>
            <w:sz w:val="24"/>
            <w:rPrChange w:id="363" w:author="JTT" w:date="2015-01-23T15:59:00Z">
              <w:rPr/>
            </w:rPrChange>
          </w:rPr>
          <w:t>(Punt et al. In review)</w:t>
        </w:r>
        <w:r w:rsidR="00840BBD">
          <w:rPr>
            <w:rFonts w:ascii="Times New Roman" w:hAnsi="Times New Roman" w:cs="Times New Roman"/>
            <w:sz w:val="24"/>
            <w:szCs w:val="24"/>
          </w:rPr>
          <w:fldChar w:fldCharType="end"/>
        </w:r>
      </w:ins>
      <w:ins w:id="364" w:author="JTT" w:date="2015-01-23T15:53:00Z">
        <w:r w:rsidR="00840BBD">
          <w:rPr>
            <w:rFonts w:ascii="Times New Roman" w:hAnsi="Times New Roman" w:cs="Times New Roman"/>
            <w:sz w:val="24"/>
            <w:szCs w:val="24"/>
          </w:rPr>
          <w:t xml:space="preserve">.  </w:t>
        </w:r>
      </w:ins>
      <w:ins w:id="365" w:author="JTT" w:date="2015-01-23T15:50:00Z">
        <w:r w:rsidR="00840BBD">
          <w:rPr>
            <w:rFonts w:ascii="Times New Roman" w:hAnsi="Times New Roman" w:cs="Times New Roman"/>
            <w:sz w:val="24"/>
            <w:szCs w:val="24"/>
          </w:rPr>
          <w:t xml:space="preserve">  </w:t>
        </w:r>
      </w:ins>
    </w:p>
    <w:p w14:paraId="5C5462B2" w14:textId="77777777" w:rsidR="00B7420B" w:rsidRPr="00B827F8" w:rsidRDefault="00A55D1F" w:rsidP="00840BBD">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Change w:id="366" w:author="JTT" w:date="2015-01-23T16:01:00Z">
          <w:pPr>
            <w:pStyle w:val="ListParagraph"/>
            <w:numPr>
              <w:numId w:val="6"/>
            </w:numPr>
            <w:tabs>
              <w:tab w:val="left" w:pos="360"/>
              <w:tab w:val="left" w:pos="720"/>
              <w:tab w:val="left" w:pos="8640"/>
            </w:tabs>
            <w:spacing w:after="0" w:line="480" w:lineRule="auto"/>
            <w:ind w:hanging="360"/>
            <w:jc w:val="both"/>
          </w:pPr>
        </w:pPrChange>
      </w:pPr>
      <w:r w:rsidRPr="00B827F8">
        <w:rPr>
          <w:rFonts w:ascii="Times New Roman" w:hAnsi="Times New Roman" w:cs="Times New Roman"/>
          <w:sz w:val="24"/>
          <w:szCs w:val="24"/>
        </w:rPr>
        <w:t>Mention how when the model was fit to annual rather than daily growth increments that the estimated parameters resulted in biased high growth schedules.</w:t>
      </w:r>
    </w:p>
    <w:p w14:paraId="2C5B3961" w14:textId="77777777" w:rsidR="00B827F8" w:rsidRDefault="00B827F8" w:rsidP="00840BBD">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Change w:id="367" w:author="JTT" w:date="2015-01-23T16:01:00Z">
          <w:pPr>
            <w:pStyle w:val="ListParagraph"/>
            <w:numPr>
              <w:numId w:val="6"/>
            </w:numPr>
            <w:tabs>
              <w:tab w:val="left" w:pos="360"/>
              <w:tab w:val="left" w:pos="720"/>
              <w:tab w:val="left" w:pos="8640"/>
            </w:tabs>
            <w:spacing w:after="0" w:line="480" w:lineRule="auto"/>
            <w:ind w:hanging="360"/>
            <w:jc w:val="both"/>
          </w:pPr>
        </w:pPrChange>
      </w:pPr>
      <w:r w:rsidRPr="00B827F8">
        <w:rPr>
          <w:rFonts w:ascii="Times New Roman" w:hAnsi="Times New Roman" w:cs="Times New Roman"/>
          <w:sz w:val="24"/>
          <w:szCs w:val="24"/>
        </w:rPr>
        <w:t>Growth shock or growth retardation due to tagging.</w:t>
      </w:r>
      <w:r w:rsidR="00DA192C">
        <w:rPr>
          <w:rFonts w:ascii="Times New Roman" w:hAnsi="Times New Roman" w:cs="Times New Roman"/>
          <w:sz w:val="24"/>
          <w:szCs w:val="24"/>
        </w:rPr>
        <w:t xml:space="preserve"> Tag shock has been estimated before as about 0.7 year lost in growth. Confounded by live/dead.</w:t>
      </w:r>
    </w:p>
    <w:p w14:paraId="42B51B99" w14:textId="77777777" w:rsidR="00DA192C" w:rsidRDefault="00DA192C" w:rsidP="00840BBD">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Change w:id="368" w:author="JTT" w:date="2015-01-23T16:01:00Z">
          <w:pPr>
            <w:pStyle w:val="ListParagraph"/>
            <w:numPr>
              <w:numId w:val="6"/>
            </w:numPr>
            <w:tabs>
              <w:tab w:val="left" w:pos="360"/>
              <w:tab w:val="left" w:pos="720"/>
              <w:tab w:val="left" w:pos="8640"/>
            </w:tabs>
            <w:spacing w:after="0" w:line="480" w:lineRule="auto"/>
            <w:ind w:hanging="360"/>
            <w:jc w:val="both"/>
          </w:pPr>
        </w:pPrChange>
      </w:pPr>
      <w:r>
        <w:rPr>
          <w:rFonts w:ascii="Times New Roman" w:hAnsi="Times New Roman" w:cs="Times New Roman"/>
          <w:sz w:val="24"/>
          <w:szCs w:val="24"/>
        </w:rPr>
        <w:t>Snapper may also have some data like this.</w:t>
      </w:r>
    </w:p>
    <w:p w14:paraId="38F0A2DC" w14:textId="174E905A" w:rsidR="00DA192C" w:rsidRPr="00B827F8" w:rsidRDefault="00DA192C" w:rsidP="00840BBD">
      <w:pPr>
        <w:pStyle w:val="ListParagraph"/>
        <w:numPr>
          <w:ilvl w:val="0"/>
          <w:numId w:val="6"/>
        </w:numPr>
        <w:tabs>
          <w:tab w:val="left" w:pos="360"/>
          <w:tab w:val="left" w:pos="720"/>
          <w:tab w:val="left" w:pos="8640"/>
        </w:tabs>
        <w:spacing w:after="0" w:line="480" w:lineRule="auto"/>
        <w:jc w:val="both"/>
        <w:rPr>
          <w:rFonts w:ascii="Times New Roman" w:hAnsi="Times New Roman" w:cs="Times New Roman"/>
          <w:sz w:val="24"/>
          <w:szCs w:val="24"/>
        </w:rPr>
        <w:pPrChange w:id="369" w:author="JTT" w:date="2015-01-23T16:01:00Z">
          <w:pPr>
            <w:pStyle w:val="ListParagraph"/>
            <w:numPr>
              <w:numId w:val="6"/>
            </w:numPr>
            <w:tabs>
              <w:tab w:val="left" w:pos="360"/>
              <w:tab w:val="left" w:pos="720"/>
              <w:tab w:val="left" w:pos="8640"/>
            </w:tabs>
            <w:spacing w:after="0" w:line="480" w:lineRule="auto"/>
            <w:ind w:hanging="360"/>
            <w:jc w:val="both"/>
          </w:pPr>
        </w:pPrChange>
      </w:pPr>
      <w:r>
        <w:rPr>
          <w:rFonts w:ascii="Times New Roman" w:hAnsi="Times New Roman" w:cs="Times New Roman"/>
          <w:sz w:val="24"/>
          <w:szCs w:val="24"/>
        </w:rPr>
        <w:t>Seasonality</w:t>
      </w:r>
      <w:ins w:id="370" w:author="JTT" w:date="2015-01-23T15:59:00Z">
        <w:r w:rsidR="00840BBD">
          <w:rPr>
            <w:rFonts w:ascii="Times New Roman" w:hAnsi="Times New Roman" w:cs="Times New Roman"/>
            <w:sz w:val="24"/>
            <w:szCs w:val="24"/>
          </w:rPr>
          <w:t xml:space="preserve"> </w:t>
        </w:r>
      </w:ins>
    </w:p>
    <w:p w14:paraId="68BEF472" w14:textId="45B24596" w:rsidR="00840BBD" w:rsidRPr="00840BBD" w:rsidRDefault="00840BBD" w:rsidP="00840BBD">
      <w:pPr>
        <w:spacing w:line="480" w:lineRule="auto"/>
        <w:rPr>
          <w:ins w:id="371" w:author="JTT" w:date="2015-01-23T16:00:00Z"/>
          <w:rFonts w:ascii="Times New Roman" w:hAnsi="Times New Roman" w:cs="Times New Roman"/>
          <w:b/>
          <w:sz w:val="24"/>
          <w:szCs w:val="24"/>
          <w:rPrChange w:id="372" w:author="JTT" w:date="2015-01-23T16:00:00Z">
            <w:rPr>
              <w:ins w:id="373" w:author="JTT" w:date="2015-01-23T16:00:00Z"/>
              <w:rFonts w:ascii="Times New Roman" w:hAnsi="Times New Roman" w:cs="Times New Roman"/>
              <w:sz w:val="24"/>
              <w:szCs w:val="24"/>
            </w:rPr>
          </w:rPrChange>
        </w:rPr>
        <w:pPrChange w:id="374" w:author="JTT" w:date="2015-01-23T16:01:00Z">
          <w:pPr/>
        </w:pPrChange>
      </w:pPr>
      <w:ins w:id="375" w:author="JTT" w:date="2015-01-23T16:00:00Z">
        <w:r>
          <w:rPr>
            <w:rFonts w:ascii="Times New Roman" w:hAnsi="Times New Roman" w:cs="Times New Roman"/>
            <w:b/>
            <w:sz w:val="24"/>
            <w:szCs w:val="24"/>
          </w:rPr>
          <w:t>Acknowledgements</w:t>
        </w:r>
      </w:ins>
    </w:p>
    <w:p w14:paraId="02A4A971" w14:textId="3F829A12" w:rsidR="003C0181" w:rsidRDefault="00840BBD" w:rsidP="00840BBD">
      <w:pPr>
        <w:spacing w:line="480" w:lineRule="auto"/>
        <w:rPr>
          <w:rFonts w:ascii="Times New Roman" w:eastAsia="Times New Roman" w:hAnsi="Times New Roman" w:cs="Times New Roman"/>
          <w:b/>
          <w:bCs/>
          <w:sz w:val="24"/>
          <w:szCs w:val="24"/>
          <w:lang w:val="en-GB" w:eastAsia="en-GB"/>
        </w:rPr>
        <w:pPrChange w:id="376" w:author="JTT" w:date="2015-01-23T16:01:00Z">
          <w:pPr/>
        </w:pPrChange>
      </w:pPr>
      <w:ins w:id="377" w:author="JTT" w:date="2015-01-23T16:00:00Z">
        <w:r>
          <w:rPr>
            <w:rFonts w:ascii="Times New Roman" w:hAnsi="Times New Roman" w:cs="Times New Roman"/>
            <w:sz w:val="24"/>
            <w:szCs w:val="24"/>
          </w:rPr>
          <w:t>We thank in particular O. Shelton for developing and discussing the model for variation in growth that was used here.  We also thank K. Kristensen and H. Skaug for developing and maintaining the Template Model Builder software</w:t>
        </w:r>
      </w:ins>
      <w:ins w:id="378" w:author="JTT" w:date="2015-01-23T16:01:00Z">
        <w:r>
          <w:rPr>
            <w:rFonts w:ascii="Times New Roman" w:hAnsi="Times New Roman" w:cs="Times New Roman"/>
            <w:sz w:val="24"/>
            <w:szCs w:val="24"/>
          </w:rPr>
          <w:t>, which</w:t>
        </w:r>
      </w:ins>
      <w:ins w:id="379" w:author="JTT" w:date="2015-01-23T16:00:00Z">
        <w:r>
          <w:rPr>
            <w:rFonts w:ascii="Times New Roman" w:hAnsi="Times New Roman" w:cs="Times New Roman"/>
            <w:sz w:val="24"/>
            <w:szCs w:val="24"/>
          </w:rPr>
          <w:t xml:space="preserve"> facili</w:t>
        </w:r>
      </w:ins>
      <w:ins w:id="380" w:author="JTT" w:date="2015-01-23T16:01:00Z">
        <w:r>
          <w:rPr>
            <w:rFonts w:ascii="Times New Roman" w:hAnsi="Times New Roman" w:cs="Times New Roman"/>
            <w:sz w:val="24"/>
            <w:szCs w:val="24"/>
          </w:rPr>
          <w:t>tates this study and many others.</w:t>
        </w:r>
      </w:ins>
      <w:r w:rsidR="003C0181">
        <w:rPr>
          <w:rFonts w:ascii="Times New Roman" w:hAnsi="Times New Roman" w:cs="Times New Roman"/>
          <w:sz w:val="24"/>
          <w:szCs w:val="24"/>
        </w:rPr>
        <w:br w:type="page"/>
      </w:r>
    </w:p>
    <w:p w14:paraId="02050D86" w14:textId="21723F97" w:rsidR="00F35846" w:rsidRPr="009C37AB" w:rsidDel="001E733D" w:rsidRDefault="00F35846" w:rsidP="00840BBD">
      <w:pPr>
        <w:pStyle w:val="Heading2"/>
        <w:widowControl/>
        <w:tabs>
          <w:tab w:val="left" w:pos="360"/>
          <w:tab w:val="left" w:pos="8640"/>
        </w:tabs>
        <w:spacing w:before="0" w:after="0" w:line="480" w:lineRule="auto"/>
        <w:rPr>
          <w:del w:id="381" w:author="JTT" w:date="2015-01-23T15:39:00Z"/>
          <w:rFonts w:ascii="Times New Roman" w:hAnsi="Times New Roman" w:cs="Times New Roman"/>
          <w:noProof w:val="0"/>
          <w:sz w:val="24"/>
          <w:szCs w:val="24"/>
        </w:rPr>
        <w:pPrChange w:id="382" w:author="JTT" w:date="2015-01-23T16:01:00Z">
          <w:pPr>
            <w:pStyle w:val="Heading2"/>
            <w:widowControl/>
            <w:tabs>
              <w:tab w:val="left" w:pos="360"/>
              <w:tab w:val="left" w:pos="8640"/>
            </w:tabs>
            <w:spacing w:before="0" w:after="0" w:line="480" w:lineRule="auto"/>
          </w:pPr>
        </w:pPrChange>
      </w:pPr>
      <w:del w:id="383" w:author="JTT" w:date="2015-01-23T15:39:00Z">
        <w:r w:rsidDel="001E733D">
          <w:rPr>
            <w:rFonts w:ascii="Times New Roman" w:hAnsi="Times New Roman" w:cs="Times New Roman"/>
            <w:noProof w:val="0"/>
            <w:sz w:val="24"/>
            <w:szCs w:val="24"/>
          </w:rPr>
          <w:lastRenderedPageBreak/>
          <w:delText>5 Conclusions</w:delText>
        </w:r>
      </w:del>
    </w:p>
    <w:p w14:paraId="16E48D60" w14:textId="36FE5886" w:rsidR="00F35846" w:rsidDel="001E733D" w:rsidRDefault="00F35846" w:rsidP="00840BBD">
      <w:pPr>
        <w:tabs>
          <w:tab w:val="left" w:pos="360"/>
          <w:tab w:val="left" w:pos="720"/>
          <w:tab w:val="left" w:pos="8640"/>
        </w:tabs>
        <w:spacing w:after="0" w:line="480" w:lineRule="auto"/>
        <w:rPr>
          <w:del w:id="384" w:author="JTT" w:date="2015-01-23T15:39:00Z"/>
          <w:rFonts w:ascii="Times New Roman" w:hAnsi="Times New Roman" w:cs="Times New Roman"/>
          <w:sz w:val="24"/>
          <w:szCs w:val="24"/>
        </w:rPr>
        <w:pPrChange w:id="385" w:author="JTT" w:date="2015-01-23T16:01:00Z">
          <w:pPr>
            <w:tabs>
              <w:tab w:val="left" w:pos="360"/>
              <w:tab w:val="left" w:pos="720"/>
              <w:tab w:val="left" w:pos="8640"/>
            </w:tabs>
            <w:spacing w:after="0" w:line="480" w:lineRule="auto"/>
          </w:pPr>
        </w:pPrChange>
      </w:pPr>
    </w:p>
    <w:p w14:paraId="59104F1F" w14:textId="77777777" w:rsidR="005F4D7C" w:rsidRPr="009C37AB" w:rsidRDefault="005F4D7C" w:rsidP="00840BBD">
      <w:pPr>
        <w:tabs>
          <w:tab w:val="left" w:pos="360"/>
          <w:tab w:val="left" w:pos="720"/>
          <w:tab w:val="left" w:pos="8640"/>
        </w:tabs>
        <w:spacing w:after="0" w:line="480" w:lineRule="auto"/>
        <w:rPr>
          <w:rFonts w:ascii="Times New Roman" w:hAnsi="Times New Roman" w:cs="Times New Roman"/>
          <w:sz w:val="24"/>
          <w:szCs w:val="24"/>
        </w:rPr>
        <w:pPrChange w:id="386"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br w:type="page"/>
      </w:r>
    </w:p>
    <w:p w14:paraId="61B833C4" w14:textId="77777777" w:rsidR="005B705A" w:rsidRPr="009C37AB" w:rsidRDefault="005F4D7C" w:rsidP="00840BBD">
      <w:pPr>
        <w:tabs>
          <w:tab w:val="left" w:pos="360"/>
          <w:tab w:val="left" w:pos="720"/>
          <w:tab w:val="left" w:pos="8640"/>
        </w:tabs>
        <w:spacing w:after="0" w:line="480" w:lineRule="auto"/>
        <w:rPr>
          <w:rFonts w:ascii="Times New Roman" w:hAnsi="Times New Roman" w:cs="Times New Roman"/>
          <w:b/>
          <w:sz w:val="24"/>
          <w:szCs w:val="24"/>
        </w:rPr>
        <w:pPrChange w:id="387" w:author="JTT" w:date="2015-01-23T16:01:00Z">
          <w:pPr>
            <w:tabs>
              <w:tab w:val="left" w:pos="360"/>
              <w:tab w:val="left" w:pos="720"/>
              <w:tab w:val="left" w:pos="8640"/>
            </w:tabs>
            <w:spacing w:after="0" w:line="480" w:lineRule="auto"/>
          </w:pPr>
        </w:pPrChange>
      </w:pPr>
      <w:r w:rsidRPr="009C37AB">
        <w:rPr>
          <w:rFonts w:ascii="Times New Roman" w:hAnsi="Times New Roman" w:cs="Times New Roman"/>
          <w:b/>
          <w:sz w:val="24"/>
          <w:szCs w:val="24"/>
        </w:rPr>
        <w:lastRenderedPageBreak/>
        <w:t>Bibliography</w:t>
      </w:r>
    </w:p>
    <w:p w14:paraId="2E4107A3" w14:textId="77777777" w:rsidR="00840BBD" w:rsidRPr="00840BBD" w:rsidRDefault="00AB2A7D" w:rsidP="00840BBD">
      <w:pPr>
        <w:pStyle w:val="Bibliography"/>
        <w:spacing w:line="480" w:lineRule="auto"/>
        <w:rPr>
          <w:ins w:id="388" w:author="JTT" w:date="2015-01-23T15:59:00Z"/>
          <w:rFonts w:ascii="Times New Roman" w:hAnsi="Times New Roman" w:cs="Times New Roman"/>
          <w:sz w:val="24"/>
          <w:rPrChange w:id="389" w:author="JTT" w:date="2015-01-23T15:59:00Z">
            <w:rPr>
              <w:ins w:id="390" w:author="JTT" w:date="2015-01-23T15:59:00Z"/>
            </w:rPr>
          </w:rPrChange>
        </w:rPr>
        <w:pPrChange w:id="391" w:author="JTT" w:date="2015-01-23T16:01:00Z">
          <w:pPr>
            <w:widowControl w:val="0"/>
            <w:autoSpaceDE w:val="0"/>
            <w:autoSpaceDN w:val="0"/>
            <w:adjustRightInd w:val="0"/>
            <w:spacing w:after="0" w:line="240" w:lineRule="auto"/>
          </w:pPr>
        </w:pPrChange>
      </w:pPr>
      <w:r w:rsidRPr="009C37AB">
        <w:fldChar w:fldCharType="begin"/>
      </w:r>
      <w:ins w:id="392" w:author="JTT" w:date="2015-01-23T15:13:00Z">
        <w:r w:rsidR="00C03356">
          <w:instrText xml:space="preserve"> ADDIN ZOTERO_BIBL {"custom":[]} CSL_BIBLIOGRAPHY </w:instrText>
        </w:r>
      </w:ins>
      <w:del w:id="393" w:author="JTT" w:date="2015-01-23T15:13:00Z">
        <w:r w:rsidR="00D018E5" w:rsidDel="00C03356">
          <w:delInstrText xml:space="preserve"> ADDIN ZOTERO_BIBL {"custom":[]} CSL_BIBLIOGRAPHY </w:delInstrText>
        </w:r>
      </w:del>
      <w:r w:rsidRPr="009C37AB">
        <w:fldChar w:fldCharType="separate"/>
      </w:r>
      <w:ins w:id="394" w:author="JTT" w:date="2015-01-23T15:59:00Z">
        <w:r w:rsidR="00840BBD" w:rsidRPr="00840BBD">
          <w:rPr>
            <w:rFonts w:ascii="Times New Roman" w:hAnsi="Times New Roman" w:cs="Times New Roman"/>
            <w:sz w:val="24"/>
            <w:rPrChange w:id="395" w:author="JTT" w:date="2015-01-23T15:59:00Z">
              <w:rPr/>
            </w:rPrChange>
          </w:rPr>
          <w:t xml:space="preserve">Black, B.A., Schroeder, I.D., Sydeman, W.J., Bograd, S.J., and Lawson, P.W. 2010. Wintertime ocean conditions synchronize rockfish growth and seabird reproduction in the central California Current ecosystem. Can. J. Fish. Aquat. Sci. </w:t>
        </w:r>
        <w:r w:rsidR="00840BBD" w:rsidRPr="00840BBD">
          <w:rPr>
            <w:rFonts w:ascii="Times New Roman" w:hAnsi="Times New Roman" w:cs="Times New Roman"/>
            <w:b/>
            <w:bCs/>
            <w:sz w:val="24"/>
            <w:rPrChange w:id="396" w:author="JTT" w:date="2015-01-23T15:59:00Z">
              <w:rPr>
                <w:b/>
                <w:bCs/>
              </w:rPr>
            </w:rPrChange>
          </w:rPr>
          <w:t>67</w:t>
        </w:r>
        <w:r w:rsidR="00840BBD" w:rsidRPr="00840BBD">
          <w:rPr>
            <w:rFonts w:ascii="Times New Roman" w:hAnsi="Times New Roman" w:cs="Times New Roman"/>
            <w:sz w:val="24"/>
            <w:rPrChange w:id="397" w:author="JTT" w:date="2015-01-23T15:59:00Z">
              <w:rPr/>
            </w:rPrChange>
          </w:rPr>
          <w:t>(7): 1149–1158.</w:t>
        </w:r>
      </w:ins>
    </w:p>
    <w:p w14:paraId="0FCEB13D" w14:textId="77777777" w:rsidR="00840BBD" w:rsidRPr="00840BBD" w:rsidRDefault="00840BBD" w:rsidP="00840BBD">
      <w:pPr>
        <w:pStyle w:val="Bibliography"/>
        <w:spacing w:line="480" w:lineRule="auto"/>
        <w:rPr>
          <w:ins w:id="398" w:author="JTT" w:date="2015-01-23T15:59:00Z"/>
          <w:rFonts w:ascii="Times New Roman" w:hAnsi="Times New Roman" w:cs="Times New Roman"/>
          <w:sz w:val="24"/>
          <w:rPrChange w:id="399" w:author="JTT" w:date="2015-01-23T15:59:00Z">
            <w:rPr>
              <w:ins w:id="400" w:author="JTT" w:date="2015-01-23T15:59:00Z"/>
            </w:rPr>
          </w:rPrChange>
        </w:rPr>
        <w:pPrChange w:id="401" w:author="JTT" w:date="2015-01-23T16:01:00Z">
          <w:pPr>
            <w:widowControl w:val="0"/>
            <w:autoSpaceDE w:val="0"/>
            <w:autoSpaceDN w:val="0"/>
            <w:adjustRightInd w:val="0"/>
            <w:spacing w:after="0" w:line="240" w:lineRule="auto"/>
          </w:pPr>
        </w:pPrChange>
      </w:pPr>
      <w:ins w:id="402" w:author="JTT" w:date="2015-01-23T15:59:00Z">
        <w:r w:rsidRPr="00840BBD">
          <w:rPr>
            <w:rFonts w:ascii="Times New Roman" w:hAnsi="Times New Roman" w:cs="Times New Roman"/>
            <w:sz w:val="24"/>
            <w:rPrChange w:id="403" w:author="JTT" w:date="2015-01-23T15:59:00Z">
              <w:rPr/>
            </w:rPrChange>
          </w:rPr>
          <w:t xml:space="preserve">Francis, R. 1988. Maximum likelihood estimation of growth and growth variability from tagging data. N. Z. J. Mar. Freshw. Res. </w:t>
        </w:r>
        <w:r w:rsidRPr="00840BBD">
          <w:rPr>
            <w:rFonts w:ascii="Times New Roman" w:hAnsi="Times New Roman" w:cs="Times New Roman"/>
            <w:b/>
            <w:bCs/>
            <w:sz w:val="24"/>
            <w:rPrChange w:id="404" w:author="JTT" w:date="2015-01-23T15:59:00Z">
              <w:rPr>
                <w:b/>
                <w:bCs/>
              </w:rPr>
            </w:rPrChange>
          </w:rPr>
          <w:t>22</w:t>
        </w:r>
        <w:r w:rsidRPr="00840BBD">
          <w:rPr>
            <w:rFonts w:ascii="Times New Roman" w:hAnsi="Times New Roman" w:cs="Times New Roman"/>
            <w:sz w:val="24"/>
            <w:rPrChange w:id="405" w:author="JTT" w:date="2015-01-23T15:59:00Z">
              <w:rPr/>
            </w:rPrChange>
          </w:rPr>
          <w:t>(1): 43–51. [accessed 19 December 2014].</w:t>
        </w:r>
      </w:ins>
    </w:p>
    <w:p w14:paraId="07722D68" w14:textId="77777777" w:rsidR="00840BBD" w:rsidRPr="00840BBD" w:rsidRDefault="00840BBD" w:rsidP="00840BBD">
      <w:pPr>
        <w:pStyle w:val="Bibliography"/>
        <w:spacing w:line="480" w:lineRule="auto"/>
        <w:rPr>
          <w:ins w:id="406" w:author="JTT" w:date="2015-01-23T15:59:00Z"/>
          <w:rFonts w:ascii="Times New Roman" w:hAnsi="Times New Roman" w:cs="Times New Roman"/>
          <w:sz w:val="24"/>
          <w:rPrChange w:id="407" w:author="JTT" w:date="2015-01-23T15:59:00Z">
            <w:rPr>
              <w:ins w:id="408" w:author="JTT" w:date="2015-01-23T15:59:00Z"/>
            </w:rPr>
          </w:rPrChange>
        </w:rPr>
        <w:pPrChange w:id="409" w:author="JTT" w:date="2015-01-23T16:01:00Z">
          <w:pPr>
            <w:widowControl w:val="0"/>
            <w:autoSpaceDE w:val="0"/>
            <w:autoSpaceDN w:val="0"/>
            <w:adjustRightInd w:val="0"/>
            <w:spacing w:after="0" w:line="240" w:lineRule="auto"/>
          </w:pPr>
        </w:pPrChange>
      </w:pPr>
      <w:ins w:id="410" w:author="JTT" w:date="2015-01-23T15:59:00Z">
        <w:r w:rsidRPr="00840BBD">
          <w:rPr>
            <w:rFonts w:ascii="Times New Roman" w:hAnsi="Times New Roman" w:cs="Times New Roman"/>
            <w:sz w:val="24"/>
            <w:rPrChange w:id="411" w:author="JTT" w:date="2015-01-23T15:59:00Z">
              <w:rPr/>
            </w:rPrChange>
          </w:rPr>
          <w:t xml:space="preserve">Gelman, A. 2005. Analysis of variance—why it is more important than ever. Ann. Stat. </w:t>
        </w:r>
        <w:r w:rsidRPr="00840BBD">
          <w:rPr>
            <w:rFonts w:ascii="Times New Roman" w:hAnsi="Times New Roman" w:cs="Times New Roman"/>
            <w:b/>
            <w:bCs/>
            <w:sz w:val="24"/>
            <w:rPrChange w:id="412" w:author="JTT" w:date="2015-01-23T15:59:00Z">
              <w:rPr>
                <w:b/>
                <w:bCs/>
              </w:rPr>
            </w:rPrChange>
          </w:rPr>
          <w:t>33</w:t>
        </w:r>
        <w:r w:rsidRPr="00840BBD">
          <w:rPr>
            <w:rFonts w:ascii="Times New Roman" w:hAnsi="Times New Roman" w:cs="Times New Roman"/>
            <w:sz w:val="24"/>
            <w:rPrChange w:id="413" w:author="JTT" w:date="2015-01-23T15:59:00Z">
              <w:rPr/>
            </w:rPrChange>
          </w:rPr>
          <w:t>(1): 1–53.</w:t>
        </w:r>
      </w:ins>
    </w:p>
    <w:p w14:paraId="4244A3C1" w14:textId="77777777" w:rsidR="00840BBD" w:rsidRPr="00840BBD" w:rsidRDefault="00840BBD" w:rsidP="00840BBD">
      <w:pPr>
        <w:pStyle w:val="Bibliography"/>
        <w:spacing w:line="480" w:lineRule="auto"/>
        <w:rPr>
          <w:ins w:id="414" w:author="JTT" w:date="2015-01-23T15:59:00Z"/>
          <w:rFonts w:ascii="Times New Roman" w:hAnsi="Times New Roman" w:cs="Times New Roman"/>
          <w:sz w:val="24"/>
          <w:rPrChange w:id="415" w:author="JTT" w:date="2015-01-23T15:59:00Z">
            <w:rPr>
              <w:ins w:id="416" w:author="JTT" w:date="2015-01-23T15:59:00Z"/>
            </w:rPr>
          </w:rPrChange>
        </w:rPr>
        <w:pPrChange w:id="417" w:author="JTT" w:date="2015-01-23T16:01:00Z">
          <w:pPr>
            <w:widowControl w:val="0"/>
            <w:autoSpaceDE w:val="0"/>
            <w:autoSpaceDN w:val="0"/>
            <w:adjustRightInd w:val="0"/>
            <w:spacing w:after="0" w:line="240" w:lineRule="auto"/>
          </w:pPr>
        </w:pPrChange>
      </w:pPr>
      <w:ins w:id="418" w:author="JTT" w:date="2015-01-23T15:59:00Z">
        <w:r w:rsidRPr="00840BBD">
          <w:rPr>
            <w:rFonts w:ascii="Times New Roman" w:hAnsi="Times New Roman" w:cs="Times New Roman"/>
            <w:sz w:val="24"/>
            <w:rPrChange w:id="419" w:author="JTT" w:date="2015-01-23T15:59:00Z">
              <w:rPr/>
            </w:rPrChange>
          </w:rPr>
          <w:t xml:space="preserve">Gertseva, V.V., Cope, J.M., and Matson, S.E. 2010. Growth variability in the splitnose rockfish Sebastes diploproa of the northeast Pacific Ocean: pattern revisited. Mar. Ecol. Prog. Ser. </w:t>
        </w:r>
        <w:r w:rsidRPr="00840BBD">
          <w:rPr>
            <w:rFonts w:ascii="Times New Roman" w:hAnsi="Times New Roman" w:cs="Times New Roman"/>
            <w:b/>
            <w:bCs/>
            <w:sz w:val="24"/>
            <w:rPrChange w:id="420" w:author="JTT" w:date="2015-01-23T15:59:00Z">
              <w:rPr>
                <w:b/>
                <w:bCs/>
              </w:rPr>
            </w:rPrChange>
          </w:rPr>
          <w:t>413</w:t>
        </w:r>
        <w:r w:rsidRPr="00840BBD">
          <w:rPr>
            <w:rFonts w:ascii="Times New Roman" w:hAnsi="Times New Roman" w:cs="Times New Roman"/>
            <w:sz w:val="24"/>
            <w:rPrChange w:id="421" w:author="JTT" w:date="2015-01-23T15:59:00Z">
              <w:rPr/>
            </w:rPrChange>
          </w:rPr>
          <w:t>: 125–136. [accessed 3 May 2013].</w:t>
        </w:r>
      </w:ins>
    </w:p>
    <w:p w14:paraId="5E4B0D0F" w14:textId="77777777" w:rsidR="00840BBD" w:rsidRPr="00840BBD" w:rsidRDefault="00840BBD" w:rsidP="00840BBD">
      <w:pPr>
        <w:pStyle w:val="Bibliography"/>
        <w:spacing w:line="480" w:lineRule="auto"/>
        <w:rPr>
          <w:ins w:id="422" w:author="JTT" w:date="2015-01-23T15:59:00Z"/>
          <w:rFonts w:ascii="Times New Roman" w:hAnsi="Times New Roman" w:cs="Times New Roman"/>
          <w:sz w:val="24"/>
          <w:rPrChange w:id="423" w:author="JTT" w:date="2015-01-23T15:59:00Z">
            <w:rPr>
              <w:ins w:id="424" w:author="JTT" w:date="2015-01-23T15:59:00Z"/>
            </w:rPr>
          </w:rPrChange>
        </w:rPr>
        <w:pPrChange w:id="425" w:author="JTT" w:date="2015-01-23T16:01:00Z">
          <w:pPr>
            <w:widowControl w:val="0"/>
            <w:autoSpaceDE w:val="0"/>
            <w:autoSpaceDN w:val="0"/>
            <w:adjustRightInd w:val="0"/>
            <w:spacing w:after="0" w:line="240" w:lineRule="auto"/>
          </w:pPr>
        </w:pPrChange>
      </w:pPr>
      <w:ins w:id="426" w:author="JTT" w:date="2015-01-23T15:59:00Z">
        <w:r w:rsidRPr="00840BBD">
          <w:rPr>
            <w:rFonts w:ascii="Times New Roman" w:hAnsi="Times New Roman" w:cs="Times New Roman"/>
            <w:sz w:val="24"/>
            <w:rPrChange w:id="427" w:author="JTT" w:date="2015-01-23T15:59:00Z">
              <w:rPr/>
            </w:rPrChange>
          </w:rPr>
          <w:t>Kristensen, K. 2014. TMB: General random effect model builder tool inspired by ADMB. Available from https://github.com/kaskr/adcomp.</w:t>
        </w:r>
      </w:ins>
    </w:p>
    <w:p w14:paraId="0040F283" w14:textId="77777777" w:rsidR="00840BBD" w:rsidRPr="00840BBD" w:rsidRDefault="00840BBD" w:rsidP="00840BBD">
      <w:pPr>
        <w:pStyle w:val="Bibliography"/>
        <w:spacing w:line="480" w:lineRule="auto"/>
        <w:rPr>
          <w:ins w:id="428" w:author="JTT" w:date="2015-01-23T15:59:00Z"/>
          <w:rFonts w:ascii="Times New Roman" w:hAnsi="Times New Roman" w:cs="Times New Roman"/>
          <w:sz w:val="24"/>
          <w:rPrChange w:id="429" w:author="JTT" w:date="2015-01-23T15:59:00Z">
            <w:rPr>
              <w:ins w:id="430" w:author="JTT" w:date="2015-01-23T15:59:00Z"/>
            </w:rPr>
          </w:rPrChange>
        </w:rPr>
        <w:pPrChange w:id="431" w:author="JTT" w:date="2015-01-23T16:01:00Z">
          <w:pPr>
            <w:widowControl w:val="0"/>
            <w:autoSpaceDE w:val="0"/>
            <w:autoSpaceDN w:val="0"/>
            <w:adjustRightInd w:val="0"/>
            <w:spacing w:after="0" w:line="240" w:lineRule="auto"/>
          </w:pPr>
        </w:pPrChange>
      </w:pPr>
      <w:ins w:id="432" w:author="JTT" w:date="2015-01-23T15:59:00Z">
        <w:r w:rsidRPr="00840BBD">
          <w:rPr>
            <w:rFonts w:ascii="Times New Roman" w:hAnsi="Times New Roman" w:cs="Times New Roman"/>
            <w:sz w:val="24"/>
            <w:rPrChange w:id="433" w:author="JTT" w:date="2015-01-23T15:59:00Z">
              <w:rPr/>
            </w:rPrChange>
          </w:rPr>
          <w:t xml:space="preserve">Larsen, D.P., Kincaid, T.M., Jacobs, S.E., and Urquhart, N.S. 2001. Designs for Evaluating Local and Regional Scale Trends. BioScience </w:t>
        </w:r>
        <w:r w:rsidRPr="00840BBD">
          <w:rPr>
            <w:rFonts w:ascii="Times New Roman" w:hAnsi="Times New Roman" w:cs="Times New Roman"/>
            <w:b/>
            <w:bCs/>
            <w:sz w:val="24"/>
            <w:rPrChange w:id="434" w:author="JTT" w:date="2015-01-23T15:59:00Z">
              <w:rPr>
                <w:b/>
                <w:bCs/>
              </w:rPr>
            </w:rPrChange>
          </w:rPr>
          <w:t>51</w:t>
        </w:r>
        <w:r w:rsidRPr="00840BBD">
          <w:rPr>
            <w:rFonts w:ascii="Times New Roman" w:hAnsi="Times New Roman" w:cs="Times New Roman"/>
            <w:sz w:val="24"/>
            <w:rPrChange w:id="435" w:author="JTT" w:date="2015-01-23T15:59:00Z">
              <w:rPr/>
            </w:rPrChange>
          </w:rPr>
          <w:t>(12): 1069–1078. doi: 10.1641/0006-3568(2001)051[1069:DFELAR]2.0.CO;2.</w:t>
        </w:r>
      </w:ins>
    </w:p>
    <w:p w14:paraId="56A43AF2" w14:textId="77777777" w:rsidR="00840BBD" w:rsidRPr="00840BBD" w:rsidRDefault="00840BBD" w:rsidP="00840BBD">
      <w:pPr>
        <w:pStyle w:val="Bibliography"/>
        <w:spacing w:line="480" w:lineRule="auto"/>
        <w:rPr>
          <w:ins w:id="436" w:author="JTT" w:date="2015-01-23T15:59:00Z"/>
          <w:rFonts w:ascii="Times New Roman" w:hAnsi="Times New Roman" w:cs="Times New Roman"/>
          <w:sz w:val="24"/>
          <w:rPrChange w:id="437" w:author="JTT" w:date="2015-01-23T15:59:00Z">
            <w:rPr>
              <w:ins w:id="438" w:author="JTT" w:date="2015-01-23T15:59:00Z"/>
            </w:rPr>
          </w:rPrChange>
        </w:rPr>
        <w:pPrChange w:id="439" w:author="JTT" w:date="2015-01-23T16:01:00Z">
          <w:pPr>
            <w:widowControl w:val="0"/>
            <w:autoSpaceDE w:val="0"/>
            <w:autoSpaceDN w:val="0"/>
            <w:adjustRightInd w:val="0"/>
            <w:spacing w:after="0" w:line="240" w:lineRule="auto"/>
          </w:pPr>
        </w:pPrChange>
      </w:pPr>
      <w:ins w:id="440" w:author="JTT" w:date="2015-01-23T15:59:00Z">
        <w:r w:rsidRPr="00840BBD">
          <w:rPr>
            <w:rFonts w:ascii="Times New Roman" w:hAnsi="Times New Roman" w:cs="Times New Roman"/>
            <w:sz w:val="24"/>
            <w:rPrChange w:id="441" w:author="JTT" w:date="2015-01-23T15:59:00Z">
              <w:rPr/>
            </w:rPrChange>
          </w:rPr>
          <w:t xml:space="preserve">Punt, A.E. 2008. Refocusing stock assessment in support of policy evaluation. </w:t>
        </w:r>
        <w:r w:rsidRPr="00840BBD">
          <w:rPr>
            <w:rFonts w:ascii="Times New Roman" w:hAnsi="Times New Roman" w:cs="Times New Roman"/>
            <w:i/>
            <w:iCs/>
            <w:sz w:val="24"/>
            <w:rPrChange w:id="442" w:author="JTT" w:date="2015-01-23T15:59:00Z">
              <w:rPr>
                <w:i/>
                <w:iCs/>
              </w:rPr>
            </w:rPrChange>
          </w:rPr>
          <w:t>In</w:t>
        </w:r>
        <w:r w:rsidRPr="00840BBD">
          <w:rPr>
            <w:rFonts w:ascii="Times New Roman" w:hAnsi="Times New Roman" w:cs="Times New Roman"/>
            <w:sz w:val="24"/>
            <w:rPrChange w:id="443" w:author="JTT" w:date="2015-01-23T15:59:00Z">
              <w:rPr/>
            </w:rPrChange>
          </w:rPr>
          <w:t xml:space="preserve"> Fisheries for Global Welfare and Environment. </w:t>
        </w:r>
        <w:r w:rsidRPr="00840BBD">
          <w:rPr>
            <w:rFonts w:ascii="Times New Roman" w:hAnsi="Times New Roman" w:cs="Times New Roman"/>
            <w:i/>
            <w:iCs/>
            <w:sz w:val="24"/>
            <w:rPrChange w:id="444" w:author="JTT" w:date="2015-01-23T15:59:00Z">
              <w:rPr>
                <w:i/>
                <w:iCs/>
              </w:rPr>
            </w:rPrChange>
          </w:rPr>
          <w:t>Edited by</w:t>
        </w:r>
        <w:r w:rsidRPr="00840BBD">
          <w:rPr>
            <w:rFonts w:ascii="Times New Roman" w:hAnsi="Times New Roman" w:cs="Times New Roman"/>
            <w:sz w:val="24"/>
            <w:rPrChange w:id="445" w:author="JTT" w:date="2015-01-23T15:59:00Z">
              <w:rPr/>
            </w:rPrChange>
          </w:rPr>
          <w:t xml:space="preserve"> K. Tsukamoto, T. Kawamura, T. Takeuchi, T.D. Beard, and M.J. Kaiser. TerraPub, Tokyo. pp. 139–152.</w:t>
        </w:r>
      </w:ins>
    </w:p>
    <w:p w14:paraId="757627F6" w14:textId="77777777" w:rsidR="00840BBD" w:rsidRPr="00840BBD" w:rsidRDefault="00840BBD" w:rsidP="00840BBD">
      <w:pPr>
        <w:pStyle w:val="Bibliography"/>
        <w:spacing w:line="480" w:lineRule="auto"/>
        <w:rPr>
          <w:ins w:id="446" w:author="JTT" w:date="2015-01-23T15:59:00Z"/>
          <w:rFonts w:ascii="Times New Roman" w:hAnsi="Times New Roman" w:cs="Times New Roman"/>
          <w:sz w:val="24"/>
          <w:rPrChange w:id="447" w:author="JTT" w:date="2015-01-23T15:59:00Z">
            <w:rPr>
              <w:ins w:id="448" w:author="JTT" w:date="2015-01-23T15:59:00Z"/>
            </w:rPr>
          </w:rPrChange>
        </w:rPr>
        <w:pPrChange w:id="449" w:author="JTT" w:date="2015-01-23T16:01:00Z">
          <w:pPr>
            <w:widowControl w:val="0"/>
            <w:autoSpaceDE w:val="0"/>
            <w:autoSpaceDN w:val="0"/>
            <w:adjustRightInd w:val="0"/>
            <w:spacing w:after="0" w:line="240" w:lineRule="auto"/>
          </w:pPr>
        </w:pPrChange>
      </w:pPr>
      <w:ins w:id="450" w:author="JTT" w:date="2015-01-23T15:59:00Z">
        <w:r w:rsidRPr="00840BBD">
          <w:rPr>
            <w:rFonts w:ascii="Times New Roman" w:hAnsi="Times New Roman" w:cs="Times New Roman"/>
            <w:sz w:val="24"/>
            <w:rPrChange w:id="451" w:author="JTT" w:date="2015-01-23T15:59:00Z">
              <w:rPr/>
            </w:rPrChange>
          </w:rPr>
          <w:t>Punt, A.E., Haddon, M., and McGarvey, R. In review. Estimating Growth within size-structured fishery stock assessments: What is the state of the art and what does the future look like?</w:t>
        </w:r>
      </w:ins>
    </w:p>
    <w:p w14:paraId="50E7EC9F" w14:textId="77777777" w:rsidR="00840BBD" w:rsidRPr="00840BBD" w:rsidRDefault="00840BBD" w:rsidP="00840BBD">
      <w:pPr>
        <w:pStyle w:val="Bibliography"/>
        <w:spacing w:line="480" w:lineRule="auto"/>
        <w:rPr>
          <w:ins w:id="452" w:author="JTT" w:date="2015-01-23T15:59:00Z"/>
          <w:rFonts w:ascii="Times New Roman" w:hAnsi="Times New Roman" w:cs="Times New Roman"/>
          <w:sz w:val="24"/>
          <w:rPrChange w:id="453" w:author="JTT" w:date="2015-01-23T15:59:00Z">
            <w:rPr>
              <w:ins w:id="454" w:author="JTT" w:date="2015-01-23T15:59:00Z"/>
            </w:rPr>
          </w:rPrChange>
        </w:rPr>
        <w:pPrChange w:id="455" w:author="JTT" w:date="2015-01-23T16:01:00Z">
          <w:pPr>
            <w:widowControl w:val="0"/>
            <w:autoSpaceDE w:val="0"/>
            <w:autoSpaceDN w:val="0"/>
            <w:adjustRightInd w:val="0"/>
            <w:spacing w:after="0" w:line="240" w:lineRule="auto"/>
          </w:pPr>
        </w:pPrChange>
      </w:pPr>
      <w:ins w:id="456" w:author="JTT" w:date="2015-01-23T15:59:00Z">
        <w:r w:rsidRPr="00840BBD">
          <w:rPr>
            <w:rFonts w:ascii="Times New Roman" w:hAnsi="Times New Roman" w:cs="Times New Roman"/>
            <w:sz w:val="24"/>
            <w:rPrChange w:id="457" w:author="JTT" w:date="2015-01-23T15:59:00Z">
              <w:rPr/>
            </w:rPrChange>
          </w:rPr>
          <w:lastRenderedPageBreak/>
          <w:t>R Core Development Team. 2013. R: A Language and Environment for Statistical Computing. R Foundation for Statistical Computing, Vienna, Austria. Available from http://www.R-project.org/.</w:t>
        </w:r>
      </w:ins>
    </w:p>
    <w:p w14:paraId="6C6D6B19" w14:textId="77777777" w:rsidR="00840BBD" w:rsidRPr="00840BBD" w:rsidRDefault="00840BBD" w:rsidP="00840BBD">
      <w:pPr>
        <w:pStyle w:val="Bibliography"/>
        <w:spacing w:line="480" w:lineRule="auto"/>
        <w:rPr>
          <w:ins w:id="458" w:author="JTT" w:date="2015-01-23T15:59:00Z"/>
          <w:rFonts w:ascii="Times New Roman" w:hAnsi="Times New Roman" w:cs="Times New Roman"/>
          <w:sz w:val="24"/>
          <w:rPrChange w:id="459" w:author="JTT" w:date="2015-01-23T15:59:00Z">
            <w:rPr>
              <w:ins w:id="460" w:author="JTT" w:date="2015-01-23T15:59:00Z"/>
            </w:rPr>
          </w:rPrChange>
        </w:rPr>
        <w:pPrChange w:id="461" w:author="JTT" w:date="2015-01-23T16:01:00Z">
          <w:pPr>
            <w:widowControl w:val="0"/>
            <w:autoSpaceDE w:val="0"/>
            <w:autoSpaceDN w:val="0"/>
            <w:adjustRightInd w:val="0"/>
            <w:spacing w:after="0" w:line="240" w:lineRule="auto"/>
          </w:pPr>
        </w:pPrChange>
      </w:pPr>
      <w:ins w:id="462" w:author="JTT" w:date="2015-01-23T15:59:00Z">
        <w:r w:rsidRPr="00840BBD">
          <w:rPr>
            <w:rFonts w:ascii="Times New Roman" w:hAnsi="Times New Roman" w:cs="Times New Roman"/>
            <w:sz w:val="24"/>
            <w:rPrChange w:id="463" w:author="JTT" w:date="2015-01-23T15:59:00Z">
              <w:rPr/>
            </w:rPrChange>
          </w:rPr>
          <w:t xml:space="preserve">Sainsbury, K.J. 1980. Effect of individual variability on the von Bertalanffy growth equation. Can. J. Fish. Aquat. Sci. </w:t>
        </w:r>
        <w:r w:rsidRPr="00840BBD">
          <w:rPr>
            <w:rFonts w:ascii="Times New Roman" w:hAnsi="Times New Roman" w:cs="Times New Roman"/>
            <w:b/>
            <w:bCs/>
            <w:sz w:val="24"/>
            <w:rPrChange w:id="464" w:author="JTT" w:date="2015-01-23T15:59:00Z">
              <w:rPr>
                <w:b/>
                <w:bCs/>
              </w:rPr>
            </w:rPrChange>
          </w:rPr>
          <w:t>37</w:t>
        </w:r>
        <w:r w:rsidRPr="00840BBD">
          <w:rPr>
            <w:rFonts w:ascii="Times New Roman" w:hAnsi="Times New Roman" w:cs="Times New Roman"/>
            <w:sz w:val="24"/>
            <w:rPrChange w:id="465" w:author="JTT" w:date="2015-01-23T15:59:00Z">
              <w:rPr/>
            </w:rPrChange>
          </w:rPr>
          <w:t>(2): 241–247. [accessed 19 December 2014].</w:t>
        </w:r>
      </w:ins>
    </w:p>
    <w:p w14:paraId="3CB28808" w14:textId="77777777" w:rsidR="00840BBD" w:rsidRPr="00840BBD" w:rsidRDefault="00840BBD" w:rsidP="00840BBD">
      <w:pPr>
        <w:pStyle w:val="Bibliography"/>
        <w:spacing w:line="480" w:lineRule="auto"/>
        <w:rPr>
          <w:ins w:id="466" w:author="JTT" w:date="2015-01-23T15:59:00Z"/>
          <w:rFonts w:ascii="Times New Roman" w:hAnsi="Times New Roman" w:cs="Times New Roman"/>
          <w:sz w:val="24"/>
          <w:rPrChange w:id="467" w:author="JTT" w:date="2015-01-23T15:59:00Z">
            <w:rPr>
              <w:ins w:id="468" w:author="JTT" w:date="2015-01-23T15:59:00Z"/>
            </w:rPr>
          </w:rPrChange>
        </w:rPr>
        <w:pPrChange w:id="469" w:author="JTT" w:date="2015-01-23T16:01:00Z">
          <w:pPr>
            <w:widowControl w:val="0"/>
            <w:autoSpaceDE w:val="0"/>
            <w:autoSpaceDN w:val="0"/>
            <w:adjustRightInd w:val="0"/>
            <w:spacing w:after="0" w:line="240" w:lineRule="auto"/>
          </w:pPr>
        </w:pPrChange>
      </w:pPr>
      <w:ins w:id="470" w:author="JTT" w:date="2015-01-23T15:59:00Z">
        <w:r w:rsidRPr="00840BBD">
          <w:rPr>
            <w:rFonts w:ascii="Times New Roman" w:hAnsi="Times New Roman" w:cs="Times New Roman"/>
            <w:sz w:val="24"/>
            <w:rPrChange w:id="471" w:author="JTT" w:date="2015-01-23T15:59:00Z">
              <w:rPr/>
            </w:rPrChange>
          </w:rPr>
          <w:t xml:space="preserve">Sainsbury, K.J., Punt, A.E., and Smith, A.D.. 2000. Design of operational management strategies for achieving fishery ecosystem objectives. ICES J. Mar. Sci. J. Cons. </w:t>
        </w:r>
        <w:r w:rsidRPr="00840BBD">
          <w:rPr>
            <w:rFonts w:ascii="Times New Roman" w:hAnsi="Times New Roman" w:cs="Times New Roman"/>
            <w:b/>
            <w:bCs/>
            <w:sz w:val="24"/>
            <w:rPrChange w:id="472" w:author="JTT" w:date="2015-01-23T15:59:00Z">
              <w:rPr>
                <w:b/>
                <w:bCs/>
              </w:rPr>
            </w:rPrChange>
          </w:rPr>
          <w:t>57</w:t>
        </w:r>
        <w:r w:rsidRPr="00840BBD">
          <w:rPr>
            <w:rFonts w:ascii="Times New Roman" w:hAnsi="Times New Roman" w:cs="Times New Roman"/>
            <w:sz w:val="24"/>
            <w:rPrChange w:id="473" w:author="JTT" w:date="2015-01-23T15:59:00Z">
              <w:rPr/>
            </w:rPrChange>
          </w:rPr>
          <w:t>(3): 731–741.</w:t>
        </w:r>
      </w:ins>
    </w:p>
    <w:p w14:paraId="28196EC1" w14:textId="77777777" w:rsidR="00840BBD" w:rsidRPr="00840BBD" w:rsidRDefault="00840BBD" w:rsidP="00840BBD">
      <w:pPr>
        <w:pStyle w:val="Bibliography"/>
        <w:spacing w:line="480" w:lineRule="auto"/>
        <w:rPr>
          <w:ins w:id="474" w:author="JTT" w:date="2015-01-23T15:59:00Z"/>
          <w:rFonts w:ascii="Times New Roman" w:hAnsi="Times New Roman" w:cs="Times New Roman"/>
          <w:sz w:val="24"/>
          <w:rPrChange w:id="475" w:author="JTT" w:date="2015-01-23T15:59:00Z">
            <w:rPr>
              <w:ins w:id="476" w:author="JTT" w:date="2015-01-23T15:59:00Z"/>
            </w:rPr>
          </w:rPrChange>
        </w:rPr>
        <w:pPrChange w:id="477" w:author="JTT" w:date="2015-01-23T16:01:00Z">
          <w:pPr>
            <w:widowControl w:val="0"/>
            <w:autoSpaceDE w:val="0"/>
            <w:autoSpaceDN w:val="0"/>
            <w:adjustRightInd w:val="0"/>
            <w:spacing w:after="0" w:line="240" w:lineRule="auto"/>
          </w:pPr>
        </w:pPrChange>
      </w:pPr>
      <w:ins w:id="478" w:author="JTT" w:date="2015-01-23T15:59:00Z">
        <w:r w:rsidRPr="00840BBD">
          <w:rPr>
            <w:rFonts w:ascii="Times New Roman" w:hAnsi="Times New Roman" w:cs="Times New Roman"/>
            <w:sz w:val="24"/>
            <w:rPrChange w:id="479" w:author="JTT" w:date="2015-01-23T15:59:00Z">
              <w:rPr/>
            </w:rPrChange>
          </w:rPr>
          <w:t xml:space="preserve">Shelton, A.O., Satterthwaite, W.H., Beakes, M.P., Munch, S.B., Sogard, S.M., and Mangel, M. 2013. Separating intrinsic and environmental contributions to growth and their population consequences. Am. Nat. </w:t>
        </w:r>
        <w:r w:rsidRPr="00840BBD">
          <w:rPr>
            <w:rFonts w:ascii="Times New Roman" w:hAnsi="Times New Roman" w:cs="Times New Roman"/>
            <w:b/>
            <w:bCs/>
            <w:sz w:val="24"/>
            <w:rPrChange w:id="480" w:author="JTT" w:date="2015-01-23T15:59:00Z">
              <w:rPr>
                <w:b/>
                <w:bCs/>
              </w:rPr>
            </w:rPrChange>
          </w:rPr>
          <w:t>181</w:t>
        </w:r>
        <w:r w:rsidRPr="00840BBD">
          <w:rPr>
            <w:rFonts w:ascii="Times New Roman" w:hAnsi="Times New Roman" w:cs="Times New Roman"/>
            <w:sz w:val="24"/>
            <w:rPrChange w:id="481" w:author="JTT" w:date="2015-01-23T15:59:00Z">
              <w:rPr/>
            </w:rPrChange>
          </w:rPr>
          <w:t>(6): 799–814. [accessed 8 October 2013].</w:t>
        </w:r>
      </w:ins>
    </w:p>
    <w:p w14:paraId="72BA9F67" w14:textId="77777777" w:rsidR="00840BBD" w:rsidRPr="00840BBD" w:rsidRDefault="00840BBD" w:rsidP="00840BBD">
      <w:pPr>
        <w:pStyle w:val="Bibliography"/>
        <w:spacing w:line="480" w:lineRule="auto"/>
        <w:rPr>
          <w:ins w:id="482" w:author="JTT" w:date="2015-01-23T15:59:00Z"/>
          <w:rFonts w:ascii="Times New Roman" w:hAnsi="Times New Roman" w:cs="Times New Roman"/>
          <w:sz w:val="24"/>
          <w:rPrChange w:id="483" w:author="JTT" w:date="2015-01-23T15:59:00Z">
            <w:rPr>
              <w:ins w:id="484" w:author="JTT" w:date="2015-01-23T15:59:00Z"/>
            </w:rPr>
          </w:rPrChange>
        </w:rPr>
        <w:pPrChange w:id="485" w:author="JTT" w:date="2015-01-23T16:01:00Z">
          <w:pPr>
            <w:widowControl w:val="0"/>
            <w:autoSpaceDE w:val="0"/>
            <w:autoSpaceDN w:val="0"/>
            <w:adjustRightInd w:val="0"/>
            <w:spacing w:after="0" w:line="240" w:lineRule="auto"/>
          </w:pPr>
        </w:pPrChange>
      </w:pPr>
      <w:ins w:id="486" w:author="JTT" w:date="2015-01-23T15:59:00Z">
        <w:r w:rsidRPr="00840BBD">
          <w:rPr>
            <w:rFonts w:ascii="Times New Roman" w:hAnsi="Times New Roman" w:cs="Times New Roman"/>
            <w:sz w:val="24"/>
            <w:rPrChange w:id="487" w:author="JTT" w:date="2015-01-23T15:59:00Z">
              <w:rPr/>
            </w:rPrChange>
          </w:rPr>
          <w:t xml:space="preserve">Shelton, A.O., Thorson, J.T., Ward, E.J., and Feist, B.E. 2014. Spatial semiparametric models improve estimates of species abundance and distribution. Can. J. Fish. Aquat. Sci. </w:t>
        </w:r>
        <w:r w:rsidRPr="00840BBD">
          <w:rPr>
            <w:rFonts w:ascii="Times New Roman" w:hAnsi="Times New Roman" w:cs="Times New Roman"/>
            <w:b/>
            <w:bCs/>
            <w:sz w:val="24"/>
            <w:rPrChange w:id="488" w:author="JTT" w:date="2015-01-23T15:59:00Z">
              <w:rPr>
                <w:b/>
                <w:bCs/>
              </w:rPr>
            </w:rPrChange>
          </w:rPr>
          <w:t>71</w:t>
        </w:r>
        <w:r w:rsidRPr="00840BBD">
          <w:rPr>
            <w:rFonts w:ascii="Times New Roman" w:hAnsi="Times New Roman" w:cs="Times New Roman"/>
            <w:sz w:val="24"/>
            <w:rPrChange w:id="489" w:author="JTT" w:date="2015-01-23T15:59:00Z">
              <w:rPr/>
            </w:rPrChange>
          </w:rPr>
          <w:t>(11): 1655–1666. doi: 10.1139/cjfas-2013-0508.</w:t>
        </w:r>
      </w:ins>
    </w:p>
    <w:p w14:paraId="7C822295" w14:textId="77777777" w:rsidR="00840BBD" w:rsidRPr="00840BBD" w:rsidRDefault="00840BBD" w:rsidP="00840BBD">
      <w:pPr>
        <w:pStyle w:val="Bibliography"/>
        <w:spacing w:line="480" w:lineRule="auto"/>
        <w:rPr>
          <w:ins w:id="490" w:author="JTT" w:date="2015-01-23T15:59:00Z"/>
          <w:rFonts w:ascii="Times New Roman" w:hAnsi="Times New Roman" w:cs="Times New Roman"/>
          <w:sz w:val="24"/>
          <w:rPrChange w:id="491" w:author="JTT" w:date="2015-01-23T15:59:00Z">
            <w:rPr>
              <w:ins w:id="492" w:author="JTT" w:date="2015-01-23T15:59:00Z"/>
            </w:rPr>
          </w:rPrChange>
        </w:rPr>
        <w:pPrChange w:id="493" w:author="JTT" w:date="2015-01-23T16:01:00Z">
          <w:pPr>
            <w:widowControl w:val="0"/>
            <w:autoSpaceDE w:val="0"/>
            <w:autoSpaceDN w:val="0"/>
            <w:adjustRightInd w:val="0"/>
            <w:spacing w:after="0" w:line="240" w:lineRule="auto"/>
          </w:pPr>
        </w:pPrChange>
      </w:pPr>
      <w:ins w:id="494" w:author="JTT" w:date="2015-01-23T15:59:00Z">
        <w:r w:rsidRPr="00840BBD">
          <w:rPr>
            <w:rFonts w:ascii="Times New Roman" w:hAnsi="Times New Roman" w:cs="Times New Roman"/>
            <w:sz w:val="24"/>
            <w:rPrChange w:id="495" w:author="JTT" w:date="2015-01-23T15:59:00Z">
              <w:rPr/>
            </w:rPrChange>
          </w:rPr>
          <w:t xml:space="preserve">Taylor, I.G., and Methot, R.D. 2013. Hiding or dead? A computationally efficient model of selective fisheries mortality. Fish. Res. </w:t>
        </w:r>
        <w:r w:rsidRPr="00840BBD">
          <w:rPr>
            <w:rFonts w:ascii="Times New Roman" w:hAnsi="Times New Roman" w:cs="Times New Roman"/>
            <w:b/>
            <w:bCs/>
            <w:sz w:val="24"/>
            <w:rPrChange w:id="496" w:author="JTT" w:date="2015-01-23T15:59:00Z">
              <w:rPr>
                <w:b/>
                <w:bCs/>
              </w:rPr>
            </w:rPrChange>
          </w:rPr>
          <w:t>142</w:t>
        </w:r>
        <w:r w:rsidRPr="00840BBD">
          <w:rPr>
            <w:rFonts w:ascii="Times New Roman" w:hAnsi="Times New Roman" w:cs="Times New Roman"/>
            <w:sz w:val="24"/>
            <w:rPrChange w:id="497" w:author="JTT" w:date="2015-01-23T15:59:00Z">
              <w:rPr/>
            </w:rPrChange>
          </w:rPr>
          <w:t>: 75–85. [accessed 20 April 2013].</w:t>
        </w:r>
      </w:ins>
    </w:p>
    <w:p w14:paraId="2775AB30" w14:textId="77777777" w:rsidR="00840BBD" w:rsidRPr="00840BBD" w:rsidRDefault="00840BBD" w:rsidP="00840BBD">
      <w:pPr>
        <w:pStyle w:val="Bibliography"/>
        <w:spacing w:line="480" w:lineRule="auto"/>
        <w:rPr>
          <w:ins w:id="498" w:author="JTT" w:date="2015-01-23T15:59:00Z"/>
          <w:rFonts w:ascii="Times New Roman" w:hAnsi="Times New Roman" w:cs="Times New Roman"/>
          <w:sz w:val="24"/>
          <w:rPrChange w:id="499" w:author="JTT" w:date="2015-01-23T15:59:00Z">
            <w:rPr>
              <w:ins w:id="500" w:author="JTT" w:date="2015-01-23T15:59:00Z"/>
            </w:rPr>
          </w:rPrChange>
        </w:rPr>
        <w:pPrChange w:id="501" w:author="JTT" w:date="2015-01-23T16:01:00Z">
          <w:pPr>
            <w:widowControl w:val="0"/>
            <w:autoSpaceDE w:val="0"/>
            <w:autoSpaceDN w:val="0"/>
            <w:adjustRightInd w:val="0"/>
            <w:spacing w:after="0" w:line="240" w:lineRule="auto"/>
          </w:pPr>
        </w:pPrChange>
      </w:pPr>
      <w:ins w:id="502" w:author="JTT" w:date="2015-01-23T15:59:00Z">
        <w:r w:rsidRPr="00840BBD">
          <w:rPr>
            <w:rFonts w:ascii="Times New Roman" w:hAnsi="Times New Roman" w:cs="Times New Roman"/>
            <w:sz w:val="24"/>
            <w:rPrChange w:id="503" w:author="JTT" w:date="2015-01-23T15:59:00Z">
              <w:rPr/>
            </w:rPrChange>
          </w:rPr>
          <w:t>Thorson, J.T. In press. Spatio-temporal variation in fish condition is not consistently explained by density, temperature, or season for Northeast Pacific groundfishes.</w:t>
        </w:r>
      </w:ins>
    </w:p>
    <w:p w14:paraId="68350A0E" w14:textId="77777777" w:rsidR="00840BBD" w:rsidRPr="00840BBD" w:rsidRDefault="00840BBD" w:rsidP="00840BBD">
      <w:pPr>
        <w:pStyle w:val="Bibliography"/>
        <w:spacing w:line="480" w:lineRule="auto"/>
        <w:rPr>
          <w:ins w:id="504" w:author="JTT" w:date="2015-01-23T15:59:00Z"/>
          <w:rFonts w:ascii="Times New Roman" w:hAnsi="Times New Roman" w:cs="Times New Roman"/>
          <w:sz w:val="24"/>
          <w:rPrChange w:id="505" w:author="JTT" w:date="2015-01-23T15:59:00Z">
            <w:rPr>
              <w:ins w:id="506" w:author="JTT" w:date="2015-01-23T15:59:00Z"/>
            </w:rPr>
          </w:rPrChange>
        </w:rPr>
        <w:pPrChange w:id="507" w:author="JTT" w:date="2015-01-23T16:01:00Z">
          <w:pPr>
            <w:widowControl w:val="0"/>
            <w:autoSpaceDE w:val="0"/>
            <w:autoSpaceDN w:val="0"/>
            <w:adjustRightInd w:val="0"/>
            <w:spacing w:after="0" w:line="240" w:lineRule="auto"/>
          </w:pPr>
        </w:pPrChange>
      </w:pPr>
      <w:ins w:id="508" w:author="JTT" w:date="2015-01-23T15:59:00Z">
        <w:r w:rsidRPr="00840BBD">
          <w:rPr>
            <w:rFonts w:ascii="Times New Roman" w:hAnsi="Times New Roman" w:cs="Times New Roman"/>
            <w:sz w:val="24"/>
            <w:rPrChange w:id="509" w:author="JTT" w:date="2015-01-23T15:59:00Z">
              <w:rPr/>
            </w:rPrChange>
          </w:rPr>
          <w:t>Thorson, J.T., and Minte-Vera, C. In press. Relative magnitude of cohort, age, and year effects on size at age of exploited marine fishes. Fish. Res.</w:t>
        </w:r>
      </w:ins>
    </w:p>
    <w:p w14:paraId="55CFAF13" w14:textId="77777777" w:rsidR="00840BBD" w:rsidRPr="00840BBD" w:rsidRDefault="00840BBD" w:rsidP="00840BBD">
      <w:pPr>
        <w:pStyle w:val="Bibliography"/>
        <w:spacing w:line="480" w:lineRule="auto"/>
        <w:rPr>
          <w:ins w:id="510" w:author="JTT" w:date="2015-01-23T15:59:00Z"/>
          <w:rFonts w:ascii="Times New Roman" w:hAnsi="Times New Roman" w:cs="Times New Roman"/>
          <w:sz w:val="24"/>
          <w:rPrChange w:id="511" w:author="JTT" w:date="2015-01-23T15:59:00Z">
            <w:rPr>
              <w:ins w:id="512" w:author="JTT" w:date="2015-01-23T15:59:00Z"/>
            </w:rPr>
          </w:rPrChange>
        </w:rPr>
        <w:pPrChange w:id="513" w:author="JTT" w:date="2015-01-23T16:01:00Z">
          <w:pPr>
            <w:widowControl w:val="0"/>
            <w:autoSpaceDE w:val="0"/>
            <w:autoSpaceDN w:val="0"/>
            <w:adjustRightInd w:val="0"/>
            <w:spacing w:after="0" w:line="240" w:lineRule="auto"/>
          </w:pPr>
        </w:pPrChange>
      </w:pPr>
      <w:ins w:id="514" w:author="JTT" w:date="2015-01-23T15:59:00Z">
        <w:r w:rsidRPr="00840BBD">
          <w:rPr>
            <w:rFonts w:ascii="Times New Roman" w:hAnsi="Times New Roman" w:cs="Times New Roman"/>
            <w:sz w:val="24"/>
            <w:rPrChange w:id="515" w:author="JTT" w:date="2015-01-23T15:59:00Z">
              <w:rPr/>
            </w:rPrChange>
          </w:rPr>
          <w:t>Thorson, J.T., and Minto, C. In press. Mixed effects: a unifying framework for modelling in aquatic ecology. ICES J. Mar. Sci.</w:t>
        </w:r>
      </w:ins>
    </w:p>
    <w:p w14:paraId="1B7C4CA3" w14:textId="77777777" w:rsidR="00840BBD" w:rsidRPr="00840BBD" w:rsidRDefault="00840BBD" w:rsidP="00840BBD">
      <w:pPr>
        <w:pStyle w:val="Bibliography"/>
        <w:spacing w:line="480" w:lineRule="auto"/>
        <w:rPr>
          <w:ins w:id="516" w:author="JTT" w:date="2015-01-23T15:59:00Z"/>
          <w:rFonts w:ascii="Times New Roman" w:hAnsi="Times New Roman" w:cs="Times New Roman"/>
          <w:sz w:val="24"/>
          <w:rPrChange w:id="517" w:author="JTT" w:date="2015-01-23T15:59:00Z">
            <w:rPr>
              <w:ins w:id="518" w:author="JTT" w:date="2015-01-23T15:59:00Z"/>
            </w:rPr>
          </w:rPrChange>
        </w:rPr>
        <w:pPrChange w:id="519" w:author="JTT" w:date="2015-01-23T16:01:00Z">
          <w:pPr>
            <w:widowControl w:val="0"/>
            <w:autoSpaceDE w:val="0"/>
            <w:autoSpaceDN w:val="0"/>
            <w:adjustRightInd w:val="0"/>
            <w:spacing w:after="0" w:line="240" w:lineRule="auto"/>
          </w:pPr>
        </w:pPrChange>
      </w:pPr>
      <w:ins w:id="520" w:author="JTT" w:date="2015-01-23T15:59:00Z">
        <w:r w:rsidRPr="00840BBD">
          <w:rPr>
            <w:rFonts w:ascii="Times New Roman" w:hAnsi="Times New Roman" w:cs="Times New Roman"/>
            <w:sz w:val="24"/>
            <w:rPrChange w:id="521" w:author="JTT" w:date="2015-01-23T15:59:00Z">
              <w:rPr/>
            </w:rPrChange>
          </w:rPr>
          <w:lastRenderedPageBreak/>
          <w:t>Thorson, J.T., Skaug, H., Kristensen, K., Shelton, A.O., Ward, E.J., Harms, J., and Benante, J. In press. The importance of spatial models for estimating the strength of density dependence. Ecology. doi: http://dx.doi.org/10.1890/14-0739.1.</w:t>
        </w:r>
      </w:ins>
    </w:p>
    <w:p w14:paraId="72A6D638" w14:textId="797A483E" w:rsidR="00DF4D0D" w:rsidRPr="00840BBD" w:rsidDel="00C03356" w:rsidRDefault="00DF4D0D" w:rsidP="00840BBD">
      <w:pPr>
        <w:pStyle w:val="Bibliography"/>
        <w:spacing w:line="480" w:lineRule="auto"/>
        <w:rPr>
          <w:del w:id="522" w:author="JTT" w:date="2015-01-23T15:13:00Z"/>
          <w:rFonts w:ascii="Times New Roman" w:hAnsi="Times New Roman" w:cs="Times New Roman"/>
          <w:sz w:val="24"/>
          <w:rPrChange w:id="523" w:author="JTT" w:date="2015-01-23T15:59:00Z">
            <w:rPr>
              <w:del w:id="524" w:author="JTT" w:date="2015-01-23T15:13:00Z"/>
            </w:rPr>
          </w:rPrChange>
        </w:rPr>
        <w:pPrChange w:id="525" w:author="JTT" w:date="2015-01-23T16:01:00Z">
          <w:pPr>
            <w:pStyle w:val="Bibliography"/>
          </w:pPr>
        </w:pPrChange>
      </w:pPr>
      <w:del w:id="526" w:author="JTT" w:date="2015-01-23T15:13:00Z">
        <w:r w:rsidRPr="00840BBD" w:rsidDel="00C03356">
          <w:rPr>
            <w:rFonts w:ascii="Times New Roman" w:hAnsi="Times New Roman" w:cs="Times New Roman"/>
            <w:sz w:val="24"/>
            <w:rPrChange w:id="527" w:author="JTT" w:date="2015-01-23T15:59:00Z">
              <w:rPr/>
            </w:rPrChange>
          </w:rPr>
          <w:delText xml:space="preserve">Black, B.A., Schroeder, I.D., Sydeman, W.J., Bograd, S.J., and Lawson, P.W. 2010. Wintertime ocean conditions synchronize rockfish growth and seabird reproduction in the central California Current ecosystem. Can. J. Fish. Aquat. Sci. </w:delText>
        </w:r>
        <w:r w:rsidRPr="00840BBD" w:rsidDel="00C03356">
          <w:rPr>
            <w:rFonts w:ascii="Times New Roman" w:hAnsi="Times New Roman" w:cs="Times New Roman"/>
            <w:b/>
            <w:bCs/>
            <w:sz w:val="24"/>
            <w:rPrChange w:id="528" w:author="JTT" w:date="2015-01-23T15:59:00Z">
              <w:rPr>
                <w:b/>
                <w:bCs/>
              </w:rPr>
            </w:rPrChange>
          </w:rPr>
          <w:delText>67</w:delText>
        </w:r>
        <w:r w:rsidRPr="00840BBD" w:rsidDel="00C03356">
          <w:rPr>
            <w:rFonts w:ascii="Times New Roman" w:hAnsi="Times New Roman" w:cs="Times New Roman"/>
            <w:sz w:val="24"/>
            <w:rPrChange w:id="529" w:author="JTT" w:date="2015-01-23T15:59:00Z">
              <w:rPr/>
            </w:rPrChange>
          </w:rPr>
          <w:delText>(7): 1149–1158.</w:delText>
        </w:r>
      </w:del>
    </w:p>
    <w:p w14:paraId="05751164" w14:textId="37E452F2" w:rsidR="00DF4D0D" w:rsidRPr="00840BBD" w:rsidDel="00C03356" w:rsidRDefault="00DF4D0D" w:rsidP="00840BBD">
      <w:pPr>
        <w:pStyle w:val="Bibliography"/>
        <w:spacing w:line="480" w:lineRule="auto"/>
        <w:rPr>
          <w:del w:id="530" w:author="JTT" w:date="2015-01-23T15:13:00Z"/>
          <w:rFonts w:ascii="Times New Roman" w:hAnsi="Times New Roman" w:cs="Times New Roman"/>
          <w:sz w:val="24"/>
          <w:rPrChange w:id="531" w:author="JTT" w:date="2015-01-23T15:59:00Z">
            <w:rPr>
              <w:del w:id="532" w:author="JTT" w:date="2015-01-23T15:13:00Z"/>
            </w:rPr>
          </w:rPrChange>
        </w:rPr>
        <w:pPrChange w:id="533" w:author="JTT" w:date="2015-01-23T16:01:00Z">
          <w:pPr>
            <w:pStyle w:val="Bibliography"/>
          </w:pPr>
        </w:pPrChange>
      </w:pPr>
      <w:del w:id="534" w:author="JTT" w:date="2015-01-23T15:13:00Z">
        <w:r w:rsidRPr="00840BBD" w:rsidDel="00C03356">
          <w:rPr>
            <w:rFonts w:ascii="Times New Roman" w:hAnsi="Times New Roman" w:cs="Times New Roman"/>
            <w:sz w:val="24"/>
            <w:rPrChange w:id="535" w:author="JTT" w:date="2015-01-23T15:59:00Z">
              <w:rPr/>
            </w:rPrChange>
          </w:rPr>
          <w:delText xml:space="preserve">Francis, R. 1988. Maximum likelihood estimation of growth and growth variability from tagging data. N. Z. J. Mar. Freshw. Res. </w:delText>
        </w:r>
        <w:r w:rsidRPr="00840BBD" w:rsidDel="00C03356">
          <w:rPr>
            <w:rFonts w:ascii="Times New Roman" w:hAnsi="Times New Roman" w:cs="Times New Roman"/>
            <w:b/>
            <w:bCs/>
            <w:sz w:val="24"/>
            <w:rPrChange w:id="536" w:author="JTT" w:date="2015-01-23T15:59:00Z">
              <w:rPr>
                <w:b/>
                <w:bCs/>
              </w:rPr>
            </w:rPrChange>
          </w:rPr>
          <w:delText>22</w:delText>
        </w:r>
        <w:r w:rsidRPr="00840BBD" w:rsidDel="00C03356">
          <w:rPr>
            <w:rFonts w:ascii="Times New Roman" w:hAnsi="Times New Roman" w:cs="Times New Roman"/>
            <w:sz w:val="24"/>
            <w:rPrChange w:id="537" w:author="JTT" w:date="2015-01-23T15:59:00Z">
              <w:rPr/>
            </w:rPrChange>
          </w:rPr>
          <w:delText>(1): 43–51. [accessed 19 December 2014].</w:delText>
        </w:r>
      </w:del>
    </w:p>
    <w:p w14:paraId="7728E44B" w14:textId="5AF52ED9" w:rsidR="00DF4D0D" w:rsidRPr="00840BBD" w:rsidDel="00C03356" w:rsidRDefault="00DF4D0D" w:rsidP="00840BBD">
      <w:pPr>
        <w:pStyle w:val="Bibliography"/>
        <w:spacing w:line="480" w:lineRule="auto"/>
        <w:rPr>
          <w:del w:id="538" w:author="JTT" w:date="2015-01-23T15:13:00Z"/>
          <w:rFonts w:ascii="Times New Roman" w:hAnsi="Times New Roman" w:cs="Times New Roman"/>
          <w:sz w:val="24"/>
          <w:rPrChange w:id="539" w:author="JTT" w:date="2015-01-23T15:59:00Z">
            <w:rPr>
              <w:del w:id="540" w:author="JTT" w:date="2015-01-23T15:13:00Z"/>
            </w:rPr>
          </w:rPrChange>
        </w:rPr>
        <w:pPrChange w:id="541" w:author="JTT" w:date="2015-01-23T16:01:00Z">
          <w:pPr>
            <w:pStyle w:val="Bibliography"/>
          </w:pPr>
        </w:pPrChange>
      </w:pPr>
      <w:del w:id="542" w:author="JTT" w:date="2015-01-23T15:13:00Z">
        <w:r w:rsidRPr="00840BBD" w:rsidDel="00C03356">
          <w:rPr>
            <w:rFonts w:ascii="Times New Roman" w:hAnsi="Times New Roman" w:cs="Times New Roman"/>
            <w:sz w:val="24"/>
            <w:rPrChange w:id="543" w:author="JTT" w:date="2015-01-23T15:59:00Z">
              <w:rPr/>
            </w:rPrChange>
          </w:rPr>
          <w:delText xml:space="preserve">Gelman, A. 2005. Analysis of variance—why it is more important than ever. Ann. Stat. </w:delText>
        </w:r>
        <w:r w:rsidRPr="00840BBD" w:rsidDel="00C03356">
          <w:rPr>
            <w:rFonts w:ascii="Times New Roman" w:hAnsi="Times New Roman" w:cs="Times New Roman"/>
            <w:b/>
            <w:bCs/>
            <w:sz w:val="24"/>
            <w:rPrChange w:id="544" w:author="JTT" w:date="2015-01-23T15:59:00Z">
              <w:rPr>
                <w:b/>
                <w:bCs/>
              </w:rPr>
            </w:rPrChange>
          </w:rPr>
          <w:delText>33</w:delText>
        </w:r>
        <w:r w:rsidRPr="00840BBD" w:rsidDel="00C03356">
          <w:rPr>
            <w:rFonts w:ascii="Times New Roman" w:hAnsi="Times New Roman" w:cs="Times New Roman"/>
            <w:sz w:val="24"/>
            <w:rPrChange w:id="545" w:author="JTT" w:date="2015-01-23T15:59:00Z">
              <w:rPr/>
            </w:rPrChange>
          </w:rPr>
          <w:delText>(1): 1–53.</w:delText>
        </w:r>
      </w:del>
    </w:p>
    <w:p w14:paraId="76CB0F92" w14:textId="058FB397" w:rsidR="00DF4D0D" w:rsidRPr="00840BBD" w:rsidDel="00C03356" w:rsidRDefault="00DF4D0D" w:rsidP="00840BBD">
      <w:pPr>
        <w:pStyle w:val="Bibliography"/>
        <w:spacing w:line="480" w:lineRule="auto"/>
        <w:rPr>
          <w:del w:id="546" w:author="JTT" w:date="2015-01-23T15:13:00Z"/>
          <w:rFonts w:ascii="Times New Roman" w:hAnsi="Times New Roman" w:cs="Times New Roman"/>
          <w:sz w:val="24"/>
          <w:rPrChange w:id="547" w:author="JTT" w:date="2015-01-23T15:59:00Z">
            <w:rPr>
              <w:del w:id="548" w:author="JTT" w:date="2015-01-23T15:13:00Z"/>
            </w:rPr>
          </w:rPrChange>
        </w:rPr>
        <w:pPrChange w:id="549" w:author="JTT" w:date="2015-01-23T16:01:00Z">
          <w:pPr>
            <w:pStyle w:val="Bibliography"/>
          </w:pPr>
        </w:pPrChange>
      </w:pPr>
      <w:del w:id="550" w:author="JTT" w:date="2015-01-23T15:13:00Z">
        <w:r w:rsidRPr="00840BBD" w:rsidDel="00C03356">
          <w:rPr>
            <w:rFonts w:ascii="Times New Roman" w:hAnsi="Times New Roman" w:cs="Times New Roman"/>
            <w:sz w:val="24"/>
            <w:rPrChange w:id="551" w:author="JTT" w:date="2015-01-23T15:59:00Z">
              <w:rPr/>
            </w:rPrChange>
          </w:rPr>
          <w:delText xml:space="preserve">Gertseva, V.V., Cope, J.M., and Matson, S.E. 2010. Growth variability in the splitnose rockfish Sebastes diploproa of the northeast Pacific Ocean: pattern revisited. Mar. Ecol. Prog. Ser. </w:delText>
        </w:r>
        <w:r w:rsidRPr="00840BBD" w:rsidDel="00C03356">
          <w:rPr>
            <w:rFonts w:ascii="Times New Roman" w:hAnsi="Times New Roman" w:cs="Times New Roman"/>
            <w:b/>
            <w:bCs/>
            <w:sz w:val="24"/>
            <w:rPrChange w:id="552" w:author="JTT" w:date="2015-01-23T15:59:00Z">
              <w:rPr>
                <w:b/>
                <w:bCs/>
              </w:rPr>
            </w:rPrChange>
          </w:rPr>
          <w:delText>413</w:delText>
        </w:r>
        <w:r w:rsidRPr="00840BBD" w:rsidDel="00C03356">
          <w:rPr>
            <w:rFonts w:ascii="Times New Roman" w:hAnsi="Times New Roman" w:cs="Times New Roman"/>
            <w:sz w:val="24"/>
            <w:rPrChange w:id="553" w:author="JTT" w:date="2015-01-23T15:59:00Z">
              <w:rPr/>
            </w:rPrChange>
          </w:rPr>
          <w:delText>: 125–136. [accessed 3 May 2013].</w:delText>
        </w:r>
      </w:del>
    </w:p>
    <w:p w14:paraId="67215DD5" w14:textId="7F3D79B6" w:rsidR="00DF4D0D" w:rsidRPr="00840BBD" w:rsidDel="00C03356" w:rsidRDefault="00DF4D0D" w:rsidP="00840BBD">
      <w:pPr>
        <w:pStyle w:val="Bibliography"/>
        <w:spacing w:line="480" w:lineRule="auto"/>
        <w:rPr>
          <w:del w:id="554" w:author="JTT" w:date="2015-01-23T15:13:00Z"/>
          <w:rFonts w:ascii="Times New Roman" w:hAnsi="Times New Roman" w:cs="Times New Roman"/>
          <w:sz w:val="24"/>
          <w:rPrChange w:id="555" w:author="JTT" w:date="2015-01-23T15:59:00Z">
            <w:rPr>
              <w:del w:id="556" w:author="JTT" w:date="2015-01-23T15:13:00Z"/>
            </w:rPr>
          </w:rPrChange>
        </w:rPr>
        <w:pPrChange w:id="557" w:author="JTT" w:date="2015-01-23T16:01:00Z">
          <w:pPr>
            <w:pStyle w:val="Bibliography"/>
          </w:pPr>
        </w:pPrChange>
      </w:pPr>
      <w:del w:id="558" w:author="JTT" w:date="2015-01-23T15:13:00Z">
        <w:r w:rsidRPr="00840BBD" w:rsidDel="00C03356">
          <w:rPr>
            <w:rFonts w:ascii="Times New Roman" w:hAnsi="Times New Roman" w:cs="Times New Roman"/>
            <w:sz w:val="24"/>
            <w:rPrChange w:id="559" w:author="JTT" w:date="2015-01-23T15:59:00Z">
              <w:rPr/>
            </w:rPrChange>
          </w:rPr>
          <w:delText xml:space="preserve">Larsen, D.P., Kincaid, T.M., Jacobs, S.E., and Urquhart, N.S. 2001. Designs for Evaluating Local and Regional Scale Trends. BioScience </w:delText>
        </w:r>
        <w:r w:rsidRPr="00840BBD" w:rsidDel="00C03356">
          <w:rPr>
            <w:rFonts w:ascii="Times New Roman" w:hAnsi="Times New Roman" w:cs="Times New Roman"/>
            <w:b/>
            <w:bCs/>
            <w:sz w:val="24"/>
            <w:rPrChange w:id="560" w:author="JTT" w:date="2015-01-23T15:59:00Z">
              <w:rPr>
                <w:b/>
                <w:bCs/>
              </w:rPr>
            </w:rPrChange>
          </w:rPr>
          <w:delText>51</w:delText>
        </w:r>
        <w:r w:rsidRPr="00840BBD" w:rsidDel="00C03356">
          <w:rPr>
            <w:rFonts w:ascii="Times New Roman" w:hAnsi="Times New Roman" w:cs="Times New Roman"/>
            <w:sz w:val="24"/>
            <w:rPrChange w:id="561" w:author="JTT" w:date="2015-01-23T15:59:00Z">
              <w:rPr/>
            </w:rPrChange>
          </w:rPr>
          <w:delText>(12): 1069–1078. doi: 10.1641/0006-3568(2001)051[1069:DFELAR]2.0.CO;2.</w:delText>
        </w:r>
      </w:del>
    </w:p>
    <w:p w14:paraId="06198FB8" w14:textId="04C5BE62" w:rsidR="00DF4D0D" w:rsidRPr="00840BBD" w:rsidDel="00C03356" w:rsidRDefault="00DF4D0D" w:rsidP="00840BBD">
      <w:pPr>
        <w:pStyle w:val="Bibliography"/>
        <w:spacing w:line="480" w:lineRule="auto"/>
        <w:rPr>
          <w:del w:id="562" w:author="JTT" w:date="2015-01-23T15:13:00Z"/>
          <w:rFonts w:ascii="Times New Roman" w:hAnsi="Times New Roman" w:cs="Times New Roman"/>
          <w:sz w:val="24"/>
          <w:rPrChange w:id="563" w:author="JTT" w:date="2015-01-23T15:59:00Z">
            <w:rPr>
              <w:del w:id="564" w:author="JTT" w:date="2015-01-23T15:13:00Z"/>
            </w:rPr>
          </w:rPrChange>
        </w:rPr>
        <w:pPrChange w:id="565" w:author="JTT" w:date="2015-01-23T16:01:00Z">
          <w:pPr>
            <w:pStyle w:val="Bibliography"/>
          </w:pPr>
        </w:pPrChange>
      </w:pPr>
      <w:del w:id="566" w:author="JTT" w:date="2015-01-23T15:13:00Z">
        <w:r w:rsidRPr="00840BBD" w:rsidDel="00C03356">
          <w:rPr>
            <w:rFonts w:ascii="Times New Roman" w:hAnsi="Times New Roman" w:cs="Times New Roman"/>
            <w:sz w:val="24"/>
            <w:rPrChange w:id="567" w:author="JTT" w:date="2015-01-23T15:59:00Z">
              <w:rPr/>
            </w:rPrChange>
          </w:rPr>
          <w:delText>R Core Development Team. 2013. R: A Language and Environment for Statistical Computing. R Foundation for Statistical Computing, Vienna, Austria. Available from http://www.R-project.org/.</w:delText>
        </w:r>
      </w:del>
    </w:p>
    <w:p w14:paraId="1DAB496E" w14:textId="0ECFD0B3" w:rsidR="00DF4D0D" w:rsidRPr="00840BBD" w:rsidDel="00C03356" w:rsidRDefault="00DF4D0D" w:rsidP="00840BBD">
      <w:pPr>
        <w:pStyle w:val="Bibliography"/>
        <w:spacing w:line="480" w:lineRule="auto"/>
        <w:rPr>
          <w:del w:id="568" w:author="JTT" w:date="2015-01-23T15:13:00Z"/>
          <w:rFonts w:ascii="Times New Roman" w:hAnsi="Times New Roman" w:cs="Times New Roman"/>
          <w:sz w:val="24"/>
          <w:rPrChange w:id="569" w:author="JTT" w:date="2015-01-23T15:59:00Z">
            <w:rPr>
              <w:del w:id="570" w:author="JTT" w:date="2015-01-23T15:13:00Z"/>
            </w:rPr>
          </w:rPrChange>
        </w:rPr>
        <w:pPrChange w:id="571" w:author="JTT" w:date="2015-01-23T16:01:00Z">
          <w:pPr>
            <w:pStyle w:val="Bibliography"/>
          </w:pPr>
        </w:pPrChange>
      </w:pPr>
      <w:del w:id="572" w:author="JTT" w:date="2015-01-23T15:13:00Z">
        <w:r w:rsidRPr="00840BBD" w:rsidDel="00C03356">
          <w:rPr>
            <w:rFonts w:ascii="Times New Roman" w:hAnsi="Times New Roman" w:cs="Times New Roman"/>
            <w:sz w:val="24"/>
            <w:rPrChange w:id="573" w:author="JTT" w:date="2015-01-23T15:59:00Z">
              <w:rPr/>
            </w:rPrChange>
          </w:rPr>
          <w:delText xml:space="preserve">Sainsbury, K.J. 1980. Effect of individual variability on the von Bertalanffy growth equation. Can. J. Fish. Aquat. Sci. </w:delText>
        </w:r>
        <w:r w:rsidRPr="00840BBD" w:rsidDel="00C03356">
          <w:rPr>
            <w:rFonts w:ascii="Times New Roman" w:hAnsi="Times New Roman" w:cs="Times New Roman"/>
            <w:b/>
            <w:bCs/>
            <w:sz w:val="24"/>
            <w:rPrChange w:id="574" w:author="JTT" w:date="2015-01-23T15:59:00Z">
              <w:rPr>
                <w:b/>
                <w:bCs/>
              </w:rPr>
            </w:rPrChange>
          </w:rPr>
          <w:delText>37</w:delText>
        </w:r>
        <w:r w:rsidRPr="00840BBD" w:rsidDel="00C03356">
          <w:rPr>
            <w:rFonts w:ascii="Times New Roman" w:hAnsi="Times New Roman" w:cs="Times New Roman"/>
            <w:sz w:val="24"/>
            <w:rPrChange w:id="575" w:author="JTT" w:date="2015-01-23T15:59:00Z">
              <w:rPr/>
            </w:rPrChange>
          </w:rPr>
          <w:delText>(2): 241–247. [accessed 19 December 2014].</w:delText>
        </w:r>
      </w:del>
    </w:p>
    <w:p w14:paraId="4F2CD4A8" w14:textId="4FC2A320" w:rsidR="00DF4D0D" w:rsidRPr="00840BBD" w:rsidDel="00C03356" w:rsidRDefault="00DF4D0D" w:rsidP="00840BBD">
      <w:pPr>
        <w:pStyle w:val="Bibliography"/>
        <w:spacing w:line="480" w:lineRule="auto"/>
        <w:rPr>
          <w:del w:id="576" w:author="JTT" w:date="2015-01-23T15:13:00Z"/>
          <w:rFonts w:ascii="Times New Roman" w:hAnsi="Times New Roman" w:cs="Times New Roman"/>
          <w:sz w:val="24"/>
          <w:rPrChange w:id="577" w:author="JTT" w:date="2015-01-23T15:59:00Z">
            <w:rPr>
              <w:del w:id="578" w:author="JTT" w:date="2015-01-23T15:13:00Z"/>
            </w:rPr>
          </w:rPrChange>
        </w:rPr>
        <w:pPrChange w:id="579" w:author="JTT" w:date="2015-01-23T16:01:00Z">
          <w:pPr>
            <w:pStyle w:val="Bibliography"/>
          </w:pPr>
        </w:pPrChange>
      </w:pPr>
      <w:del w:id="580" w:author="JTT" w:date="2015-01-23T15:13:00Z">
        <w:r w:rsidRPr="00840BBD" w:rsidDel="00C03356">
          <w:rPr>
            <w:rFonts w:ascii="Times New Roman" w:hAnsi="Times New Roman" w:cs="Times New Roman"/>
            <w:sz w:val="24"/>
            <w:rPrChange w:id="581" w:author="JTT" w:date="2015-01-23T15:59:00Z">
              <w:rPr/>
            </w:rPrChange>
          </w:rPr>
          <w:delText xml:space="preserve">Shelton, A.O., Satterthwaite, W.H., Beakes, M.P., Munch, S.B., Sogard, S.M., and Mangel, M. 2013. Separating intrinsic and environmental contributions to growth and their population consequences. Am. Nat. </w:delText>
        </w:r>
        <w:r w:rsidRPr="00840BBD" w:rsidDel="00C03356">
          <w:rPr>
            <w:rFonts w:ascii="Times New Roman" w:hAnsi="Times New Roman" w:cs="Times New Roman"/>
            <w:b/>
            <w:bCs/>
            <w:sz w:val="24"/>
            <w:rPrChange w:id="582" w:author="JTT" w:date="2015-01-23T15:59:00Z">
              <w:rPr>
                <w:b/>
                <w:bCs/>
              </w:rPr>
            </w:rPrChange>
          </w:rPr>
          <w:delText>181</w:delText>
        </w:r>
        <w:r w:rsidRPr="00840BBD" w:rsidDel="00C03356">
          <w:rPr>
            <w:rFonts w:ascii="Times New Roman" w:hAnsi="Times New Roman" w:cs="Times New Roman"/>
            <w:sz w:val="24"/>
            <w:rPrChange w:id="583" w:author="JTT" w:date="2015-01-23T15:59:00Z">
              <w:rPr/>
            </w:rPrChange>
          </w:rPr>
          <w:delText>(6): 799–814. [accessed 8 October 2013].</w:delText>
        </w:r>
      </w:del>
    </w:p>
    <w:p w14:paraId="05E706C1" w14:textId="09389647" w:rsidR="00DF4D0D" w:rsidRPr="00840BBD" w:rsidDel="00C03356" w:rsidRDefault="00DF4D0D" w:rsidP="00840BBD">
      <w:pPr>
        <w:pStyle w:val="Bibliography"/>
        <w:spacing w:line="480" w:lineRule="auto"/>
        <w:rPr>
          <w:del w:id="584" w:author="JTT" w:date="2015-01-23T15:13:00Z"/>
          <w:rFonts w:ascii="Times New Roman" w:hAnsi="Times New Roman" w:cs="Times New Roman"/>
          <w:sz w:val="24"/>
          <w:rPrChange w:id="585" w:author="JTT" w:date="2015-01-23T15:59:00Z">
            <w:rPr>
              <w:del w:id="586" w:author="JTT" w:date="2015-01-23T15:13:00Z"/>
            </w:rPr>
          </w:rPrChange>
        </w:rPr>
        <w:pPrChange w:id="587" w:author="JTT" w:date="2015-01-23T16:01:00Z">
          <w:pPr>
            <w:pStyle w:val="Bibliography"/>
          </w:pPr>
        </w:pPrChange>
      </w:pPr>
      <w:del w:id="588" w:author="JTT" w:date="2015-01-23T15:13:00Z">
        <w:r w:rsidRPr="00840BBD" w:rsidDel="00C03356">
          <w:rPr>
            <w:rFonts w:ascii="Times New Roman" w:hAnsi="Times New Roman" w:cs="Times New Roman"/>
            <w:sz w:val="24"/>
            <w:rPrChange w:id="589" w:author="JTT" w:date="2015-01-23T15:59:00Z">
              <w:rPr/>
            </w:rPrChange>
          </w:rPr>
          <w:delText xml:space="preserve">Taylor, I.G., and Methot, R.D. 2013. Hiding or dead? A computationally efficient model of selective fisheries mortality. Fish. Res. </w:delText>
        </w:r>
        <w:r w:rsidRPr="00840BBD" w:rsidDel="00C03356">
          <w:rPr>
            <w:rFonts w:ascii="Times New Roman" w:hAnsi="Times New Roman" w:cs="Times New Roman"/>
            <w:b/>
            <w:bCs/>
            <w:sz w:val="24"/>
            <w:rPrChange w:id="590" w:author="JTT" w:date="2015-01-23T15:59:00Z">
              <w:rPr>
                <w:b/>
                <w:bCs/>
              </w:rPr>
            </w:rPrChange>
          </w:rPr>
          <w:delText>142</w:delText>
        </w:r>
        <w:r w:rsidRPr="00840BBD" w:rsidDel="00C03356">
          <w:rPr>
            <w:rFonts w:ascii="Times New Roman" w:hAnsi="Times New Roman" w:cs="Times New Roman"/>
            <w:sz w:val="24"/>
            <w:rPrChange w:id="591" w:author="JTT" w:date="2015-01-23T15:59:00Z">
              <w:rPr/>
            </w:rPrChange>
          </w:rPr>
          <w:delText>: 75–85. [accessed 20 April 2013].</w:delText>
        </w:r>
      </w:del>
    </w:p>
    <w:p w14:paraId="0AFAC5CD" w14:textId="57121076" w:rsidR="00DF4D0D" w:rsidRPr="00840BBD" w:rsidDel="00C03356" w:rsidRDefault="00DF4D0D" w:rsidP="00840BBD">
      <w:pPr>
        <w:pStyle w:val="Bibliography"/>
        <w:spacing w:line="480" w:lineRule="auto"/>
        <w:rPr>
          <w:del w:id="592" w:author="JTT" w:date="2015-01-23T15:13:00Z"/>
          <w:rFonts w:ascii="Times New Roman" w:hAnsi="Times New Roman" w:cs="Times New Roman"/>
          <w:sz w:val="24"/>
          <w:rPrChange w:id="593" w:author="JTT" w:date="2015-01-23T15:59:00Z">
            <w:rPr>
              <w:del w:id="594" w:author="JTT" w:date="2015-01-23T15:13:00Z"/>
            </w:rPr>
          </w:rPrChange>
        </w:rPr>
        <w:pPrChange w:id="595" w:author="JTT" w:date="2015-01-23T16:01:00Z">
          <w:pPr>
            <w:pStyle w:val="Bibliography"/>
          </w:pPr>
        </w:pPrChange>
      </w:pPr>
      <w:del w:id="596" w:author="JTT" w:date="2015-01-23T15:13:00Z">
        <w:r w:rsidRPr="00840BBD" w:rsidDel="00C03356">
          <w:rPr>
            <w:rFonts w:ascii="Times New Roman" w:hAnsi="Times New Roman" w:cs="Times New Roman"/>
            <w:sz w:val="24"/>
            <w:rPrChange w:id="597" w:author="JTT" w:date="2015-01-23T15:59:00Z">
              <w:rPr/>
            </w:rPrChange>
          </w:rPr>
          <w:delText>Thorson, J.T., and Minte-Vera, C. In press. Relative magnitude of cohort, age, and year effects on size at age of exploited marine fishes. Fish. Res.</w:delText>
        </w:r>
      </w:del>
    </w:p>
    <w:p w14:paraId="5182F8FA" w14:textId="6B0E6EBC" w:rsidR="00DF4D0D" w:rsidRPr="00840BBD" w:rsidDel="00C03356" w:rsidRDefault="00DF4D0D" w:rsidP="00840BBD">
      <w:pPr>
        <w:pStyle w:val="Bibliography"/>
        <w:spacing w:line="480" w:lineRule="auto"/>
        <w:rPr>
          <w:del w:id="598" w:author="JTT" w:date="2015-01-23T15:13:00Z"/>
          <w:rFonts w:ascii="Times New Roman" w:hAnsi="Times New Roman" w:cs="Times New Roman"/>
          <w:sz w:val="24"/>
          <w:rPrChange w:id="599" w:author="JTT" w:date="2015-01-23T15:59:00Z">
            <w:rPr>
              <w:del w:id="600" w:author="JTT" w:date="2015-01-23T15:13:00Z"/>
            </w:rPr>
          </w:rPrChange>
        </w:rPr>
        <w:pPrChange w:id="601" w:author="JTT" w:date="2015-01-23T16:01:00Z">
          <w:pPr>
            <w:pStyle w:val="Bibliography"/>
          </w:pPr>
        </w:pPrChange>
      </w:pPr>
      <w:del w:id="602" w:author="JTT" w:date="2015-01-23T15:13:00Z">
        <w:r w:rsidRPr="00840BBD" w:rsidDel="00C03356">
          <w:rPr>
            <w:rFonts w:ascii="Times New Roman" w:hAnsi="Times New Roman" w:cs="Times New Roman"/>
            <w:sz w:val="24"/>
            <w:rPrChange w:id="603" w:author="JTT" w:date="2015-01-23T15:59:00Z">
              <w:rPr/>
            </w:rPrChange>
          </w:rPr>
          <w:delText>Thorson, J.T., and Minto, C. In press. Mixed effects: a unifying framework for modelling in aquatic ecology. ICES J. Mar. Sci.</w:delText>
        </w:r>
      </w:del>
    </w:p>
    <w:p w14:paraId="28966ECE" w14:textId="77777777" w:rsidR="00A94EC6" w:rsidRPr="0089043B" w:rsidRDefault="00AB2A7D" w:rsidP="00840BBD">
      <w:pPr>
        <w:tabs>
          <w:tab w:val="left" w:pos="360"/>
          <w:tab w:val="left" w:pos="720"/>
          <w:tab w:val="left" w:pos="8640"/>
        </w:tabs>
        <w:spacing w:after="0" w:line="480" w:lineRule="auto"/>
        <w:rPr>
          <w:rFonts w:ascii="Times New Roman" w:hAnsi="Times New Roman" w:cs="Times New Roman"/>
          <w:sz w:val="24"/>
          <w:szCs w:val="24"/>
        </w:rPr>
        <w:sectPr w:rsidR="00A94EC6" w:rsidRPr="0089043B" w:rsidSect="00D21621">
          <w:footerReference w:type="default" r:id="rId10"/>
          <w:pgSz w:w="12240" w:h="15840"/>
          <w:pgMar w:top="1440" w:right="1440" w:bottom="1440" w:left="1440" w:header="720" w:footer="720" w:gutter="0"/>
          <w:lnNumType w:countBy="1" w:restart="continuous"/>
          <w:cols w:space="720"/>
          <w:docGrid w:linePitch="360"/>
        </w:sectPr>
        <w:pPrChange w:id="604" w:author="JTT" w:date="2015-01-23T16:01:00Z">
          <w:pPr>
            <w:tabs>
              <w:tab w:val="left" w:pos="360"/>
              <w:tab w:val="left" w:pos="720"/>
              <w:tab w:val="left" w:pos="8640"/>
            </w:tabs>
            <w:spacing w:after="0" w:line="480" w:lineRule="auto"/>
          </w:pPr>
        </w:pPrChange>
      </w:pPr>
      <w:r w:rsidRPr="009C37AB">
        <w:rPr>
          <w:rFonts w:ascii="Times New Roman" w:hAnsi="Times New Roman" w:cs="Times New Roman"/>
          <w:sz w:val="24"/>
          <w:szCs w:val="24"/>
        </w:rPr>
        <w:fldChar w:fldCharType="end"/>
      </w:r>
    </w:p>
    <w:p w14:paraId="608DAD84" w14:textId="77777777" w:rsidR="00D27F19" w:rsidRDefault="00D27F19" w:rsidP="00840BBD">
      <w:pPr>
        <w:spacing w:line="480" w:lineRule="auto"/>
        <w:rPr>
          <w:rFonts w:ascii="Times New Roman" w:hAnsi="Times New Roman" w:cs="Times New Roman"/>
          <w:sz w:val="24"/>
          <w:szCs w:val="24"/>
        </w:rPr>
        <w:pPrChange w:id="605" w:author="JTT" w:date="2015-01-23T16:01:00Z">
          <w:pPr/>
        </w:pPrChange>
      </w:pPr>
      <w:r>
        <w:rPr>
          <w:rFonts w:ascii="Times New Roman" w:hAnsi="Times New Roman" w:cs="Times New Roman"/>
          <w:sz w:val="24"/>
          <w:szCs w:val="24"/>
        </w:rPr>
        <w:lastRenderedPageBreak/>
        <w:br w:type="page"/>
      </w:r>
    </w:p>
    <w:p w14:paraId="364679D2" w14:textId="0EBF0DC0" w:rsidR="00F02008" w:rsidRDefault="00B06918" w:rsidP="00840BBD">
      <w:pPr>
        <w:tabs>
          <w:tab w:val="left" w:pos="360"/>
          <w:tab w:val="left" w:pos="720"/>
          <w:tab w:val="left" w:pos="8640"/>
        </w:tabs>
        <w:spacing w:after="0" w:line="480" w:lineRule="auto"/>
        <w:jc w:val="both"/>
        <w:rPr>
          <w:rFonts w:ascii="Times New Roman" w:hAnsi="Times New Roman" w:cs="Times New Roman"/>
          <w:sz w:val="24"/>
          <w:szCs w:val="24"/>
        </w:rPr>
        <w:pPrChange w:id="606"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lastRenderedPageBreak/>
        <w:t>Table 2</w:t>
      </w:r>
      <w:r w:rsidR="00652704">
        <w:rPr>
          <w:rFonts w:ascii="Times New Roman" w:hAnsi="Times New Roman" w:cs="Times New Roman"/>
          <w:sz w:val="24"/>
          <w:szCs w:val="24"/>
        </w:rPr>
        <w:t>a</w:t>
      </w:r>
      <w:r w:rsidR="00F02008">
        <w:rPr>
          <w:rFonts w:ascii="Times New Roman" w:hAnsi="Times New Roman" w:cs="Times New Roman"/>
          <w:sz w:val="24"/>
          <w:szCs w:val="24"/>
        </w:rPr>
        <w:t xml:space="preserve"> – Par</w:t>
      </w:r>
      <w:r w:rsidR="00F65E40">
        <w:rPr>
          <w:rFonts w:ascii="Times New Roman" w:hAnsi="Times New Roman" w:cs="Times New Roman"/>
          <w:sz w:val="24"/>
          <w:szCs w:val="24"/>
        </w:rPr>
        <w:t>ameter values</w:t>
      </w:r>
      <w:r w:rsidR="00F02008">
        <w:rPr>
          <w:rFonts w:ascii="Times New Roman" w:hAnsi="Times New Roman" w:cs="Times New Roman"/>
          <w:sz w:val="24"/>
          <w:szCs w:val="24"/>
        </w:rPr>
        <w:t xml:space="preserve"> used </w:t>
      </w:r>
      <w:r w:rsidR="00652704">
        <w:rPr>
          <w:rFonts w:ascii="Times New Roman" w:hAnsi="Times New Roman" w:cs="Times New Roman"/>
          <w:sz w:val="24"/>
          <w:szCs w:val="24"/>
        </w:rPr>
        <w:t>for all scenarios in the simulation experiment</w:t>
      </w:r>
      <w:r w:rsidR="00F02008">
        <w:rPr>
          <w:rFonts w:ascii="Times New Roman" w:hAnsi="Times New Roman" w:cs="Times New Roman"/>
          <w:sz w:val="24"/>
          <w:szCs w:val="24"/>
        </w:rPr>
        <w:t>.</w:t>
      </w:r>
    </w:p>
    <w:tbl>
      <w:tblPr>
        <w:tblStyle w:val="TableGrid"/>
        <w:tblW w:w="761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7"/>
        <w:gridCol w:w="1964"/>
        <w:gridCol w:w="1964"/>
        <w:gridCol w:w="1964"/>
      </w:tblGrid>
      <w:tr w:rsidR="004F7C37" w:rsidRPr="005457E2" w14:paraId="3BFB4BB5" w14:textId="77777777" w:rsidTr="004F7C37">
        <w:tc>
          <w:tcPr>
            <w:tcW w:w="1727" w:type="dxa"/>
            <w:tcBorders>
              <w:top w:val="single" w:sz="4" w:space="0" w:color="auto"/>
              <w:bottom w:val="single" w:sz="4" w:space="0" w:color="auto"/>
            </w:tcBorders>
          </w:tcPr>
          <w:p w14:paraId="48BC3119" w14:textId="77777777" w:rsidR="004F7C37" w:rsidRPr="005457E2" w:rsidRDefault="004F7C37" w:rsidP="00840BBD">
            <w:pPr>
              <w:tabs>
                <w:tab w:val="left" w:pos="360"/>
                <w:tab w:val="left" w:pos="720"/>
                <w:tab w:val="left" w:pos="8640"/>
              </w:tabs>
              <w:spacing w:line="480" w:lineRule="auto"/>
              <w:jc w:val="center"/>
              <w:rPr>
                <w:rFonts w:ascii="Times New Roman" w:hAnsi="Times New Roman" w:cs="Times New Roman"/>
                <w:b/>
                <w:sz w:val="24"/>
                <w:szCs w:val="24"/>
              </w:rPr>
              <w:pPrChange w:id="607" w:author="JTT" w:date="2015-01-23T16:01:00Z">
                <w:pPr>
                  <w:tabs>
                    <w:tab w:val="left" w:pos="360"/>
                    <w:tab w:val="left" w:pos="720"/>
                    <w:tab w:val="left" w:pos="8640"/>
                  </w:tabs>
                  <w:spacing w:line="480" w:lineRule="auto"/>
                  <w:jc w:val="center"/>
                </w:pPr>
              </w:pPrChange>
            </w:pPr>
            <w:r w:rsidRPr="005457E2">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188BC80" w14:textId="5F08563D" w:rsidR="004F7C37" w:rsidRPr="005457E2" w:rsidRDefault="004F7C37" w:rsidP="00840BBD">
            <w:pPr>
              <w:tabs>
                <w:tab w:val="left" w:pos="360"/>
                <w:tab w:val="left" w:pos="720"/>
                <w:tab w:val="left" w:pos="8640"/>
              </w:tabs>
              <w:spacing w:line="480" w:lineRule="auto"/>
              <w:jc w:val="center"/>
              <w:rPr>
                <w:rFonts w:ascii="Times New Roman" w:hAnsi="Times New Roman" w:cs="Times New Roman"/>
                <w:b/>
                <w:sz w:val="24"/>
                <w:szCs w:val="24"/>
              </w:rPr>
              <w:pPrChange w:id="608" w:author="JTT" w:date="2015-01-23T16:01:00Z">
                <w:pPr>
                  <w:tabs>
                    <w:tab w:val="left" w:pos="360"/>
                    <w:tab w:val="left" w:pos="720"/>
                    <w:tab w:val="left" w:pos="8640"/>
                  </w:tabs>
                  <w:spacing w:line="480" w:lineRule="auto"/>
                  <w:jc w:val="center"/>
                </w:pPr>
              </w:pPrChange>
            </w:pPr>
            <w:r>
              <w:rPr>
                <w:rFonts w:ascii="Times New Roman" w:hAnsi="Times New Roman" w:cs="Times New Roman"/>
                <w:b/>
                <w:sz w:val="24"/>
                <w:szCs w:val="24"/>
              </w:rPr>
              <w:t>Units</w:t>
            </w:r>
          </w:p>
        </w:tc>
        <w:tc>
          <w:tcPr>
            <w:tcW w:w="1964" w:type="dxa"/>
            <w:tcBorders>
              <w:top w:val="single" w:sz="4" w:space="0" w:color="auto"/>
              <w:bottom w:val="single" w:sz="4" w:space="0" w:color="auto"/>
            </w:tcBorders>
          </w:tcPr>
          <w:p w14:paraId="76B474AE" w14:textId="4AD96872" w:rsidR="004F7C37" w:rsidRPr="005457E2" w:rsidRDefault="004F7C37" w:rsidP="00840BBD">
            <w:pPr>
              <w:tabs>
                <w:tab w:val="left" w:pos="360"/>
                <w:tab w:val="left" w:pos="720"/>
                <w:tab w:val="left" w:pos="8640"/>
              </w:tabs>
              <w:spacing w:line="480" w:lineRule="auto"/>
              <w:jc w:val="center"/>
              <w:rPr>
                <w:rFonts w:ascii="Times New Roman" w:hAnsi="Times New Roman" w:cs="Times New Roman"/>
                <w:b/>
                <w:sz w:val="24"/>
                <w:szCs w:val="24"/>
              </w:rPr>
              <w:pPrChange w:id="609" w:author="JTT" w:date="2015-01-23T16:01:00Z">
                <w:pPr>
                  <w:tabs>
                    <w:tab w:val="left" w:pos="360"/>
                    <w:tab w:val="left" w:pos="720"/>
                    <w:tab w:val="left" w:pos="8640"/>
                  </w:tabs>
                  <w:spacing w:line="480" w:lineRule="auto"/>
                  <w:jc w:val="center"/>
                </w:pPr>
              </w:pPrChange>
            </w:pPr>
            <w:r w:rsidRPr="005457E2">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03ED26EF" w14:textId="77777777" w:rsidR="004F7C37" w:rsidRPr="005457E2" w:rsidRDefault="004F7C37" w:rsidP="00840BBD">
            <w:pPr>
              <w:tabs>
                <w:tab w:val="left" w:pos="360"/>
                <w:tab w:val="left" w:pos="720"/>
                <w:tab w:val="left" w:pos="8640"/>
              </w:tabs>
              <w:spacing w:line="480" w:lineRule="auto"/>
              <w:jc w:val="center"/>
              <w:rPr>
                <w:rFonts w:ascii="Times New Roman" w:hAnsi="Times New Roman" w:cs="Times New Roman"/>
                <w:b/>
                <w:sz w:val="24"/>
                <w:szCs w:val="24"/>
              </w:rPr>
              <w:pPrChange w:id="610" w:author="JTT" w:date="2015-01-23T16:01:00Z">
                <w:pPr>
                  <w:tabs>
                    <w:tab w:val="left" w:pos="360"/>
                    <w:tab w:val="left" w:pos="720"/>
                    <w:tab w:val="left" w:pos="8640"/>
                  </w:tabs>
                  <w:spacing w:line="480" w:lineRule="auto"/>
                  <w:jc w:val="center"/>
                </w:pPr>
              </w:pPrChange>
            </w:pPr>
            <w:r w:rsidRPr="005457E2">
              <w:rPr>
                <w:rFonts w:ascii="Times New Roman" w:hAnsi="Times New Roman" w:cs="Times New Roman"/>
                <w:b/>
                <w:sz w:val="24"/>
                <w:szCs w:val="24"/>
              </w:rPr>
              <w:t>Male</w:t>
            </w:r>
          </w:p>
        </w:tc>
      </w:tr>
      <w:tr w:rsidR="004F7C37" w14:paraId="17757218" w14:textId="77777777" w:rsidTr="004F7C37">
        <w:tc>
          <w:tcPr>
            <w:tcW w:w="1727" w:type="dxa"/>
            <w:tcBorders>
              <w:top w:val="single" w:sz="4" w:space="0" w:color="auto"/>
            </w:tcBorders>
          </w:tcPr>
          <w:p w14:paraId="32943107" w14:textId="77777777" w:rsidR="004F7C37" w:rsidRPr="00B723C3" w:rsidRDefault="004F7C37" w:rsidP="00840BBD">
            <w:pPr>
              <w:tabs>
                <w:tab w:val="left" w:pos="360"/>
                <w:tab w:val="left" w:pos="720"/>
                <w:tab w:val="left" w:pos="8640"/>
              </w:tabs>
              <w:spacing w:line="480" w:lineRule="auto"/>
              <w:jc w:val="both"/>
              <w:rPr>
                <w:rFonts w:ascii="Times New Roman" w:hAnsi="Times New Roman" w:cs="Times New Roman"/>
                <w:i/>
                <w:sz w:val="24"/>
                <w:szCs w:val="24"/>
              </w:rPr>
              <w:pPrChange w:id="611" w:author="JTT" w:date="2015-01-23T16:01:00Z">
                <w:pPr>
                  <w:tabs>
                    <w:tab w:val="left" w:pos="360"/>
                    <w:tab w:val="left" w:pos="720"/>
                    <w:tab w:val="left" w:pos="8640"/>
                  </w:tabs>
                  <w:spacing w:line="480" w:lineRule="auto"/>
                  <w:jc w:val="both"/>
                </w:pPr>
              </w:pPrChange>
            </w:pPr>
            <w:r w:rsidRPr="00B723C3">
              <w:rPr>
                <w:rFonts w:ascii="Times New Roman" w:hAnsi="Times New Roman" w:cs="Times New Roman"/>
                <w:i/>
                <w:sz w:val="24"/>
                <w:szCs w:val="24"/>
              </w:rPr>
              <w:t>L</w:t>
            </w:r>
            <w:r w:rsidRPr="00B723C3">
              <w:rPr>
                <w:rFonts w:ascii="Times New Roman" w:hAnsi="Times New Roman" w:cs="Times New Roman"/>
                <w:i/>
                <w:sz w:val="24"/>
                <w:szCs w:val="24"/>
                <w:vertAlign w:val="subscript"/>
              </w:rPr>
              <w:t>0</w:t>
            </w:r>
          </w:p>
        </w:tc>
        <w:tc>
          <w:tcPr>
            <w:tcW w:w="1964" w:type="dxa"/>
            <w:tcBorders>
              <w:top w:val="single" w:sz="4" w:space="0" w:color="auto"/>
            </w:tcBorders>
          </w:tcPr>
          <w:p w14:paraId="2F376042" w14:textId="2017C4B4" w:rsidR="004F7C37" w:rsidRDefault="004F7C37" w:rsidP="00840BBD">
            <w:pPr>
              <w:tabs>
                <w:tab w:val="left" w:pos="360"/>
                <w:tab w:val="left" w:pos="720"/>
                <w:tab w:val="left" w:pos="8640"/>
              </w:tabs>
              <w:spacing w:line="480" w:lineRule="auto"/>
              <w:jc w:val="center"/>
              <w:rPr>
                <w:rFonts w:ascii="Times New Roman" w:hAnsi="Times New Roman" w:cs="Times New Roman"/>
                <w:sz w:val="24"/>
                <w:szCs w:val="24"/>
              </w:rPr>
              <w:pPrChange w:id="612" w:author="JTT" w:date="2015-01-23T16:01:00Z">
                <w:pPr>
                  <w:tabs>
                    <w:tab w:val="left" w:pos="360"/>
                    <w:tab w:val="left" w:pos="720"/>
                    <w:tab w:val="left" w:pos="8640"/>
                  </w:tabs>
                  <w:spacing w:line="480" w:lineRule="auto"/>
                  <w:jc w:val="center"/>
                </w:pPr>
              </w:pPrChange>
            </w:pPr>
            <w:r>
              <w:rPr>
                <w:rFonts w:ascii="Times New Roman" w:hAnsi="Times New Roman" w:cs="Times New Roman"/>
                <w:sz w:val="24"/>
                <w:szCs w:val="24"/>
              </w:rPr>
              <w:t>cm</w:t>
            </w:r>
          </w:p>
        </w:tc>
        <w:tc>
          <w:tcPr>
            <w:tcW w:w="1964" w:type="dxa"/>
            <w:tcBorders>
              <w:top w:val="single" w:sz="4" w:space="0" w:color="auto"/>
            </w:tcBorders>
          </w:tcPr>
          <w:p w14:paraId="7A299DF3" w14:textId="45B4413B"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13"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-0.3409</w:t>
            </w:r>
          </w:p>
        </w:tc>
        <w:tc>
          <w:tcPr>
            <w:tcW w:w="1964" w:type="dxa"/>
            <w:tcBorders>
              <w:top w:val="single" w:sz="4" w:space="0" w:color="auto"/>
            </w:tcBorders>
          </w:tcPr>
          <w:p w14:paraId="299D6D43" w14:textId="77777777"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14"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3.9777</w:t>
            </w:r>
          </w:p>
        </w:tc>
      </w:tr>
      <w:tr w:rsidR="004F7C37" w14:paraId="446080A4" w14:textId="77777777" w:rsidTr="004F7C37">
        <w:tc>
          <w:tcPr>
            <w:tcW w:w="1727" w:type="dxa"/>
          </w:tcPr>
          <w:p w14:paraId="0FA6B287" w14:textId="77777777" w:rsidR="004F7C37" w:rsidRPr="00B723C3" w:rsidRDefault="004F7C37" w:rsidP="00840BBD">
            <w:pPr>
              <w:tabs>
                <w:tab w:val="left" w:pos="360"/>
                <w:tab w:val="left" w:pos="720"/>
                <w:tab w:val="left" w:pos="8640"/>
              </w:tabs>
              <w:spacing w:line="480" w:lineRule="auto"/>
              <w:jc w:val="both"/>
              <w:rPr>
                <w:rFonts w:ascii="Times New Roman" w:hAnsi="Times New Roman" w:cs="Times New Roman"/>
                <w:i/>
                <w:sz w:val="24"/>
                <w:szCs w:val="24"/>
              </w:rPr>
              <w:pPrChange w:id="615" w:author="JTT" w:date="2015-01-23T16:01:00Z">
                <w:pPr>
                  <w:tabs>
                    <w:tab w:val="left" w:pos="360"/>
                    <w:tab w:val="left" w:pos="720"/>
                    <w:tab w:val="left" w:pos="8640"/>
                  </w:tabs>
                  <w:spacing w:line="480" w:lineRule="auto"/>
                  <w:jc w:val="both"/>
                </w:pPr>
              </w:pPrChange>
            </w:pPr>
            <w:r w:rsidRPr="00B723C3">
              <w:rPr>
                <w:rFonts w:ascii="Times New Roman" w:hAnsi="Times New Roman" w:cs="Times New Roman"/>
                <w:i/>
                <w:sz w:val="24"/>
                <w:szCs w:val="24"/>
              </w:rPr>
              <w:t>k</w:t>
            </w:r>
          </w:p>
        </w:tc>
        <w:tc>
          <w:tcPr>
            <w:tcW w:w="1964" w:type="dxa"/>
          </w:tcPr>
          <w:p w14:paraId="6347F598" w14:textId="33D7C9EB" w:rsidR="004F7C37" w:rsidRDefault="004F7C37" w:rsidP="00840BBD">
            <w:pPr>
              <w:tabs>
                <w:tab w:val="left" w:pos="360"/>
                <w:tab w:val="left" w:pos="720"/>
                <w:tab w:val="left" w:pos="8640"/>
              </w:tabs>
              <w:spacing w:line="480" w:lineRule="auto"/>
              <w:jc w:val="center"/>
              <w:rPr>
                <w:rFonts w:ascii="Times New Roman" w:hAnsi="Times New Roman" w:cs="Times New Roman"/>
                <w:sz w:val="24"/>
                <w:szCs w:val="24"/>
              </w:rPr>
              <w:pPrChange w:id="616" w:author="JTT" w:date="2015-01-23T16:01:00Z">
                <w:pPr>
                  <w:tabs>
                    <w:tab w:val="left" w:pos="360"/>
                    <w:tab w:val="left" w:pos="720"/>
                    <w:tab w:val="left" w:pos="8640"/>
                  </w:tabs>
                  <w:spacing w:line="480" w:lineRule="auto"/>
                  <w:jc w:val="center"/>
                </w:pPr>
              </w:pPrChange>
            </w:pPr>
            <w:r>
              <w:rPr>
                <w:rFonts w:ascii="Times New Roman" w:hAnsi="Times New Roman" w:cs="Times New Roman"/>
                <w:sz w:val="24"/>
                <w:szCs w:val="24"/>
              </w:rPr>
              <w:t>weeks</w:t>
            </w:r>
            <w:r w:rsidRPr="004F7C37">
              <w:rPr>
                <w:rFonts w:ascii="Times New Roman" w:hAnsi="Times New Roman" w:cs="Times New Roman"/>
                <w:sz w:val="24"/>
                <w:szCs w:val="24"/>
                <w:vertAlign w:val="superscript"/>
              </w:rPr>
              <w:t>-1</w:t>
            </w:r>
          </w:p>
        </w:tc>
        <w:tc>
          <w:tcPr>
            <w:tcW w:w="1964" w:type="dxa"/>
          </w:tcPr>
          <w:p w14:paraId="091B942D" w14:textId="7A74860F"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17"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0.00173</w:t>
            </w:r>
          </w:p>
        </w:tc>
        <w:tc>
          <w:tcPr>
            <w:tcW w:w="1964" w:type="dxa"/>
          </w:tcPr>
          <w:p w14:paraId="02103F7E" w14:textId="77777777"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18"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0.00179</w:t>
            </w:r>
          </w:p>
        </w:tc>
      </w:tr>
      <w:tr w:rsidR="004F7C37" w14:paraId="104770C9" w14:textId="77777777" w:rsidTr="004F7C37">
        <w:tc>
          <w:tcPr>
            <w:tcW w:w="1727" w:type="dxa"/>
          </w:tcPr>
          <w:p w14:paraId="4533F271" w14:textId="3770C657" w:rsidR="004F7C37" w:rsidRDefault="004F7C37" w:rsidP="00840BBD">
            <w:pPr>
              <w:tabs>
                <w:tab w:val="left" w:pos="360"/>
                <w:tab w:val="left" w:pos="720"/>
                <w:tab w:val="left" w:pos="8640"/>
              </w:tabs>
              <w:spacing w:line="480" w:lineRule="auto"/>
              <w:jc w:val="both"/>
              <w:rPr>
                <w:rFonts w:ascii="Times New Roman" w:hAnsi="Times New Roman" w:cs="Times New Roman"/>
                <w:sz w:val="24"/>
                <w:szCs w:val="24"/>
              </w:rPr>
              <w:pPrChange w:id="619" w:author="JTT" w:date="2015-01-23T16:01:00Z">
                <w:pPr>
                  <w:tabs>
                    <w:tab w:val="left" w:pos="360"/>
                    <w:tab w:val="left" w:pos="720"/>
                    <w:tab w:val="left" w:pos="8640"/>
                  </w:tabs>
                  <w:spacing w:line="480" w:lineRule="auto"/>
                  <w:jc w:val="both"/>
                </w:pPr>
              </w:pPrChange>
            </w:pPr>
            <w:r w:rsidRPr="009C37AB">
              <w:rPr>
                <w:rFonts w:ascii="Times New Roman" w:hAnsi="Times New Roman" w:cs="Times New Roman"/>
                <w:i/>
                <w:sz w:val="24"/>
                <w:szCs w:val="24"/>
              </w:rPr>
              <w:t>γ</w:t>
            </w:r>
          </w:p>
        </w:tc>
        <w:tc>
          <w:tcPr>
            <w:tcW w:w="1964" w:type="dxa"/>
          </w:tcPr>
          <w:p w14:paraId="1F862847" w14:textId="77777777" w:rsidR="004F7C37" w:rsidRDefault="004F7C37" w:rsidP="00840BBD">
            <w:pPr>
              <w:tabs>
                <w:tab w:val="left" w:pos="360"/>
                <w:tab w:val="left" w:pos="720"/>
                <w:tab w:val="left" w:pos="8640"/>
              </w:tabs>
              <w:spacing w:line="480" w:lineRule="auto"/>
              <w:jc w:val="center"/>
              <w:rPr>
                <w:rFonts w:ascii="Times New Roman" w:hAnsi="Times New Roman" w:cs="Times New Roman"/>
                <w:sz w:val="24"/>
                <w:szCs w:val="24"/>
              </w:rPr>
              <w:pPrChange w:id="620" w:author="JTT" w:date="2015-01-23T16:01:00Z">
                <w:pPr>
                  <w:tabs>
                    <w:tab w:val="left" w:pos="360"/>
                    <w:tab w:val="left" w:pos="720"/>
                    <w:tab w:val="left" w:pos="8640"/>
                  </w:tabs>
                  <w:spacing w:line="480" w:lineRule="auto"/>
                  <w:jc w:val="center"/>
                </w:pPr>
              </w:pPrChange>
            </w:pPr>
          </w:p>
        </w:tc>
        <w:tc>
          <w:tcPr>
            <w:tcW w:w="1964" w:type="dxa"/>
          </w:tcPr>
          <w:p w14:paraId="74E8A1E1" w14:textId="5AA5A3B4"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21"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0.3119</w:t>
            </w:r>
          </w:p>
        </w:tc>
        <w:tc>
          <w:tcPr>
            <w:tcW w:w="1964" w:type="dxa"/>
          </w:tcPr>
          <w:p w14:paraId="1B9723DC" w14:textId="77777777" w:rsidR="004F7C37"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22"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0.3024</w:t>
            </w:r>
          </w:p>
        </w:tc>
      </w:tr>
      <w:tr w:rsidR="004F7C37" w14:paraId="2B9434D2" w14:textId="77777777" w:rsidTr="004F7C37">
        <w:tc>
          <w:tcPr>
            <w:tcW w:w="1727" w:type="dxa"/>
          </w:tcPr>
          <w:p w14:paraId="1FBE9BE6" w14:textId="56935B1F" w:rsidR="004F7C37" w:rsidRDefault="004F7C37" w:rsidP="00840BBD">
            <w:pPr>
              <w:tabs>
                <w:tab w:val="left" w:pos="360"/>
                <w:tab w:val="left" w:pos="720"/>
                <w:tab w:val="left" w:pos="8640"/>
              </w:tabs>
              <w:spacing w:line="480" w:lineRule="auto"/>
              <w:jc w:val="both"/>
              <w:rPr>
                <w:rFonts w:ascii="Times New Roman" w:hAnsi="Times New Roman" w:cs="Times New Roman"/>
                <w:sz w:val="24"/>
                <w:szCs w:val="24"/>
              </w:rPr>
              <w:pPrChange w:id="623" w:author="JTT" w:date="2015-01-23T16:01:00Z">
                <w:pPr>
                  <w:tabs>
                    <w:tab w:val="left" w:pos="360"/>
                    <w:tab w:val="left" w:pos="720"/>
                    <w:tab w:val="left" w:pos="8640"/>
                  </w:tabs>
                  <w:spacing w:line="480" w:lineRule="auto"/>
                  <w:jc w:val="both"/>
                </w:pPr>
              </w:pPrChange>
            </w:pPr>
            <w:r w:rsidRPr="009C37AB">
              <w:rPr>
                <w:rFonts w:ascii="Times New Roman" w:hAnsi="Times New Roman" w:cs="Times New Roman"/>
                <w:i/>
                <w:sz w:val="24"/>
                <w:szCs w:val="24"/>
              </w:rPr>
              <w:t>Ψ</w:t>
            </w:r>
          </w:p>
        </w:tc>
        <w:tc>
          <w:tcPr>
            <w:tcW w:w="1964" w:type="dxa"/>
          </w:tcPr>
          <w:p w14:paraId="10F1025B" w14:textId="77777777" w:rsidR="004F7C37" w:rsidRDefault="004F7C37" w:rsidP="00840BBD">
            <w:pPr>
              <w:tabs>
                <w:tab w:val="left" w:pos="360"/>
                <w:tab w:val="left" w:pos="720"/>
                <w:tab w:val="left" w:pos="8640"/>
              </w:tabs>
              <w:spacing w:line="480" w:lineRule="auto"/>
              <w:jc w:val="center"/>
              <w:rPr>
                <w:rFonts w:ascii="Times New Roman" w:hAnsi="Times New Roman" w:cs="Times New Roman"/>
                <w:sz w:val="24"/>
                <w:szCs w:val="24"/>
              </w:rPr>
              <w:pPrChange w:id="624" w:author="JTT" w:date="2015-01-23T16:01:00Z">
                <w:pPr>
                  <w:tabs>
                    <w:tab w:val="left" w:pos="360"/>
                    <w:tab w:val="left" w:pos="720"/>
                    <w:tab w:val="left" w:pos="8640"/>
                  </w:tabs>
                  <w:spacing w:line="480" w:lineRule="auto"/>
                  <w:jc w:val="center"/>
                </w:pPr>
              </w:pPrChange>
            </w:pPr>
          </w:p>
        </w:tc>
        <w:tc>
          <w:tcPr>
            <w:tcW w:w="1964" w:type="dxa"/>
          </w:tcPr>
          <w:p w14:paraId="6E6F87F7" w14:textId="78C3F73E" w:rsidR="004F7C37" w:rsidRPr="003A28BE"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25"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w:t>
            </w:r>
          </w:p>
        </w:tc>
        <w:tc>
          <w:tcPr>
            <w:tcW w:w="1964" w:type="dxa"/>
          </w:tcPr>
          <w:p w14:paraId="47BFFE86" w14:textId="77777777" w:rsidR="004F7C37" w:rsidRPr="003A28BE" w:rsidRDefault="004F7C37" w:rsidP="00840BBD">
            <w:pPr>
              <w:tabs>
                <w:tab w:val="left" w:pos="360"/>
                <w:tab w:val="left" w:pos="720"/>
                <w:tab w:val="left" w:pos="8640"/>
              </w:tabs>
              <w:spacing w:line="480" w:lineRule="auto"/>
              <w:jc w:val="right"/>
              <w:rPr>
                <w:rFonts w:ascii="Times New Roman" w:hAnsi="Times New Roman" w:cs="Times New Roman"/>
                <w:sz w:val="24"/>
                <w:szCs w:val="24"/>
              </w:rPr>
              <w:pPrChange w:id="626"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w:t>
            </w:r>
          </w:p>
        </w:tc>
      </w:tr>
    </w:tbl>
    <w:p w14:paraId="4FD70EB5" w14:textId="77777777" w:rsidR="005104DC" w:rsidRDefault="005104DC" w:rsidP="00840BBD">
      <w:pPr>
        <w:spacing w:line="480" w:lineRule="auto"/>
        <w:rPr>
          <w:rFonts w:ascii="Times New Roman" w:hAnsi="Times New Roman" w:cs="Times New Roman"/>
          <w:sz w:val="24"/>
          <w:szCs w:val="24"/>
        </w:rPr>
        <w:pPrChange w:id="627" w:author="JTT" w:date="2015-01-23T16:01:00Z">
          <w:pPr/>
        </w:pPrChange>
      </w:pPr>
      <w:r>
        <w:rPr>
          <w:rFonts w:ascii="Times New Roman" w:hAnsi="Times New Roman" w:cs="Times New Roman"/>
          <w:sz w:val="24"/>
          <w:szCs w:val="24"/>
        </w:rPr>
        <w:br w:type="page"/>
      </w:r>
    </w:p>
    <w:p w14:paraId="794CA1DC" w14:textId="7F2A6370" w:rsidR="00652704" w:rsidRDefault="00B06918" w:rsidP="00840BBD">
      <w:pPr>
        <w:tabs>
          <w:tab w:val="left" w:pos="360"/>
          <w:tab w:val="left" w:pos="720"/>
          <w:tab w:val="left" w:pos="8640"/>
        </w:tabs>
        <w:spacing w:after="0" w:line="480" w:lineRule="auto"/>
        <w:jc w:val="both"/>
        <w:rPr>
          <w:rFonts w:ascii="Times New Roman" w:hAnsi="Times New Roman" w:cs="Times New Roman"/>
          <w:sz w:val="24"/>
          <w:szCs w:val="24"/>
        </w:rPr>
        <w:pPrChange w:id="628" w:author="JTT" w:date="2015-01-23T16:01:00Z">
          <w:pPr>
            <w:tabs>
              <w:tab w:val="left" w:pos="360"/>
              <w:tab w:val="left" w:pos="720"/>
              <w:tab w:val="left" w:pos="8640"/>
            </w:tabs>
            <w:spacing w:after="0" w:line="480" w:lineRule="auto"/>
            <w:jc w:val="both"/>
          </w:pPr>
        </w:pPrChange>
      </w:pPr>
      <w:r>
        <w:rPr>
          <w:rFonts w:ascii="Times New Roman" w:hAnsi="Times New Roman" w:cs="Times New Roman"/>
          <w:sz w:val="24"/>
          <w:szCs w:val="24"/>
        </w:rPr>
        <w:lastRenderedPageBreak/>
        <w:t>Table 2</w:t>
      </w:r>
      <w:r w:rsidR="005602ED">
        <w:rPr>
          <w:rFonts w:ascii="Times New Roman" w:hAnsi="Times New Roman" w:cs="Times New Roman"/>
          <w:sz w:val="24"/>
          <w:szCs w:val="24"/>
        </w:rPr>
        <w:t>b</w:t>
      </w:r>
      <w:r w:rsidR="00652704">
        <w:rPr>
          <w:rFonts w:ascii="Times New Roman" w:hAnsi="Times New Roman" w:cs="Times New Roman"/>
          <w:sz w:val="24"/>
          <w:szCs w:val="24"/>
        </w:rPr>
        <w:t xml:space="preserve"> – Parameter values that vary among scenarios in the simulation experiment.</w:t>
      </w:r>
    </w:p>
    <w:tbl>
      <w:tblPr>
        <w:tblStyle w:val="TableGrid"/>
        <w:tblW w:w="8913"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8"/>
        <w:gridCol w:w="1727"/>
        <w:gridCol w:w="1964"/>
        <w:gridCol w:w="1964"/>
      </w:tblGrid>
      <w:tr w:rsidR="00652704" w:rsidRPr="009250DC" w14:paraId="6EF96294" w14:textId="77777777" w:rsidTr="00652704">
        <w:tc>
          <w:tcPr>
            <w:tcW w:w="3258" w:type="dxa"/>
            <w:tcBorders>
              <w:top w:val="single" w:sz="4" w:space="0" w:color="auto"/>
              <w:bottom w:val="single" w:sz="4" w:space="0" w:color="auto"/>
            </w:tcBorders>
          </w:tcPr>
          <w:p w14:paraId="0BEA6B16" w14:textId="77777777" w:rsidR="00652704" w:rsidRPr="009250DC" w:rsidRDefault="00652704" w:rsidP="00840BBD">
            <w:pPr>
              <w:tabs>
                <w:tab w:val="left" w:pos="360"/>
                <w:tab w:val="left" w:pos="720"/>
                <w:tab w:val="left" w:pos="8640"/>
              </w:tabs>
              <w:spacing w:line="480" w:lineRule="auto"/>
              <w:jc w:val="center"/>
              <w:rPr>
                <w:rFonts w:ascii="Times New Roman" w:hAnsi="Times New Roman" w:cs="Times New Roman"/>
                <w:b/>
                <w:sz w:val="24"/>
                <w:szCs w:val="24"/>
              </w:rPr>
              <w:pPrChange w:id="629" w:author="JTT" w:date="2015-01-23T16:01:00Z">
                <w:pPr>
                  <w:tabs>
                    <w:tab w:val="left" w:pos="360"/>
                    <w:tab w:val="left" w:pos="720"/>
                    <w:tab w:val="left" w:pos="8640"/>
                  </w:tabs>
                  <w:spacing w:line="480" w:lineRule="auto"/>
                  <w:jc w:val="center"/>
                </w:pPr>
              </w:pPrChange>
            </w:pPr>
            <w:r w:rsidRPr="009250DC">
              <w:rPr>
                <w:rFonts w:ascii="Times New Roman" w:hAnsi="Times New Roman" w:cs="Times New Roman"/>
                <w:b/>
                <w:sz w:val="24"/>
                <w:szCs w:val="24"/>
              </w:rPr>
              <w:t>Scenario</w:t>
            </w:r>
          </w:p>
        </w:tc>
        <w:tc>
          <w:tcPr>
            <w:tcW w:w="1727" w:type="dxa"/>
            <w:tcBorders>
              <w:top w:val="single" w:sz="4" w:space="0" w:color="auto"/>
              <w:bottom w:val="single" w:sz="4" w:space="0" w:color="auto"/>
            </w:tcBorders>
          </w:tcPr>
          <w:p w14:paraId="3B1AEFB4" w14:textId="77777777" w:rsidR="00652704" w:rsidRPr="009250DC" w:rsidRDefault="00652704" w:rsidP="00840BBD">
            <w:pPr>
              <w:tabs>
                <w:tab w:val="left" w:pos="360"/>
                <w:tab w:val="left" w:pos="720"/>
                <w:tab w:val="left" w:pos="8640"/>
              </w:tabs>
              <w:spacing w:line="480" w:lineRule="auto"/>
              <w:jc w:val="center"/>
              <w:rPr>
                <w:rFonts w:ascii="Times New Roman" w:hAnsi="Times New Roman" w:cs="Times New Roman"/>
                <w:b/>
                <w:sz w:val="24"/>
                <w:szCs w:val="24"/>
              </w:rPr>
              <w:pPrChange w:id="630" w:author="JTT" w:date="2015-01-23T16:01:00Z">
                <w:pPr>
                  <w:tabs>
                    <w:tab w:val="left" w:pos="360"/>
                    <w:tab w:val="left" w:pos="720"/>
                    <w:tab w:val="left" w:pos="8640"/>
                  </w:tabs>
                  <w:spacing w:line="480" w:lineRule="auto"/>
                  <w:jc w:val="center"/>
                </w:pPr>
              </w:pPrChange>
            </w:pPr>
            <w:r w:rsidRPr="009250DC">
              <w:rPr>
                <w:rFonts w:ascii="Times New Roman" w:hAnsi="Times New Roman" w:cs="Times New Roman"/>
                <w:b/>
                <w:sz w:val="24"/>
                <w:szCs w:val="24"/>
              </w:rPr>
              <w:t>Parameter</w:t>
            </w:r>
          </w:p>
        </w:tc>
        <w:tc>
          <w:tcPr>
            <w:tcW w:w="1964" w:type="dxa"/>
            <w:tcBorders>
              <w:top w:val="single" w:sz="4" w:space="0" w:color="auto"/>
              <w:bottom w:val="single" w:sz="4" w:space="0" w:color="auto"/>
            </w:tcBorders>
          </w:tcPr>
          <w:p w14:paraId="136A9586" w14:textId="77777777" w:rsidR="00652704" w:rsidRPr="009250DC" w:rsidRDefault="00652704" w:rsidP="00840BBD">
            <w:pPr>
              <w:tabs>
                <w:tab w:val="left" w:pos="360"/>
                <w:tab w:val="left" w:pos="720"/>
                <w:tab w:val="left" w:pos="8640"/>
              </w:tabs>
              <w:spacing w:line="480" w:lineRule="auto"/>
              <w:jc w:val="center"/>
              <w:rPr>
                <w:rFonts w:ascii="Times New Roman" w:hAnsi="Times New Roman" w:cs="Times New Roman"/>
                <w:b/>
                <w:sz w:val="24"/>
                <w:szCs w:val="24"/>
              </w:rPr>
              <w:pPrChange w:id="631" w:author="JTT" w:date="2015-01-23T16:01:00Z">
                <w:pPr>
                  <w:tabs>
                    <w:tab w:val="left" w:pos="360"/>
                    <w:tab w:val="left" w:pos="720"/>
                    <w:tab w:val="left" w:pos="8640"/>
                  </w:tabs>
                  <w:spacing w:line="480" w:lineRule="auto"/>
                  <w:jc w:val="center"/>
                </w:pPr>
              </w:pPrChange>
            </w:pPr>
            <w:r w:rsidRPr="009250DC">
              <w:rPr>
                <w:rFonts w:ascii="Times New Roman" w:hAnsi="Times New Roman" w:cs="Times New Roman"/>
                <w:b/>
                <w:sz w:val="24"/>
                <w:szCs w:val="24"/>
              </w:rPr>
              <w:t>Female</w:t>
            </w:r>
          </w:p>
        </w:tc>
        <w:tc>
          <w:tcPr>
            <w:tcW w:w="1964" w:type="dxa"/>
            <w:tcBorders>
              <w:top w:val="single" w:sz="4" w:space="0" w:color="auto"/>
              <w:bottom w:val="single" w:sz="4" w:space="0" w:color="auto"/>
            </w:tcBorders>
          </w:tcPr>
          <w:p w14:paraId="7AF6F3F1" w14:textId="77777777" w:rsidR="00652704" w:rsidRPr="009250DC" w:rsidRDefault="00652704" w:rsidP="00840BBD">
            <w:pPr>
              <w:tabs>
                <w:tab w:val="left" w:pos="360"/>
                <w:tab w:val="left" w:pos="720"/>
                <w:tab w:val="left" w:pos="8640"/>
              </w:tabs>
              <w:spacing w:line="480" w:lineRule="auto"/>
              <w:jc w:val="center"/>
              <w:rPr>
                <w:rFonts w:ascii="Times New Roman" w:hAnsi="Times New Roman" w:cs="Times New Roman"/>
                <w:b/>
                <w:sz w:val="24"/>
                <w:szCs w:val="24"/>
              </w:rPr>
              <w:pPrChange w:id="632" w:author="JTT" w:date="2015-01-23T16:01:00Z">
                <w:pPr>
                  <w:tabs>
                    <w:tab w:val="left" w:pos="360"/>
                    <w:tab w:val="left" w:pos="720"/>
                    <w:tab w:val="left" w:pos="8640"/>
                  </w:tabs>
                  <w:spacing w:line="480" w:lineRule="auto"/>
                  <w:jc w:val="center"/>
                </w:pPr>
              </w:pPrChange>
            </w:pPr>
            <w:r w:rsidRPr="009250DC">
              <w:rPr>
                <w:rFonts w:ascii="Times New Roman" w:hAnsi="Times New Roman" w:cs="Times New Roman"/>
                <w:b/>
                <w:sz w:val="24"/>
                <w:szCs w:val="24"/>
              </w:rPr>
              <w:t>Male</w:t>
            </w:r>
          </w:p>
        </w:tc>
      </w:tr>
      <w:tr w:rsidR="00652704" w:rsidRPr="003A28BE" w14:paraId="07A8CC61" w14:textId="77777777" w:rsidTr="00652704">
        <w:tc>
          <w:tcPr>
            <w:tcW w:w="3258" w:type="dxa"/>
            <w:tcBorders>
              <w:top w:val="single" w:sz="4" w:space="0" w:color="auto"/>
            </w:tcBorders>
          </w:tcPr>
          <w:p w14:paraId="7047B5AF"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33" w:author="JTT" w:date="2015-01-23T16:01:00Z">
                <w:pPr>
                  <w:tabs>
                    <w:tab w:val="left" w:pos="360"/>
                    <w:tab w:val="left" w:pos="720"/>
                    <w:tab w:val="left" w:pos="8640"/>
                  </w:tabs>
                  <w:spacing w:line="480" w:lineRule="auto"/>
                  <w:jc w:val="both"/>
                </w:pPr>
              </w:pPrChange>
            </w:pPr>
            <w:r>
              <w:rPr>
                <w:rFonts w:ascii="Times New Roman" w:hAnsi="Times New Roman" w:cs="Times New Roman"/>
                <w:sz w:val="24"/>
                <w:szCs w:val="24"/>
              </w:rPr>
              <w:t xml:space="preserve">No variation </w:t>
            </w:r>
          </w:p>
        </w:tc>
        <w:tc>
          <w:tcPr>
            <w:tcW w:w="1727" w:type="dxa"/>
            <w:tcBorders>
              <w:top w:val="single" w:sz="4" w:space="0" w:color="auto"/>
            </w:tcBorders>
          </w:tcPr>
          <w:p w14:paraId="0A11E666" w14:textId="646F5231" w:rsidR="00652704" w:rsidRPr="00DA0674" w:rsidRDefault="00DA0674" w:rsidP="00840BBD">
            <w:pPr>
              <w:tabs>
                <w:tab w:val="left" w:pos="360"/>
                <w:tab w:val="left" w:pos="720"/>
                <w:tab w:val="left" w:pos="8640"/>
              </w:tabs>
              <w:spacing w:line="480" w:lineRule="auto"/>
              <w:jc w:val="both"/>
              <w:rPr>
                <w:rFonts w:ascii="Times New Roman" w:hAnsi="Times New Roman" w:cs="Times New Roman"/>
                <w:i/>
                <w:sz w:val="24"/>
                <w:szCs w:val="24"/>
              </w:rPr>
              <w:pPrChange w:id="634"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single" w:sz="4" w:space="0" w:color="auto"/>
            </w:tcBorders>
          </w:tcPr>
          <w:p w14:paraId="6BC09937"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35"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0.102</w:t>
            </w:r>
          </w:p>
        </w:tc>
        <w:tc>
          <w:tcPr>
            <w:tcW w:w="1964" w:type="dxa"/>
            <w:tcBorders>
              <w:top w:val="single" w:sz="4" w:space="0" w:color="auto"/>
            </w:tcBorders>
          </w:tcPr>
          <w:p w14:paraId="56C2BBBB"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36"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0.102</w:t>
            </w:r>
          </w:p>
        </w:tc>
      </w:tr>
      <w:tr w:rsidR="00652704" w:rsidRPr="003A28BE" w14:paraId="1E8ED732" w14:textId="77777777" w:rsidTr="00652704">
        <w:tc>
          <w:tcPr>
            <w:tcW w:w="3258" w:type="dxa"/>
          </w:tcPr>
          <w:p w14:paraId="71B557BD"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37" w:author="JTT" w:date="2015-01-23T16:01:00Z">
                <w:pPr>
                  <w:tabs>
                    <w:tab w:val="left" w:pos="360"/>
                    <w:tab w:val="left" w:pos="720"/>
                    <w:tab w:val="left" w:pos="8640"/>
                  </w:tabs>
                  <w:spacing w:line="480" w:lineRule="auto"/>
                  <w:jc w:val="both"/>
                </w:pPr>
              </w:pPrChange>
            </w:pPr>
          </w:p>
        </w:tc>
        <w:tc>
          <w:tcPr>
            <w:tcW w:w="1727" w:type="dxa"/>
          </w:tcPr>
          <w:p w14:paraId="54F3D7D5" w14:textId="4FDE8532"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38"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29ABEF0E"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39"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c>
          <w:tcPr>
            <w:tcW w:w="1964" w:type="dxa"/>
          </w:tcPr>
          <w:p w14:paraId="43FEBC69"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40"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r>
      <w:tr w:rsidR="00652704" w:rsidRPr="003A28BE" w14:paraId="715A98C5" w14:textId="77777777" w:rsidTr="005457E2">
        <w:tc>
          <w:tcPr>
            <w:tcW w:w="3258" w:type="dxa"/>
            <w:tcBorders>
              <w:bottom w:val="dotted" w:sz="4" w:space="0" w:color="auto"/>
            </w:tcBorders>
          </w:tcPr>
          <w:p w14:paraId="68E264D7"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41" w:author="JTT" w:date="2015-01-23T16:01:00Z">
                <w:pPr>
                  <w:tabs>
                    <w:tab w:val="left" w:pos="360"/>
                    <w:tab w:val="left" w:pos="720"/>
                    <w:tab w:val="left" w:pos="8640"/>
                  </w:tabs>
                  <w:spacing w:line="480" w:lineRule="auto"/>
                  <w:jc w:val="both"/>
                </w:pPr>
              </w:pPrChange>
            </w:pPr>
          </w:p>
        </w:tc>
        <w:tc>
          <w:tcPr>
            <w:tcW w:w="1727" w:type="dxa"/>
            <w:tcBorders>
              <w:bottom w:val="dotted" w:sz="4" w:space="0" w:color="auto"/>
            </w:tcBorders>
          </w:tcPr>
          <w:p w14:paraId="5043777A" w14:textId="26A8B811"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42"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bottom w:val="dotted" w:sz="4" w:space="0" w:color="auto"/>
            </w:tcBorders>
          </w:tcPr>
          <w:p w14:paraId="474B6853"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43"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c>
          <w:tcPr>
            <w:tcW w:w="1964" w:type="dxa"/>
            <w:tcBorders>
              <w:bottom w:val="dotted" w:sz="4" w:space="0" w:color="auto"/>
            </w:tcBorders>
          </w:tcPr>
          <w:p w14:paraId="32EE0C4C"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44"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r>
      <w:tr w:rsidR="00652704" w:rsidRPr="003A28BE" w14:paraId="4DCA6E84" w14:textId="77777777" w:rsidTr="005457E2">
        <w:tc>
          <w:tcPr>
            <w:tcW w:w="3258" w:type="dxa"/>
            <w:vMerge w:val="restart"/>
            <w:tcBorders>
              <w:top w:val="dotted" w:sz="4" w:space="0" w:color="auto"/>
              <w:left w:val="nil"/>
              <w:bottom w:val="nil"/>
            </w:tcBorders>
          </w:tcPr>
          <w:p w14:paraId="3BA3C39D"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45" w:author="JTT" w:date="2015-01-23T16:01:00Z">
                <w:pPr>
                  <w:tabs>
                    <w:tab w:val="left" w:pos="360"/>
                    <w:tab w:val="left" w:pos="720"/>
                    <w:tab w:val="left" w:pos="8640"/>
                  </w:tabs>
                  <w:spacing w:line="480" w:lineRule="auto"/>
                  <w:jc w:val="both"/>
                </w:pPr>
              </w:pPrChange>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p>
        </w:tc>
        <w:tc>
          <w:tcPr>
            <w:tcW w:w="1727" w:type="dxa"/>
            <w:tcBorders>
              <w:top w:val="dotted" w:sz="4" w:space="0" w:color="auto"/>
              <w:bottom w:val="nil"/>
            </w:tcBorders>
          </w:tcPr>
          <w:p w14:paraId="1494363B" w14:textId="2EE46BE8" w:rsidR="00652704" w:rsidRPr="00DA0674" w:rsidRDefault="00DA0674" w:rsidP="00840BBD">
            <w:pPr>
              <w:tabs>
                <w:tab w:val="left" w:pos="360"/>
                <w:tab w:val="left" w:pos="720"/>
                <w:tab w:val="left" w:pos="8640"/>
              </w:tabs>
              <w:spacing w:line="480" w:lineRule="auto"/>
              <w:jc w:val="both"/>
              <w:rPr>
                <w:rFonts w:ascii="Times New Roman" w:hAnsi="Times New Roman" w:cs="Times New Roman"/>
                <w:i/>
                <w:sz w:val="24"/>
                <w:szCs w:val="24"/>
              </w:rPr>
              <w:pPrChange w:id="646"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14F120E5"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47"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c>
          <w:tcPr>
            <w:tcW w:w="1964" w:type="dxa"/>
            <w:tcBorders>
              <w:top w:val="dotted" w:sz="4" w:space="0" w:color="auto"/>
              <w:bottom w:val="nil"/>
              <w:right w:val="nil"/>
            </w:tcBorders>
          </w:tcPr>
          <w:p w14:paraId="0187B229"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48"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r>
      <w:tr w:rsidR="00652704" w:rsidRPr="003A28BE" w14:paraId="5BE717C5" w14:textId="77777777" w:rsidTr="005457E2">
        <w:tc>
          <w:tcPr>
            <w:tcW w:w="3258" w:type="dxa"/>
            <w:vMerge/>
            <w:tcBorders>
              <w:top w:val="nil"/>
              <w:left w:val="nil"/>
              <w:bottom w:val="nil"/>
            </w:tcBorders>
          </w:tcPr>
          <w:p w14:paraId="69FE8A74"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49" w:author="JTT" w:date="2015-01-23T16:01:00Z">
                <w:pPr>
                  <w:tabs>
                    <w:tab w:val="left" w:pos="360"/>
                    <w:tab w:val="left" w:pos="720"/>
                    <w:tab w:val="left" w:pos="8640"/>
                  </w:tabs>
                  <w:spacing w:line="480" w:lineRule="auto"/>
                  <w:jc w:val="both"/>
                </w:pPr>
              </w:pPrChange>
            </w:pPr>
          </w:p>
        </w:tc>
        <w:tc>
          <w:tcPr>
            <w:tcW w:w="1727" w:type="dxa"/>
            <w:tcBorders>
              <w:top w:val="nil"/>
              <w:bottom w:val="nil"/>
            </w:tcBorders>
          </w:tcPr>
          <w:p w14:paraId="65127AE6" w14:textId="670F1FAE"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50"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1101C5F0"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51"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0.1</w:t>
            </w:r>
          </w:p>
        </w:tc>
        <w:tc>
          <w:tcPr>
            <w:tcW w:w="1964" w:type="dxa"/>
            <w:tcBorders>
              <w:top w:val="nil"/>
              <w:bottom w:val="nil"/>
              <w:right w:val="nil"/>
            </w:tcBorders>
          </w:tcPr>
          <w:p w14:paraId="0C134FBF"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52"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0.2</w:t>
            </w:r>
          </w:p>
        </w:tc>
      </w:tr>
      <w:tr w:rsidR="00652704" w:rsidRPr="003A28BE" w14:paraId="4B39253E" w14:textId="77777777" w:rsidTr="005457E2">
        <w:tc>
          <w:tcPr>
            <w:tcW w:w="3258" w:type="dxa"/>
            <w:tcBorders>
              <w:top w:val="nil"/>
              <w:left w:val="nil"/>
              <w:bottom w:val="dotted" w:sz="4" w:space="0" w:color="auto"/>
            </w:tcBorders>
          </w:tcPr>
          <w:p w14:paraId="4B87C20C"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53" w:author="JTT" w:date="2015-01-23T16:01:00Z">
                <w:pPr>
                  <w:tabs>
                    <w:tab w:val="left" w:pos="360"/>
                    <w:tab w:val="left" w:pos="720"/>
                    <w:tab w:val="left" w:pos="8640"/>
                  </w:tabs>
                  <w:spacing w:line="480" w:lineRule="auto"/>
                  <w:jc w:val="both"/>
                </w:pPr>
              </w:pPrChange>
            </w:pPr>
          </w:p>
        </w:tc>
        <w:tc>
          <w:tcPr>
            <w:tcW w:w="1727" w:type="dxa"/>
            <w:tcBorders>
              <w:top w:val="nil"/>
              <w:bottom w:val="dotted" w:sz="4" w:space="0" w:color="auto"/>
            </w:tcBorders>
          </w:tcPr>
          <w:p w14:paraId="322C2C43" w14:textId="4A3F4960"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54"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63AAE160"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55"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c>
          <w:tcPr>
            <w:tcW w:w="1964" w:type="dxa"/>
            <w:tcBorders>
              <w:top w:val="nil"/>
              <w:bottom w:val="dotted" w:sz="4" w:space="0" w:color="auto"/>
              <w:right w:val="nil"/>
            </w:tcBorders>
          </w:tcPr>
          <w:p w14:paraId="2D951451"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56"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r>
      <w:tr w:rsidR="00652704" w:rsidRPr="003A28BE" w14:paraId="681D91F2" w14:textId="77777777" w:rsidTr="005457E2">
        <w:tc>
          <w:tcPr>
            <w:tcW w:w="3258" w:type="dxa"/>
            <w:vMerge w:val="restart"/>
            <w:tcBorders>
              <w:top w:val="dotted" w:sz="4" w:space="0" w:color="auto"/>
              <w:bottom w:val="nil"/>
            </w:tcBorders>
          </w:tcPr>
          <w:p w14:paraId="6A568FBE"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57" w:author="JTT" w:date="2015-01-23T16:01:00Z">
                <w:pPr>
                  <w:tabs>
                    <w:tab w:val="left" w:pos="360"/>
                    <w:tab w:val="left" w:pos="720"/>
                    <w:tab w:val="left" w:pos="8640"/>
                  </w:tabs>
                  <w:spacing w:line="480" w:lineRule="auto"/>
                  <w:jc w:val="both"/>
                </w:pPr>
              </w:pPrChange>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z</w:t>
            </w:r>
          </w:p>
        </w:tc>
        <w:tc>
          <w:tcPr>
            <w:tcW w:w="1727" w:type="dxa"/>
            <w:tcBorders>
              <w:top w:val="dotted" w:sz="4" w:space="0" w:color="auto"/>
              <w:bottom w:val="nil"/>
            </w:tcBorders>
          </w:tcPr>
          <w:p w14:paraId="15D54C29" w14:textId="72C90E79" w:rsidR="00652704" w:rsidRPr="00DA0674" w:rsidRDefault="00DA0674" w:rsidP="00840BBD">
            <w:pPr>
              <w:tabs>
                <w:tab w:val="left" w:pos="360"/>
                <w:tab w:val="left" w:pos="720"/>
                <w:tab w:val="left" w:pos="8640"/>
              </w:tabs>
              <w:spacing w:line="480" w:lineRule="auto"/>
              <w:jc w:val="both"/>
              <w:rPr>
                <w:rFonts w:ascii="Times New Roman" w:hAnsi="Times New Roman" w:cs="Times New Roman"/>
                <w:i/>
                <w:sz w:val="24"/>
                <w:szCs w:val="24"/>
              </w:rPr>
              <w:pPrChange w:id="658"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bottom w:val="nil"/>
            </w:tcBorders>
          </w:tcPr>
          <w:p w14:paraId="32D77618"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59"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c>
          <w:tcPr>
            <w:tcW w:w="1964" w:type="dxa"/>
            <w:tcBorders>
              <w:top w:val="dotted" w:sz="4" w:space="0" w:color="auto"/>
              <w:bottom w:val="nil"/>
            </w:tcBorders>
          </w:tcPr>
          <w:p w14:paraId="0EDA4F36"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60"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r>
      <w:tr w:rsidR="00652704" w:rsidRPr="003A28BE" w14:paraId="276E936F" w14:textId="77777777" w:rsidTr="005457E2">
        <w:tc>
          <w:tcPr>
            <w:tcW w:w="3258" w:type="dxa"/>
            <w:vMerge/>
            <w:tcBorders>
              <w:top w:val="nil"/>
              <w:bottom w:val="nil"/>
            </w:tcBorders>
          </w:tcPr>
          <w:p w14:paraId="5174EE1E"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61" w:author="JTT" w:date="2015-01-23T16:01:00Z">
                <w:pPr>
                  <w:tabs>
                    <w:tab w:val="left" w:pos="360"/>
                    <w:tab w:val="left" w:pos="720"/>
                    <w:tab w:val="left" w:pos="8640"/>
                  </w:tabs>
                  <w:spacing w:line="480" w:lineRule="auto"/>
                  <w:jc w:val="both"/>
                </w:pPr>
              </w:pPrChange>
            </w:pPr>
          </w:p>
        </w:tc>
        <w:tc>
          <w:tcPr>
            <w:tcW w:w="1727" w:type="dxa"/>
            <w:tcBorders>
              <w:top w:val="nil"/>
              <w:bottom w:val="nil"/>
            </w:tcBorders>
          </w:tcPr>
          <w:p w14:paraId="0DDFE2BF" w14:textId="7B95AF1F"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62"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Borders>
              <w:top w:val="nil"/>
              <w:bottom w:val="nil"/>
            </w:tcBorders>
          </w:tcPr>
          <w:p w14:paraId="610A77CD"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63"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c>
          <w:tcPr>
            <w:tcW w:w="1964" w:type="dxa"/>
            <w:tcBorders>
              <w:top w:val="nil"/>
              <w:bottom w:val="nil"/>
            </w:tcBorders>
          </w:tcPr>
          <w:p w14:paraId="69A2D913"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64"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w:t>
            </w:r>
          </w:p>
        </w:tc>
      </w:tr>
      <w:tr w:rsidR="00652704" w:rsidRPr="003A28BE" w14:paraId="29D3ED4F" w14:textId="77777777" w:rsidTr="005457E2">
        <w:tc>
          <w:tcPr>
            <w:tcW w:w="3258" w:type="dxa"/>
            <w:tcBorders>
              <w:top w:val="nil"/>
              <w:bottom w:val="dotted" w:sz="4" w:space="0" w:color="auto"/>
            </w:tcBorders>
          </w:tcPr>
          <w:p w14:paraId="581AC185"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65" w:author="JTT" w:date="2015-01-23T16:01:00Z">
                <w:pPr>
                  <w:tabs>
                    <w:tab w:val="left" w:pos="360"/>
                    <w:tab w:val="left" w:pos="720"/>
                    <w:tab w:val="left" w:pos="8640"/>
                  </w:tabs>
                  <w:spacing w:line="480" w:lineRule="auto"/>
                  <w:jc w:val="both"/>
                </w:pPr>
              </w:pPrChange>
            </w:pPr>
          </w:p>
        </w:tc>
        <w:tc>
          <w:tcPr>
            <w:tcW w:w="1727" w:type="dxa"/>
            <w:tcBorders>
              <w:top w:val="nil"/>
              <w:bottom w:val="dotted" w:sz="4" w:space="0" w:color="auto"/>
            </w:tcBorders>
          </w:tcPr>
          <w:p w14:paraId="157EEE00" w14:textId="386C3877"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66"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Borders>
              <w:top w:val="nil"/>
              <w:bottom w:val="dotted" w:sz="4" w:space="0" w:color="auto"/>
            </w:tcBorders>
          </w:tcPr>
          <w:p w14:paraId="417D31F1" w14:textId="65F32757" w:rsidR="00652704" w:rsidRPr="003A28BE" w:rsidRDefault="00D254A6" w:rsidP="00840BBD">
            <w:pPr>
              <w:tabs>
                <w:tab w:val="left" w:pos="360"/>
                <w:tab w:val="left" w:pos="720"/>
                <w:tab w:val="left" w:pos="8640"/>
              </w:tabs>
              <w:spacing w:line="480" w:lineRule="auto"/>
              <w:jc w:val="right"/>
              <w:rPr>
                <w:rFonts w:ascii="Times New Roman" w:hAnsi="Times New Roman" w:cs="Times New Roman"/>
                <w:sz w:val="24"/>
                <w:szCs w:val="24"/>
              </w:rPr>
              <w:pPrChange w:id="667"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w:t>
            </w:r>
          </w:p>
        </w:tc>
        <w:tc>
          <w:tcPr>
            <w:tcW w:w="1964" w:type="dxa"/>
            <w:tcBorders>
              <w:top w:val="nil"/>
              <w:bottom w:val="dotted" w:sz="4" w:space="0" w:color="auto"/>
            </w:tcBorders>
          </w:tcPr>
          <w:p w14:paraId="7AF1D060" w14:textId="76B4DD03" w:rsidR="00652704" w:rsidRPr="003A28BE" w:rsidRDefault="00D254A6" w:rsidP="00840BBD">
            <w:pPr>
              <w:tabs>
                <w:tab w:val="left" w:pos="360"/>
                <w:tab w:val="left" w:pos="720"/>
                <w:tab w:val="left" w:pos="8640"/>
              </w:tabs>
              <w:spacing w:line="480" w:lineRule="auto"/>
              <w:jc w:val="right"/>
              <w:rPr>
                <w:rFonts w:ascii="Times New Roman" w:hAnsi="Times New Roman" w:cs="Times New Roman"/>
                <w:sz w:val="24"/>
                <w:szCs w:val="24"/>
              </w:rPr>
              <w:pPrChange w:id="668"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w:t>
            </w:r>
          </w:p>
        </w:tc>
      </w:tr>
      <w:tr w:rsidR="00652704" w:rsidRPr="003A28BE" w14:paraId="4F2E3D76" w14:textId="77777777" w:rsidTr="005457E2">
        <w:tc>
          <w:tcPr>
            <w:tcW w:w="3258" w:type="dxa"/>
            <w:vMerge w:val="restart"/>
            <w:tcBorders>
              <w:top w:val="dotted" w:sz="4" w:space="0" w:color="auto"/>
            </w:tcBorders>
          </w:tcPr>
          <w:p w14:paraId="4243C20C"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69" w:author="JTT" w:date="2015-01-23T16:01:00Z">
                <w:pPr>
                  <w:tabs>
                    <w:tab w:val="left" w:pos="360"/>
                    <w:tab w:val="left" w:pos="720"/>
                    <w:tab w:val="left" w:pos="8640"/>
                  </w:tabs>
                  <w:spacing w:line="480" w:lineRule="auto"/>
                  <w:jc w:val="both"/>
                </w:pPr>
              </w:pPrChange>
            </w:pPr>
            <w:r>
              <w:rPr>
                <w:rFonts w:ascii="Times New Roman" w:hAnsi="Times New Roman" w:cs="Times New Roman"/>
                <w:sz w:val="24"/>
                <w:szCs w:val="24"/>
              </w:rPr>
              <w:t xml:space="preserve">Variation in </w:t>
            </w:r>
            <w:r w:rsidRPr="0029591B">
              <w:rPr>
                <w:rFonts w:ascii="Times New Roman" w:hAnsi="Times New Roman" w:cs="Times New Roman"/>
                <w:i/>
                <w:sz w:val="24"/>
                <w:szCs w:val="24"/>
              </w:rPr>
              <w:t>k</w:t>
            </w:r>
            <w:r>
              <w:rPr>
                <w:rFonts w:ascii="Times New Roman" w:hAnsi="Times New Roman" w:cs="Times New Roman"/>
                <w:sz w:val="24"/>
                <w:szCs w:val="24"/>
              </w:rPr>
              <w:t xml:space="preserve"> and </w:t>
            </w:r>
            <w:r w:rsidRPr="0029591B">
              <w:rPr>
                <w:rFonts w:ascii="Times New Roman" w:hAnsi="Times New Roman" w:cs="Times New Roman"/>
                <w:i/>
                <w:sz w:val="24"/>
                <w:szCs w:val="24"/>
              </w:rPr>
              <w:t>z</w:t>
            </w:r>
          </w:p>
        </w:tc>
        <w:tc>
          <w:tcPr>
            <w:tcW w:w="1727" w:type="dxa"/>
            <w:tcBorders>
              <w:top w:val="dotted" w:sz="4" w:space="0" w:color="auto"/>
            </w:tcBorders>
          </w:tcPr>
          <w:p w14:paraId="3C7811BD" w14:textId="3760FDA3" w:rsidR="00652704" w:rsidRPr="00DA0674" w:rsidRDefault="00DA0674" w:rsidP="00840BBD">
            <w:pPr>
              <w:tabs>
                <w:tab w:val="left" w:pos="360"/>
                <w:tab w:val="left" w:pos="720"/>
                <w:tab w:val="left" w:pos="8640"/>
              </w:tabs>
              <w:spacing w:line="480" w:lineRule="auto"/>
              <w:jc w:val="both"/>
              <w:rPr>
                <w:rFonts w:ascii="Times New Roman" w:hAnsi="Times New Roman" w:cs="Times New Roman"/>
                <w:i/>
                <w:sz w:val="24"/>
                <w:szCs w:val="24"/>
              </w:rPr>
              <w:pPrChange w:id="670"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c</w:t>
            </w:r>
            <w:r w:rsidR="00652704" w:rsidRPr="00DA0674">
              <w:rPr>
                <w:rFonts w:ascii="Times New Roman" w:hAnsi="Times New Roman" w:cs="Times New Roman"/>
                <w:i/>
                <w:sz w:val="24"/>
                <w:szCs w:val="24"/>
                <w:vertAlign w:val="subscript"/>
              </w:rPr>
              <w:t>obs</w:t>
            </w:r>
          </w:p>
        </w:tc>
        <w:tc>
          <w:tcPr>
            <w:tcW w:w="1964" w:type="dxa"/>
            <w:tcBorders>
              <w:top w:val="dotted" w:sz="4" w:space="0" w:color="auto"/>
            </w:tcBorders>
          </w:tcPr>
          <w:p w14:paraId="654D4F28"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71"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c>
          <w:tcPr>
            <w:tcW w:w="1964" w:type="dxa"/>
            <w:tcBorders>
              <w:top w:val="dotted" w:sz="4" w:space="0" w:color="auto"/>
            </w:tcBorders>
          </w:tcPr>
          <w:p w14:paraId="61E2A704"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72"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0.05</w:t>
            </w:r>
          </w:p>
        </w:tc>
      </w:tr>
      <w:tr w:rsidR="00652704" w:rsidRPr="003A28BE" w14:paraId="5173CD84" w14:textId="77777777" w:rsidTr="00652704">
        <w:tc>
          <w:tcPr>
            <w:tcW w:w="3258" w:type="dxa"/>
            <w:vMerge/>
          </w:tcPr>
          <w:p w14:paraId="3BF8BF1E"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73" w:author="JTT" w:date="2015-01-23T16:01:00Z">
                <w:pPr>
                  <w:tabs>
                    <w:tab w:val="left" w:pos="360"/>
                    <w:tab w:val="left" w:pos="720"/>
                    <w:tab w:val="left" w:pos="8640"/>
                  </w:tabs>
                  <w:spacing w:line="480" w:lineRule="auto"/>
                  <w:jc w:val="both"/>
                </w:pPr>
              </w:pPrChange>
            </w:pPr>
          </w:p>
        </w:tc>
        <w:tc>
          <w:tcPr>
            <w:tcW w:w="1727" w:type="dxa"/>
          </w:tcPr>
          <w:p w14:paraId="50C8C747" w14:textId="7C489D2D"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74"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k</w:t>
            </w:r>
          </w:p>
        </w:tc>
        <w:tc>
          <w:tcPr>
            <w:tcW w:w="1964" w:type="dxa"/>
          </w:tcPr>
          <w:p w14:paraId="4191BF6B"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75"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0.1</w:t>
            </w:r>
          </w:p>
        </w:tc>
        <w:tc>
          <w:tcPr>
            <w:tcW w:w="1964" w:type="dxa"/>
          </w:tcPr>
          <w:p w14:paraId="0F69306F" w14:textId="77777777" w:rsidR="00652704" w:rsidRPr="003A28BE" w:rsidRDefault="00652704" w:rsidP="00840BBD">
            <w:pPr>
              <w:tabs>
                <w:tab w:val="left" w:pos="360"/>
                <w:tab w:val="left" w:pos="720"/>
                <w:tab w:val="left" w:pos="8640"/>
              </w:tabs>
              <w:spacing w:line="480" w:lineRule="auto"/>
              <w:jc w:val="right"/>
              <w:rPr>
                <w:rFonts w:ascii="Times New Roman" w:hAnsi="Times New Roman" w:cs="Times New Roman"/>
                <w:sz w:val="24"/>
                <w:szCs w:val="24"/>
              </w:rPr>
              <w:pPrChange w:id="676"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0.2</w:t>
            </w:r>
          </w:p>
        </w:tc>
      </w:tr>
      <w:tr w:rsidR="00652704" w:rsidRPr="003A28BE" w14:paraId="6A478B27" w14:textId="77777777" w:rsidTr="00652704">
        <w:tc>
          <w:tcPr>
            <w:tcW w:w="3258" w:type="dxa"/>
            <w:vMerge/>
          </w:tcPr>
          <w:p w14:paraId="62A02DD2" w14:textId="77777777" w:rsidR="00652704" w:rsidRDefault="00652704" w:rsidP="00840BBD">
            <w:pPr>
              <w:tabs>
                <w:tab w:val="left" w:pos="360"/>
                <w:tab w:val="left" w:pos="720"/>
                <w:tab w:val="left" w:pos="8640"/>
              </w:tabs>
              <w:spacing w:line="480" w:lineRule="auto"/>
              <w:jc w:val="both"/>
              <w:rPr>
                <w:rFonts w:ascii="Times New Roman" w:hAnsi="Times New Roman" w:cs="Times New Roman"/>
                <w:sz w:val="24"/>
                <w:szCs w:val="24"/>
              </w:rPr>
              <w:pPrChange w:id="677" w:author="JTT" w:date="2015-01-23T16:01:00Z">
                <w:pPr>
                  <w:tabs>
                    <w:tab w:val="left" w:pos="360"/>
                    <w:tab w:val="left" w:pos="720"/>
                    <w:tab w:val="left" w:pos="8640"/>
                  </w:tabs>
                  <w:spacing w:line="480" w:lineRule="auto"/>
                  <w:jc w:val="both"/>
                </w:pPr>
              </w:pPrChange>
            </w:pPr>
          </w:p>
        </w:tc>
        <w:tc>
          <w:tcPr>
            <w:tcW w:w="1727" w:type="dxa"/>
          </w:tcPr>
          <w:p w14:paraId="360ACE92" w14:textId="08C2B7D2" w:rsidR="00652704" w:rsidRPr="00DA0674" w:rsidRDefault="00D13B15" w:rsidP="00840BBD">
            <w:pPr>
              <w:tabs>
                <w:tab w:val="left" w:pos="360"/>
                <w:tab w:val="left" w:pos="720"/>
                <w:tab w:val="left" w:pos="8640"/>
              </w:tabs>
              <w:spacing w:line="480" w:lineRule="auto"/>
              <w:jc w:val="both"/>
              <w:rPr>
                <w:rFonts w:ascii="Times New Roman" w:hAnsi="Times New Roman" w:cs="Times New Roman"/>
                <w:i/>
                <w:sz w:val="24"/>
                <w:szCs w:val="24"/>
              </w:rPr>
              <w:pPrChange w:id="678" w:author="JTT" w:date="2015-01-23T16:01:00Z">
                <w:pPr>
                  <w:tabs>
                    <w:tab w:val="left" w:pos="360"/>
                    <w:tab w:val="left" w:pos="720"/>
                    <w:tab w:val="left" w:pos="8640"/>
                  </w:tabs>
                  <w:spacing w:line="480" w:lineRule="auto"/>
                  <w:jc w:val="both"/>
                </w:pPr>
              </w:pPrChange>
            </w:pPr>
            <w:r w:rsidRPr="00DA0674">
              <w:rPr>
                <w:rFonts w:ascii="Times New Roman" w:hAnsi="Times New Roman" w:cs="Times New Roman"/>
                <w:i/>
                <w:sz w:val="24"/>
                <w:szCs w:val="24"/>
              </w:rPr>
              <w:t>σ</w:t>
            </w:r>
            <w:r w:rsidR="00652704" w:rsidRPr="00DA0674">
              <w:rPr>
                <w:rFonts w:ascii="Times New Roman" w:hAnsi="Times New Roman" w:cs="Times New Roman"/>
                <w:i/>
                <w:sz w:val="24"/>
                <w:szCs w:val="24"/>
                <w:vertAlign w:val="subscript"/>
              </w:rPr>
              <w:t>z</w:t>
            </w:r>
          </w:p>
        </w:tc>
        <w:tc>
          <w:tcPr>
            <w:tcW w:w="1964" w:type="dxa"/>
          </w:tcPr>
          <w:p w14:paraId="57A3857D" w14:textId="04F6FF67" w:rsidR="00652704" w:rsidRPr="003A28BE" w:rsidRDefault="00D254A6" w:rsidP="00840BBD">
            <w:pPr>
              <w:tabs>
                <w:tab w:val="left" w:pos="360"/>
                <w:tab w:val="left" w:pos="720"/>
                <w:tab w:val="left" w:pos="8640"/>
              </w:tabs>
              <w:spacing w:line="480" w:lineRule="auto"/>
              <w:jc w:val="right"/>
              <w:rPr>
                <w:rFonts w:ascii="Times New Roman" w:hAnsi="Times New Roman" w:cs="Times New Roman"/>
                <w:sz w:val="24"/>
                <w:szCs w:val="24"/>
              </w:rPr>
              <w:pPrChange w:id="679"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w:t>
            </w:r>
          </w:p>
        </w:tc>
        <w:tc>
          <w:tcPr>
            <w:tcW w:w="1964" w:type="dxa"/>
          </w:tcPr>
          <w:p w14:paraId="3744ED12" w14:textId="599D473B" w:rsidR="00652704" w:rsidRPr="003A28BE" w:rsidRDefault="00D254A6" w:rsidP="00840BBD">
            <w:pPr>
              <w:tabs>
                <w:tab w:val="left" w:pos="360"/>
                <w:tab w:val="left" w:pos="720"/>
                <w:tab w:val="left" w:pos="8640"/>
              </w:tabs>
              <w:spacing w:line="480" w:lineRule="auto"/>
              <w:jc w:val="right"/>
              <w:rPr>
                <w:rFonts w:ascii="Times New Roman" w:hAnsi="Times New Roman" w:cs="Times New Roman"/>
                <w:sz w:val="24"/>
                <w:szCs w:val="24"/>
              </w:rPr>
              <w:pPrChange w:id="680" w:author="JTT" w:date="2015-01-23T16:01:00Z">
                <w:pPr>
                  <w:tabs>
                    <w:tab w:val="left" w:pos="360"/>
                    <w:tab w:val="left" w:pos="720"/>
                    <w:tab w:val="left" w:pos="8640"/>
                  </w:tabs>
                  <w:spacing w:line="480" w:lineRule="auto"/>
                  <w:jc w:val="right"/>
                </w:pPr>
              </w:pPrChange>
            </w:pPr>
            <w:r>
              <w:rPr>
                <w:rFonts w:ascii="Times New Roman" w:hAnsi="Times New Roman" w:cs="Times New Roman"/>
                <w:sz w:val="24"/>
                <w:szCs w:val="24"/>
              </w:rPr>
              <w:t>0.3</w:t>
            </w:r>
          </w:p>
        </w:tc>
      </w:tr>
    </w:tbl>
    <w:p w14:paraId="55B2392C" w14:textId="77777777" w:rsidR="00F02008" w:rsidRDefault="00F02008" w:rsidP="00840BBD">
      <w:pPr>
        <w:spacing w:line="480" w:lineRule="auto"/>
        <w:rPr>
          <w:rFonts w:ascii="Times New Roman" w:hAnsi="Times New Roman" w:cs="Times New Roman"/>
          <w:sz w:val="24"/>
          <w:szCs w:val="24"/>
        </w:rPr>
        <w:pPrChange w:id="681" w:author="JTT" w:date="2015-01-23T16:01:00Z">
          <w:pPr/>
        </w:pPrChange>
      </w:pPr>
      <w:r>
        <w:rPr>
          <w:rFonts w:ascii="Times New Roman" w:hAnsi="Times New Roman" w:cs="Times New Roman"/>
          <w:sz w:val="24"/>
          <w:szCs w:val="24"/>
        </w:rPr>
        <w:br w:type="page"/>
      </w:r>
    </w:p>
    <w:p w14:paraId="31483D4E" w14:textId="4F9E8421" w:rsidR="003819DE" w:rsidRDefault="00E76581" w:rsidP="00840BBD">
      <w:pPr>
        <w:spacing w:line="480" w:lineRule="auto"/>
        <w:rPr>
          <w:rFonts w:ascii="Times New Roman" w:hAnsi="Times New Roman" w:cs="Times New Roman"/>
          <w:sz w:val="24"/>
          <w:szCs w:val="24"/>
        </w:rPr>
        <w:pPrChange w:id="682" w:author="JTT" w:date="2015-01-23T16:01:00Z">
          <w:pPr/>
        </w:pPrChange>
      </w:pPr>
      <w:commentRangeStart w:id="683"/>
      <w:r>
        <w:rPr>
          <w:rFonts w:ascii="Times New Roman" w:hAnsi="Times New Roman" w:cs="Times New Roman"/>
          <w:sz w:val="24"/>
          <w:szCs w:val="24"/>
        </w:rPr>
        <w:lastRenderedPageBreak/>
        <w:t>Table</w:t>
      </w:r>
      <w:r w:rsidR="00B06918">
        <w:rPr>
          <w:rFonts w:ascii="Times New Roman" w:hAnsi="Times New Roman" w:cs="Times New Roman"/>
          <w:sz w:val="24"/>
          <w:szCs w:val="24"/>
        </w:rPr>
        <w:t xml:space="preserve"> 1</w:t>
      </w:r>
      <w:r w:rsidR="008374FC">
        <w:rPr>
          <w:rFonts w:ascii="Times New Roman" w:hAnsi="Times New Roman" w:cs="Times New Roman"/>
          <w:sz w:val="24"/>
          <w:szCs w:val="24"/>
        </w:rPr>
        <w:t xml:space="preserve"> – List and definition of symbols used in the text and equations.</w:t>
      </w:r>
    </w:p>
    <w:tbl>
      <w:tblPr>
        <w:tblStyle w:val="TableGrid"/>
        <w:tblW w:w="818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033"/>
        <w:gridCol w:w="1085"/>
        <w:gridCol w:w="1070"/>
      </w:tblGrid>
      <w:tr w:rsidR="00652704" w14:paraId="343748A9" w14:textId="77777777" w:rsidTr="0098629A">
        <w:tc>
          <w:tcPr>
            <w:tcW w:w="6035" w:type="dxa"/>
            <w:tcBorders>
              <w:top w:val="single" w:sz="4" w:space="0" w:color="auto"/>
              <w:bottom w:val="single" w:sz="4" w:space="0" w:color="auto"/>
            </w:tcBorders>
          </w:tcPr>
          <w:p w14:paraId="3B649787"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684"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Parameter name</w:t>
            </w:r>
          </w:p>
        </w:tc>
        <w:tc>
          <w:tcPr>
            <w:tcW w:w="1083" w:type="dxa"/>
            <w:tcBorders>
              <w:top w:val="single" w:sz="4" w:space="0" w:color="auto"/>
              <w:bottom w:val="single" w:sz="4" w:space="0" w:color="auto"/>
            </w:tcBorders>
          </w:tcPr>
          <w:p w14:paraId="1D15E6BE"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685"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6C41D28C"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686"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Units</w:t>
            </w:r>
          </w:p>
        </w:tc>
      </w:tr>
      <w:commentRangeEnd w:id="683"/>
      <w:tr w:rsidR="00652704" w14:paraId="69B1D2AC" w14:textId="77777777" w:rsidTr="0098629A">
        <w:tc>
          <w:tcPr>
            <w:tcW w:w="6035" w:type="dxa"/>
          </w:tcPr>
          <w:p w14:paraId="47EB425A" w14:textId="46F0694B"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687" w:author="JTT" w:date="2015-01-23T16:01:00Z">
                <w:pPr>
                  <w:tabs>
                    <w:tab w:val="left" w:pos="360"/>
                    <w:tab w:val="left" w:pos="720"/>
                    <w:tab w:val="left" w:pos="8640"/>
                  </w:tabs>
                  <w:spacing w:line="480" w:lineRule="auto"/>
                </w:pPr>
              </w:pPrChange>
            </w:pPr>
            <w:r>
              <w:rPr>
                <w:rStyle w:val="CommentReference"/>
              </w:rPr>
              <w:commentReference w:id="683"/>
            </w:r>
            <w:r>
              <w:rPr>
                <w:rFonts w:ascii="Times New Roman" w:hAnsi="Times New Roman" w:cs="Times New Roman"/>
                <w:sz w:val="24"/>
                <w:szCs w:val="24"/>
              </w:rPr>
              <w:t xml:space="preserve">The </w:t>
            </w:r>
            <w:r w:rsidR="00D8471F">
              <w:rPr>
                <w:rFonts w:ascii="Times New Roman" w:hAnsi="Times New Roman" w:cs="Times New Roman"/>
                <w:sz w:val="24"/>
                <w:szCs w:val="24"/>
              </w:rPr>
              <w:t>number of time periods</w:t>
            </w:r>
            <w:r w:rsidR="005F533B">
              <w:rPr>
                <w:rFonts w:ascii="Times New Roman" w:hAnsi="Times New Roman" w:cs="Times New Roman"/>
                <w:sz w:val="24"/>
                <w:szCs w:val="24"/>
              </w:rPr>
              <w:t xml:space="preserve"> per year</w:t>
            </w:r>
          </w:p>
        </w:tc>
        <w:tc>
          <w:tcPr>
            <w:tcW w:w="1083" w:type="dxa"/>
          </w:tcPr>
          <w:p w14:paraId="275D5110" w14:textId="3E8B834E" w:rsidR="00652704" w:rsidRDefault="001E7A80"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688" w:author="JTT" w:date="2015-01-23T16:01:00Z">
                <w:pPr>
                  <w:tabs>
                    <w:tab w:val="left" w:pos="360"/>
                    <w:tab w:val="left" w:pos="720"/>
                    <w:tab w:val="left" w:pos="8640"/>
                  </w:tabs>
                  <w:spacing w:line="480" w:lineRule="auto"/>
                  <w:jc w:val="center"/>
                </w:pPr>
              </w:pPrChange>
            </w:pPr>
            <m:oMathPara>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m:t>
                    </m:r>
                  </m:sub>
                </m:sSub>
              </m:oMath>
            </m:oMathPara>
          </w:p>
        </w:tc>
        <w:tc>
          <w:tcPr>
            <w:tcW w:w="1070" w:type="dxa"/>
          </w:tcPr>
          <w:p w14:paraId="41FB8889" w14:textId="51AA8181" w:rsidR="00652704" w:rsidRDefault="00D8471F" w:rsidP="00840BBD">
            <w:pPr>
              <w:tabs>
                <w:tab w:val="left" w:pos="360"/>
                <w:tab w:val="left" w:pos="720"/>
                <w:tab w:val="left" w:pos="8640"/>
              </w:tabs>
              <w:spacing w:line="480" w:lineRule="auto"/>
              <w:rPr>
                <w:rFonts w:ascii="Times New Roman" w:hAnsi="Times New Roman" w:cs="Times New Roman"/>
                <w:sz w:val="24"/>
                <w:szCs w:val="24"/>
              </w:rPr>
              <w:pPrChange w:id="68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t>
            </w:r>
          </w:p>
        </w:tc>
      </w:tr>
      <w:tr w:rsidR="00D8471F" w14:paraId="36C5A8D0" w14:textId="77777777" w:rsidTr="008E7432">
        <w:tc>
          <w:tcPr>
            <w:tcW w:w="6035" w:type="dxa"/>
          </w:tcPr>
          <w:p w14:paraId="149D3AFE" w14:textId="7EEBF21A" w:rsidR="00D8471F" w:rsidRDefault="00D8471F" w:rsidP="00840BBD">
            <w:pPr>
              <w:tabs>
                <w:tab w:val="left" w:pos="360"/>
                <w:tab w:val="left" w:pos="720"/>
                <w:tab w:val="left" w:pos="8640"/>
              </w:tabs>
              <w:spacing w:line="480" w:lineRule="auto"/>
              <w:rPr>
                <w:rFonts w:ascii="Times New Roman" w:hAnsi="Times New Roman" w:cs="Times New Roman"/>
                <w:sz w:val="24"/>
                <w:szCs w:val="24"/>
              </w:rPr>
              <w:pPrChange w:id="69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The hypothetical length at</w:t>
            </w:r>
            <w:r w:rsidR="005F533B">
              <w:rPr>
                <w:rFonts w:ascii="Times New Roman" w:hAnsi="Times New Roman" w:cs="Times New Roman"/>
                <w:sz w:val="24"/>
                <w:szCs w:val="24"/>
              </w:rPr>
              <w:t xml:space="preserve"> </w:t>
            </w:r>
            <w:r w:rsidR="00FB1785">
              <w:rPr>
                <w:rFonts w:ascii="Times New Roman" w:hAnsi="Times New Roman" w:cs="Times New Roman"/>
                <w:sz w:val="24"/>
                <w:szCs w:val="24"/>
              </w:rPr>
              <w:t xml:space="preserve">which </w:t>
            </w:r>
            <w:r w:rsidR="005F533B">
              <w:rPr>
                <w:rFonts w:ascii="Times New Roman" w:hAnsi="Times New Roman" w:cs="Times New Roman"/>
                <w:sz w:val="24"/>
                <w:szCs w:val="24"/>
              </w:rPr>
              <w:t>time</w:t>
            </w:r>
            <w:r>
              <w:rPr>
                <w:rFonts w:ascii="Times New Roman" w:hAnsi="Times New Roman" w:cs="Times New Roman"/>
                <w:sz w:val="24"/>
                <w:szCs w:val="24"/>
              </w:rPr>
              <w:t xml:space="preserve"> </w:t>
            </w:r>
            <m:oMath>
              <m:r>
                <w:rPr>
                  <w:rFonts w:ascii="Cambria Math" w:hAnsi="Cambria Math" w:cs="Times New Roman"/>
                  <w:sz w:val="24"/>
                  <w:szCs w:val="24"/>
                </w:rPr>
                <m:t>t=0</m:t>
              </m:r>
            </m:oMath>
          </w:p>
        </w:tc>
        <w:tc>
          <w:tcPr>
            <w:tcW w:w="1083" w:type="dxa"/>
          </w:tcPr>
          <w:p w14:paraId="6EECDF43" w14:textId="678BFE81" w:rsidR="00D8471F" w:rsidRPr="001C4ABE" w:rsidRDefault="001C4ABE" w:rsidP="00840BBD">
            <w:pPr>
              <w:tabs>
                <w:tab w:val="left" w:pos="360"/>
                <w:tab w:val="left" w:pos="720"/>
                <w:tab w:val="left" w:pos="8640"/>
              </w:tabs>
              <w:spacing w:line="480" w:lineRule="auto"/>
              <w:jc w:val="center"/>
              <w:rPr>
                <w:rFonts w:ascii="Times New Roman" w:eastAsia="SimSun" w:hAnsi="Times New Roman" w:cs="Times New Roman"/>
                <w:i/>
                <w:sz w:val="24"/>
                <w:szCs w:val="24"/>
              </w:rPr>
              <w:pPrChange w:id="691" w:author="JTT" w:date="2015-01-23T16:01:00Z">
                <w:pPr>
                  <w:tabs>
                    <w:tab w:val="left" w:pos="360"/>
                    <w:tab w:val="left" w:pos="720"/>
                    <w:tab w:val="left" w:pos="8640"/>
                  </w:tabs>
                  <w:spacing w:line="480" w:lineRule="auto"/>
                  <w:jc w:val="center"/>
                </w:pPr>
              </w:pPrChange>
            </w:pPr>
            <w:r w:rsidRPr="001C4ABE">
              <w:rPr>
                <w:rFonts w:ascii="Times New Roman" w:eastAsia="SimSun" w:hAnsi="Times New Roman" w:cs="Times New Roman"/>
                <w:i/>
                <w:sz w:val="24"/>
                <w:szCs w:val="24"/>
              </w:rPr>
              <w:t>L</w:t>
            </w:r>
            <w:r w:rsidRPr="001C4ABE">
              <w:rPr>
                <w:rFonts w:ascii="Times New Roman" w:eastAsia="SimSun" w:hAnsi="Times New Roman" w:cs="Times New Roman"/>
                <w:i/>
                <w:sz w:val="24"/>
                <w:szCs w:val="24"/>
                <w:vertAlign w:val="subscript"/>
              </w:rPr>
              <w:t>0</w:t>
            </w:r>
          </w:p>
        </w:tc>
        <w:tc>
          <w:tcPr>
            <w:tcW w:w="1070" w:type="dxa"/>
          </w:tcPr>
          <w:p w14:paraId="103E0800" w14:textId="77777777" w:rsidR="00D8471F" w:rsidRDefault="00D8471F" w:rsidP="00840BBD">
            <w:pPr>
              <w:tabs>
                <w:tab w:val="left" w:pos="360"/>
                <w:tab w:val="left" w:pos="720"/>
                <w:tab w:val="left" w:pos="8640"/>
              </w:tabs>
              <w:spacing w:line="480" w:lineRule="auto"/>
              <w:rPr>
                <w:rFonts w:ascii="Times New Roman" w:hAnsi="Times New Roman" w:cs="Times New Roman"/>
                <w:sz w:val="24"/>
                <w:szCs w:val="24"/>
              </w:rPr>
              <w:pPrChange w:id="69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361D76B5" w14:textId="77777777" w:rsidTr="0098629A">
        <w:tc>
          <w:tcPr>
            <w:tcW w:w="6035" w:type="dxa"/>
          </w:tcPr>
          <w:p w14:paraId="65EC07B1"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693"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Anabolic rate</w:t>
            </w:r>
          </w:p>
        </w:tc>
        <w:tc>
          <w:tcPr>
            <w:tcW w:w="1083" w:type="dxa"/>
          </w:tcPr>
          <w:p w14:paraId="2AF01121" w14:textId="2B78EEED" w:rsidR="00652704" w:rsidRPr="00D05E15" w:rsidRDefault="0087348C" w:rsidP="00840BBD">
            <w:pPr>
              <w:tabs>
                <w:tab w:val="left" w:pos="360"/>
                <w:tab w:val="left" w:pos="720"/>
                <w:tab w:val="left" w:pos="8640"/>
              </w:tabs>
              <w:spacing w:line="480" w:lineRule="auto"/>
              <w:jc w:val="center"/>
              <w:rPr>
                <w:rFonts w:ascii="Times New Roman" w:hAnsi="Times New Roman" w:cs="Times New Roman"/>
                <w:i/>
                <w:sz w:val="24"/>
                <w:szCs w:val="24"/>
              </w:rPr>
              <w:pPrChange w:id="694" w:author="JTT" w:date="2015-01-23T16:01:00Z">
                <w:pPr>
                  <w:tabs>
                    <w:tab w:val="left" w:pos="360"/>
                    <w:tab w:val="left" w:pos="720"/>
                    <w:tab w:val="left" w:pos="8640"/>
                  </w:tabs>
                  <w:spacing w:line="480" w:lineRule="auto"/>
                  <w:jc w:val="center"/>
                </w:pPr>
              </w:pPrChange>
            </w:pPr>
            <w:r>
              <w:rPr>
                <w:rFonts w:ascii="Times New Roman" w:hAnsi="Times New Roman" w:cs="Times New Roman"/>
                <w:i/>
                <w:sz w:val="24"/>
                <w:szCs w:val="24"/>
              </w:rPr>
              <w:t>a</w:t>
            </w:r>
          </w:p>
        </w:tc>
        <w:tc>
          <w:tcPr>
            <w:tcW w:w="1070" w:type="dxa"/>
          </w:tcPr>
          <w:p w14:paraId="56CDF42E"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695" w:author="JTT" w:date="2015-01-23T16:01:00Z">
                <w:pPr>
                  <w:tabs>
                    <w:tab w:val="left" w:pos="360"/>
                    <w:tab w:val="left" w:pos="720"/>
                    <w:tab w:val="left" w:pos="8640"/>
                  </w:tabs>
                  <w:spacing w:line="480" w:lineRule="auto"/>
                </w:pPr>
              </w:pPrChange>
            </w:pPr>
          </w:p>
        </w:tc>
      </w:tr>
      <w:tr w:rsidR="00652704" w14:paraId="681ACD12" w14:textId="77777777" w:rsidTr="0098629A">
        <w:tc>
          <w:tcPr>
            <w:tcW w:w="6035" w:type="dxa"/>
          </w:tcPr>
          <w:p w14:paraId="235FCA1C"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696"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Energy expenditure rate (“Brody growth coefficient”)</w:t>
            </w:r>
          </w:p>
        </w:tc>
        <w:tc>
          <w:tcPr>
            <w:tcW w:w="1083" w:type="dxa"/>
          </w:tcPr>
          <w:p w14:paraId="2CD94B2C" w14:textId="6B5B7B24" w:rsidR="00652704" w:rsidRDefault="00B8752F"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697" w:author="JTT" w:date="2015-01-23T16:01:00Z">
                <w:pPr>
                  <w:tabs>
                    <w:tab w:val="left" w:pos="360"/>
                    <w:tab w:val="left" w:pos="720"/>
                    <w:tab w:val="left" w:pos="8640"/>
                  </w:tabs>
                  <w:spacing w:line="480" w:lineRule="auto"/>
                  <w:jc w:val="center"/>
                </w:pPr>
              </w:pPrChange>
            </w:pPr>
            <w:r w:rsidRPr="00A74C42">
              <w:rPr>
                <w:rFonts w:ascii="Times New Roman" w:eastAsia="SimSun" w:hAnsi="Times New Roman" w:cs="Times New Roman"/>
                <w:i/>
                <w:sz w:val="24"/>
                <w:szCs w:val="24"/>
              </w:rPr>
              <w:t>k</w:t>
            </w:r>
            <w:r w:rsidRPr="00A74C42">
              <w:rPr>
                <w:rFonts w:ascii="Times New Roman" w:eastAsia="SimSun" w:hAnsi="Times New Roman" w:cs="Times New Roman"/>
                <w:i/>
                <w:sz w:val="24"/>
                <w:szCs w:val="24"/>
                <w:vertAlign w:val="subscript"/>
              </w:rPr>
              <w:t>i</w:t>
            </w:r>
            <w:r>
              <w:rPr>
                <w:rFonts w:ascii="Times New Roman" w:eastAsia="SimSun" w:hAnsi="Times New Roman" w:cs="Times New Roman"/>
                <w:sz w:val="24"/>
                <w:szCs w:val="24"/>
              </w:rPr>
              <w:t xml:space="preserve">, </w:t>
            </w:r>
            <w:r w:rsidR="00A74C42" w:rsidRPr="0024242D">
              <w:rPr>
                <w:rFonts w:ascii="Times New Roman" w:hAnsi="Times New Roman" w:cs="Times New Roman"/>
                <w:i/>
                <w:sz w:val="24"/>
                <w:szCs w:val="24"/>
              </w:rPr>
              <w:t>μ</w:t>
            </w:r>
            <w:r w:rsidRPr="00A74C42">
              <w:rPr>
                <w:rFonts w:ascii="Times New Roman" w:eastAsia="SimSun" w:hAnsi="Times New Roman" w:cs="Times New Roman"/>
                <w:i/>
                <w:sz w:val="24"/>
                <w:szCs w:val="24"/>
                <w:vertAlign w:val="subscript"/>
              </w:rPr>
              <w:t>k</w:t>
            </w:r>
          </w:p>
        </w:tc>
        <w:tc>
          <w:tcPr>
            <w:tcW w:w="1070" w:type="dxa"/>
          </w:tcPr>
          <w:p w14:paraId="272596E6" w14:textId="65C9AA24" w:rsidR="00652704" w:rsidRDefault="00D8471F" w:rsidP="00840BBD">
            <w:pPr>
              <w:tabs>
                <w:tab w:val="left" w:pos="360"/>
                <w:tab w:val="left" w:pos="720"/>
                <w:tab w:val="left" w:pos="8640"/>
              </w:tabs>
              <w:spacing w:line="480" w:lineRule="auto"/>
              <w:rPr>
                <w:rFonts w:ascii="Times New Roman" w:hAnsi="Times New Roman" w:cs="Times New Roman"/>
                <w:sz w:val="24"/>
                <w:szCs w:val="24"/>
              </w:rPr>
              <w:pPrChange w:id="698"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years</w:t>
            </w:r>
            <w:r w:rsidR="0098629A" w:rsidRPr="0098629A">
              <w:rPr>
                <w:rFonts w:ascii="Times New Roman" w:hAnsi="Times New Roman" w:cs="Times New Roman"/>
                <w:sz w:val="24"/>
                <w:szCs w:val="24"/>
                <w:vertAlign w:val="superscript"/>
              </w:rPr>
              <w:t>-1</w:t>
            </w:r>
          </w:p>
        </w:tc>
      </w:tr>
      <w:tr w:rsidR="00652704" w14:paraId="314F2EB8" w14:textId="77777777" w:rsidTr="0098629A">
        <w:tc>
          <w:tcPr>
            <w:tcW w:w="6035" w:type="dxa"/>
          </w:tcPr>
          <w:p w14:paraId="673A0B5F"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69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Anabolism coefficient</w:t>
            </w:r>
          </w:p>
        </w:tc>
        <w:tc>
          <w:tcPr>
            <w:tcW w:w="1083" w:type="dxa"/>
          </w:tcPr>
          <w:p w14:paraId="38D32191" w14:textId="3AD59AAA" w:rsidR="00652704" w:rsidRDefault="006B598A"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00" w:author="JTT" w:date="2015-01-23T16:01:00Z">
                <w:pPr>
                  <w:tabs>
                    <w:tab w:val="left" w:pos="360"/>
                    <w:tab w:val="left" w:pos="720"/>
                    <w:tab w:val="left" w:pos="8640"/>
                  </w:tabs>
                  <w:spacing w:line="480" w:lineRule="auto"/>
                  <w:jc w:val="center"/>
                </w:pPr>
              </w:pPrChange>
            </w:pPr>
            <w:r w:rsidRPr="009C37AB">
              <w:rPr>
                <w:rFonts w:ascii="Times New Roman" w:hAnsi="Times New Roman" w:cs="Times New Roman"/>
                <w:i/>
                <w:sz w:val="24"/>
                <w:szCs w:val="24"/>
              </w:rPr>
              <w:t>γ</w:t>
            </w:r>
            <w:r w:rsidR="00613C92">
              <w:rPr>
                <w:rFonts w:ascii="Times New Roman" w:hAnsi="Times New Roman" w:cs="Times New Roman"/>
                <w:i/>
                <w:sz w:val="24"/>
                <w:szCs w:val="24"/>
              </w:rPr>
              <w:t xml:space="preserve">, </w:t>
            </w:r>
            <w:r w:rsidR="00613C92" w:rsidRPr="009C37AB">
              <w:rPr>
                <w:rFonts w:ascii="Times New Roman" w:hAnsi="Times New Roman" w:cs="Times New Roman"/>
                <w:i/>
                <w:sz w:val="24"/>
                <w:szCs w:val="24"/>
              </w:rPr>
              <w:t>γ</w:t>
            </w:r>
            <w:r w:rsidR="00613C92" w:rsidRPr="00613C92">
              <w:rPr>
                <w:rFonts w:ascii="Times New Roman" w:hAnsi="Times New Roman" w:cs="Times New Roman"/>
                <w:i/>
                <w:sz w:val="24"/>
                <w:szCs w:val="24"/>
                <w:vertAlign w:val="subscript"/>
              </w:rPr>
              <w:t>y</w:t>
            </w:r>
            <w:r w:rsidR="001C4ABE">
              <w:rPr>
                <w:rFonts w:ascii="Times New Roman" w:eastAsia="SimSun" w:hAnsi="Times New Roman" w:cs="Times New Roman"/>
                <w:sz w:val="24"/>
                <w:szCs w:val="24"/>
              </w:rPr>
              <w:t xml:space="preserve">, </w:t>
            </w:r>
            <w:r w:rsidR="001C4ABE" w:rsidRPr="0024242D">
              <w:rPr>
                <w:rFonts w:ascii="Times New Roman" w:hAnsi="Times New Roman" w:cs="Times New Roman"/>
                <w:i/>
                <w:sz w:val="24"/>
                <w:szCs w:val="24"/>
              </w:rPr>
              <w:t>μ</w:t>
            </w:r>
            <w:r w:rsidRPr="006B598A">
              <w:rPr>
                <w:rFonts w:ascii="Times New Roman" w:hAnsi="Times New Roman" w:cs="Times New Roman"/>
                <w:i/>
                <w:sz w:val="24"/>
                <w:szCs w:val="24"/>
                <w:vertAlign w:val="subscript"/>
              </w:rPr>
              <w:t>γ</w:t>
            </w:r>
          </w:p>
        </w:tc>
        <w:tc>
          <w:tcPr>
            <w:tcW w:w="1070" w:type="dxa"/>
          </w:tcPr>
          <w:p w14:paraId="16BB7A4A"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01" w:author="JTT" w:date="2015-01-23T16:01:00Z">
                <w:pPr>
                  <w:tabs>
                    <w:tab w:val="left" w:pos="360"/>
                    <w:tab w:val="left" w:pos="720"/>
                    <w:tab w:val="left" w:pos="8640"/>
                  </w:tabs>
                  <w:spacing w:line="480" w:lineRule="auto"/>
                </w:pPr>
              </w:pPrChange>
            </w:pPr>
          </w:p>
        </w:tc>
      </w:tr>
      <w:tr w:rsidR="00652704" w14:paraId="67C19749" w14:textId="77777777" w:rsidTr="0098629A">
        <w:tc>
          <w:tcPr>
            <w:tcW w:w="6035" w:type="dxa"/>
          </w:tcPr>
          <w:p w14:paraId="45C00769"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0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Allometric scaling of anabolism and energy expenditure</w:t>
            </w:r>
          </w:p>
        </w:tc>
        <w:tc>
          <w:tcPr>
            <w:tcW w:w="1083" w:type="dxa"/>
          </w:tcPr>
          <w:p w14:paraId="72E91451" w14:textId="6ADB516C" w:rsidR="00652704" w:rsidRDefault="006B598A"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03" w:author="JTT" w:date="2015-01-23T16:01:00Z">
                <w:pPr>
                  <w:tabs>
                    <w:tab w:val="left" w:pos="360"/>
                    <w:tab w:val="left" w:pos="720"/>
                    <w:tab w:val="left" w:pos="8640"/>
                  </w:tabs>
                  <w:spacing w:line="480" w:lineRule="auto"/>
                  <w:jc w:val="center"/>
                </w:pPr>
              </w:pPrChange>
            </w:pPr>
            <w:r w:rsidRPr="009C37AB">
              <w:rPr>
                <w:rFonts w:ascii="Times New Roman" w:hAnsi="Times New Roman" w:cs="Times New Roman"/>
                <w:i/>
                <w:sz w:val="24"/>
                <w:szCs w:val="24"/>
              </w:rPr>
              <w:t>Ψ</w:t>
            </w:r>
          </w:p>
        </w:tc>
        <w:tc>
          <w:tcPr>
            <w:tcW w:w="1070" w:type="dxa"/>
          </w:tcPr>
          <w:p w14:paraId="72BD6B12"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04" w:author="JTT" w:date="2015-01-23T16:01:00Z">
                <w:pPr>
                  <w:tabs>
                    <w:tab w:val="left" w:pos="360"/>
                    <w:tab w:val="left" w:pos="720"/>
                    <w:tab w:val="left" w:pos="8640"/>
                  </w:tabs>
                  <w:spacing w:line="480" w:lineRule="auto"/>
                </w:pPr>
              </w:pPrChange>
            </w:pPr>
          </w:p>
        </w:tc>
      </w:tr>
      <w:tr w:rsidR="00652704" w14:paraId="0B8A4E54" w14:textId="77777777" w:rsidTr="0098629A">
        <w:tc>
          <w:tcPr>
            <w:tcW w:w="6035" w:type="dxa"/>
          </w:tcPr>
          <w:p w14:paraId="08D5AE34"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05"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Time variation</w:t>
            </w:r>
          </w:p>
        </w:tc>
        <w:tc>
          <w:tcPr>
            <w:tcW w:w="1083" w:type="dxa"/>
          </w:tcPr>
          <w:p w14:paraId="0888BCD6" w14:textId="5771793A" w:rsidR="00652704" w:rsidRPr="00D05E15" w:rsidRDefault="00FB1785" w:rsidP="00840BBD">
            <w:pPr>
              <w:tabs>
                <w:tab w:val="left" w:pos="360"/>
                <w:tab w:val="left" w:pos="720"/>
                <w:tab w:val="left" w:pos="8640"/>
              </w:tabs>
              <w:spacing w:line="480" w:lineRule="auto"/>
              <w:jc w:val="center"/>
              <w:rPr>
                <w:rFonts w:ascii="Times New Roman" w:eastAsia="SimSun" w:hAnsi="Times New Roman" w:cs="Times New Roman"/>
                <w:i/>
                <w:sz w:val="24"/>
                <w:szCs w:val="24"/>
              </w:rPr>
              <w:pPrChange w:id="706" w:author="JTT" w:date="2015-01-23T16:01:00Z">
                <w:pPr>
                  <w:tabs>
                    <w:tab w:val="left" w:pos="360"/>
                    <w:tab w:val="left" w:pos="720"/>
                    <w:tab w:val="left" w:pos="8640"/>
                  </w:tabs>
                  <w:spacing w:line="480" w:lineRule="auto"/>
                  <w:jc w:val="center"/>
                </w:pPr>
              </w:pPrChange>
            </w:pPr>
            <w:r>
              <w:rPr>
                <w:rFonts w:ascii="Times New Roman" w:eastAsia="SimSun" w:hAnsi="Times New Roman" w:cs="Times New Roman"/>
                <w:i/>
                <w:sz w:val="24"/>
                <w:szCs w:val="24"/>
              </w:rPr>
              <w:t>z</w:t>
            </w:r>
          </w:p>
        </w:tc>
        <w:tc>
          <w:tcPr>
            <w:tcW w:w="1070" w:type="dxa"/>
          </w:tcPr>
          <w:p w14:paraId="00C11D36" w14:textId="67705420" w:rsidR="00652704" w:rsidRDefault="00075C75" w:rsidP="00840BBD">
            <w:pPr>
              <w:tabs>
                <w:tab w:val="left" w:pos="360"/>
                <w:tab w:val="left" w:pos="720"/>
                <w:tab w:val="left" w:pos="8640"/>
              </w:tabs>
              <w:spacing w:line="480" w:lineRule="auto"/>
              <w:rPr>
                <w:rFonts w:ascii="Times New Roman" w:hAnsi="Times New Roman" w:cs="Times New Roman"/>
                <w:sz w:val="24"/>
                <w:szCs w:val="24"/>
              </w:rPr>
              <w:pPrChange w:id="707"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23EEE52A" w14:textId="77777777" w:rsidTr="0098629A">
        <w:tc>
          <w:tcPr>
            <w:tcW w:w="6035" w:type="dxa"/>
          </w:tcPr>
          <w:p w14:paraId="53EB9859"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08"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Asymptotic maximum length</w:t>
            </w:r>
          </w:p>
        </w:tc>
        <w:tc>
          <w:tcPr>
            <w:tcW w:w="1083" w:type="dxa"/>
          </w:tcPr>
          <w:p w14:paraId="10407DA4" w14:textId="2E5CB4A5" w:rsidR="00652704" w:rsidRPr="00626350" w:rsidRDefault="001E7A80"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09" w:author="JTT" w:date="2015-01-23T16:01:00Z">
                <w:pPr>
                  <w:tabs>
                    <w:tab w:val="left" w:pos="360"/>
                    <w:tab w:val="left" w:pos="720"/>
                    <w:tab w:val="left" w:pos="8640"/>
                  </w:tabs>
                  <w:spacing w:line="480" w:lineRule="auto"/>
                  <w:jc w:val="center"/>
                </w:pPr>
              </w:pPrChange>
            </w:pPr>
            <m:oMathPara>
              <m:oMath>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∞,i</m:t>
                    </m:r>
                  </m:sub>
                </m:sSub>
                <m:r>
                  <w:rPr>
                    <w:rFonts w:ascii="Cambria Math" w:eastAsia="SimSun" w:hAnsi="Cambria Math" w:cs="Times New Roman"/>
                    <w:sz w:val="24"/>
                    <w:szCs w:val="24"/>
                  </w:rPr>
                  <m:t xml:space="preserve">, </m:t>
                </m:r>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μ</m:t>
                    </m:r>
                  </m:e>
                  <m:sub>
                    <m:sSub>
                      <m:sSubPr>
                        <m:ctrlPr>
                          <w:rPr>
                            <w:rFonts w:ascii="Cambria Math" w:eastAsia="SimSun" w:hAnsi="Cambria Math" w:cs="Times New Roman"/>
                            <w:i/>
                            <w:sz w:val="24"/>
                            <w:szCs w:val="24"/>
                          </w:rPr>
                        </m:ctrlPr>
                      </m:sSubPr>
                      <m:e>
                        <m:r>
                          <w:rPr>
                            <w:rFonts w:ascii="Cambria Math" w:eastAsia="SimSun" w:hAnsi="Cambria Math" w:cs="Times New Roman"/>
                            <w:sz w:val="24"/>
                            <w:szCs w:val="24"/>
                          </w:rPr>
                          <m:t>L</m:t>
                        </m:r>
                      </m:e>
                      <m:sub>
                        <m:r>
                          <w:rPr>
                            <w:rFonts w:ascii="Cambria Math" w:eastAsia="SimSun" w:hAnsi="Cambria Math" w:cs="Times New Roman"/>
                            <w:sz w:val="24"/>
                            <w:szCs w:val="24"/>
                          </w:rPr>
                          <m:t>∞</m:t>
                        </m:r>
                      </m:sub>
                    </m:sSub>
                  </m:sub>
                </m:sSub>
              </m:oMath>
            </m:oMathPara>
          </w:p>
        </w:tc>
        <w:tc>
          <w:tcPr>
            <w:tcW w:w="1070" w:type="dxa"/>
          </w:tcPr>
          <w:p w14:paraId="1520BC92"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1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6022DF57" w14:textId="77777777" w:rsidTr="0098629A">
        <w:tc>
          <w:tcPr>
            <w:tcW w:w="6035" w:type="dxa"/>
          </w:tcPr>
          <w:p w14:paraId="1EDA319C"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11"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 xml:space="preserve">The hypothetical time at which </w:t>
            </w:r>
            <m:oMath>
              <m:r>
                <w:rPr>
                  <w:rFonts w:ascii="Cambria Math" w:hAnsi="Cambria Math" w:cs="Times New Roman"/>
                  <w:sz w:val="24"/>
                  <w:szCs w:val="24"/>
                </w:rPr>
                <m:t>L</m:t>
              </m:r>
              <m:d>
                <m:dPr>
                  <m:ctrlPr>
                    <w:rPr>
                      <w:rFonts w:ascii="Cambria Math" w:hAnsi="Cambria Math" w:cs="Times New Roman"/>
                      <w:i/>
                      <w:sz w:val="24"/>
                      <w:szCs w:val="24"/>
                    </w:rPr>
                  </m:ctrlPr>
                </m:dPr>
                <m:e>
                  <m:r>
                    <w:rPr>
                      <w:rFonts w:ascii="Cambria Math" w:hAnsi="Cambria Math" w:cs="Times New Roman"/>
                      <w:sz w:val="24"/>
                      <w:szCs w:val="24"/>
                    </w:rPr>
                    <m:t>t</m:t>
                  </m:r>
                </m:e>
              </m:d>
              <m:r>
                <w:rPr>
                  <w:rFonts w:ascii="Cambria Math" w:hAnsi="Cambria Math" w:cs="Times New Roman"/>
                  <w:sz w:val="24"/>
                  <w:szCs w:val="24"/>
                </w:rPr>
                <m:t>=0</m:t>
              </m:r>
            </m:oMath>
          </w:p>
        </w:tc>
        <w:tc>
          <w:tcPr>
            <w:tcW w:w="1083" w:type="dxa"/>
          </w:tcPr>
          <w:p w14:paraId="33ADEDBD" w14:textId="6B56D59E" w:rsidR="00652704" w:rsidRPr="001C4ABE" w:rsidRDefault="001C4ABE" w:rsidP="00840BBD">
            <w:pPr>
              <w:tabs>
                <w:tab w:val="left" w:pos="360"/>
                <w:tab w:val="left" w:pos="720"/>
                <w:tab w:val="left" w:pos="8640"/>
              </w:tabs>
              <w:spacing w:line="480" w:lineRule="auto"/>
              <w:jc w:val="center"/>
              <w:rPr>
                <w:rFonts w:ascii="Times New Roman" w:eastAsia="SimSun" w:hAnsi="Times New Roman" w:cs="Times New Roman"/>
                <w:i/>
                <w:sz w:val="24"/>
                <w:szCs w:val="24"/>
                <w:vertAlign w:val="subscript"/>
              </w:rPr>
              <w:pPrChange w:id="712" w:author="JTT" w:date="2015-01-23T16:01:00Z">
                <w:pPr>
                  <w:tabs>
                    <w:tab w:val="left" w:pos="360"/>
                    <w:tab w:val="left" w:pos="720"/>
                    <w:tab w:val="left" w:pos="8640"/>
                  </w:tabs>
                  <w:spacing w:line="480" w:lineRule="auto"/>
                  <w:jc w:val="center"/>
                </w:pPr>
              </w:pPrChange>
            </w:pPr>
            <w:r w:rsidRPr="001C4ABE">
              <w:rPr>
                <w:rFonts w:ascii="Times New Roman" w:eastAsia="SimSun" w:hAnsi="Times New Roman" w:cs="Times New Roman"/>
                <w:i/>
                <w:sz w:val="24"/>
                <w:szCs w:val="24"/>
              </w:rPr>
              <w:t>t</w:t>
            </w:r>
            <w:r w:rsidRPr="001C4ABE">
              <w:rPr>
                <w:rFonts w:ascii="Times New Roman" w:eastAsia="SimSun" w:hAnsi="Times New Roman" w:cs="Times New Roman"/>
                <w:i/>
                <w:sz w:val="24"/>
                <w:szCs w:val="24"/>
                <w:vertAlign w:val="subscript"/>
              </w:rPr>
              <w:t>0</w:t>
            </w:r>
          </w:p>
        </w:tc>
        <w:tc>
          <w:tcPr>
            <w:tcW w:w="1070" w:type="dxa"/>
          </w:tcPr>
          <w:p w14:paraId="32862AC0" w14:textId="45E0A603" w:rsidR="00652704" w:rsidRDefault="00D8471F" w:rsidP="00840BBD">
            <w:pPr>
              <w:tabs>
                <w:tab w:val="left" w:pos="360"/>
                <w:tab w:val="left" w:pos="720"/>
                <w:tab w:val="left" w:pos="8640"/>
              </w:tabs>
              <w:spacing w:line="480" w:lineRule="auto"/>
              <w:rPr>
                <w:rFonts w:ascii="Times New Roman" w:hAnsi="Times New Roman" w:cs="Times New Roman"/>
                <w:sz w:val="24"/>
                <w:szCs w:val="24"/>
              </w:rPr>
              <w:pPrChange w:id="713"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years</w:t>
            </w:r>
          </w:p>
        </w:tc>
      </w:tr>
      <w:tr w:rsidR="00652704" w14:paraId="0518FEE9" w14:textId="77777777" w:rsidTr="0098629A">
        <w:tc>
          <w:tcPr>
            <w:tcW w:w="6035" w:type="dxa"/>
          </w:tcPr>
          <w:p w14:paraId="34DEF368" w14:textId="6AD00F67" w:rsidR="00652704" w:rsidRDefault="00DA0674" w:rsidP="00840BBD">
            <w:pPr>
              <w:tabs>
                <w:tab w:val="left" w:pos="360"/>
                <w:tab w:val="left" w:pos="720"/>
                <w:tab w:val="left" w:pos="8640"/>
              </w:tabs>
              <w:spacing w:line="480" w:lineRule="auto"/>
              <w:rPr>
                <w:rFonts w:ascii="Times New Roman" w:hAnsi="Times New Roman" w:cs="Times New Roman"/>
                <w:sz w:val="24"/>
                <w:szCs w:val="24"/>
              </w:rPr>
              <w:pPrChange w:id="714"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Observation coefficient of variation (c.v.)</w:t>
            </w:r>
          </w:p>
        </w:tc>
        <w:tc>
          <w:tcPr>
            <w:tcW w:w="1083" w:type="dxa"/>
          </w:tcPr>
          <w:p w14:paraId="682CBEB6" w14:textId="6081515C" w:rsidR="00652704" w:rsidRDefault="00DA0674"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15" w:author="JTT" w:date="2015-01-23T16:01:00Z">
                <w:pPr>
                  <w:tabs>
                    <w:tab w:val="left" w:pos="360"/>
                    <w:tab w:val="left" w:pos="720"/>
                    <w:tab w:val="left" w:pos="8640"/>
                  </w:tabs>
                  <w:spacing w:line="480" w:lineRule="auto"/>
                  <w:jc w:val="center"/>
                </w:pPr>
              </w:pPrChange>
            </w:pPr>
            <w:r w:rsidRPr="00DA0674">
              <w:rPr>
                <w:rFonts w:ascii="Times New Roman" w:eastAsia="SimSun" w:hAnsi="Times New Roman" w:cs="Times New Roman"/>
                <w:i/>
                <w:sz w:val="24"/>
                <w:szCs w:val="24"/>
              </w:rPr>
              <w:t>c</w:t>
            </w:r>
            <w:r w:rsidRPr="00DA0674">
              <w:rPr>
                <w:rFonts w:ascii="Times New Roman" w:eastAsia="SimSun" w:hAnsi="Times New Roman" w:cs="Times New Roman"/>
                <w:i/>
                <w:sz w:val="24"/>
                <w:szCs w:val="24"/>
                <w:vertAlign w:val="subscript"/>
              </w:rPr>
              <w:t>obs</w:t>
            </w:r>
          </w:p>
        </w:tc>
        <w:tc>
          <w:tcPr>
            <w:tcW w:w="1070" w:type="dxa"/>
          </w:tcPr>
          <w:p w14:paraId="179D3578" w14:textId="05CF6C79" w:rsidR="00652704" w:rsidRDefault="0098629A" w:rsidP="00840BBD">
            <w:pPr>
              <w:tabs>
                <w:tab w:val="left" w:pos="360"/>
                <w:tab w:val="left" w:pos="720"/>
                <w:tab w:val="left" w:pos="8640"/>
              </w:tabs>
              <w:spacing w:line="480" w:lineRule="auto"/>
              <w:rPr>
                <w:rFonts w:ascii="Times New Roman" w:hAnsi="Times New Roman" w:cs="Times New Roman"/>
                <w:sz w:val="24"/>
                <w:szCs w:val="24"/>
              </w:rPr>
              <w:pPrChange w:id="716"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t>
            </w:r>
          </w:p>
        </w:tc>
      </w:tr>
      <w:tr w:rsidR="00652704" w14:paraId="2DEE1E75" w14:textId="77777777" w:rsidTr="0098629A">
        <w:tc>
          <w:tcPr>
            <w:tcW w:w="6035" w:type="dxa"/>
          </w:tcPr>
          <w:p w14:paraId="2AF7DA9B" w14:textId="1FA3F0DF"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17"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 xml:space="preserve">Catabolic rate </w:t>
            </w:r>
            <w:r w:rsidR="00F25992">
              <w:rPr>
                <w:rFonts w:ascii="Times New Roman" w:hAnsi="Times New Roman" w:cs="Times New Roman"/>
                <w:sz w:val="24"/>
                <w:szCs w:val="24"/>
              </w:rPr>
              <w:t>standard deviation</w:t>
            </w:r>
          </w:p>
        </w:tc>
        <w:tc>
          <w:tcPr>
            <w:tcW w:w="1083" w:type="dxa"/>
          </w:tcPr>
          <w:p w14:paraId="018A3B5D" w14:textId="660A8CEA" w:rsidR="00652704" w:rsidRPr="00706242" w:rsidRDefault="00F25992"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18" w:author="JTT" w:date="2015-01-23T16:01:00Z">
                <w:pPr>
                  <w:tabs>
                    <w:tab w:val="left" w:pos="360"/>
                    <w:tab w:val="left" w:pos="720"/>
                    <w:tab w:val="left" w:pos="8640"/>
                  </w:tabs>
                  <w:spacing w:line="480" w:lineRule="auto"/>
                  <w:jc w:val="center"/>
                </w:pPr>
              </w:pPrChange>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k</w:t>
            </w:r>
          </w:p>
        </w:tc>
        <w:tc>
          <w:tcPr>
            <w:tcW w:w="1070" w:type="dxa"/>
          </w:tcPr>
          <w:p w14:paraId="2F14041A" w14:textId="3483B022" w:rsidR="00652704" w:rsidRDefault="00A56083" w:rsidP="00840BBD">
            <w:pPr>
              <w:tabs>
                <w:tab w:val="left" w:pos="360"/>
                <w:tab w:val="left" w:pos="720"/>
                <w:tab w:val="left" w:pos="8640"/>
              </w:tabs>
              <w:spacing w:line="480" w:lineRule="auto"/>
              <w:rPr>
                <w:rFonts w:ascii="Times New Roman" w:hAnsi="Times New Roman" w:cs="Times New Roman"/>
                <w:sz w:val="24"/>
                <w:szCs w:val="24"/>
              </w:rPr>
              <w:pPrChange w:id="71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63A6C2D6" w14:textId="77777777" w:rsidTr="0098629A">
        <w:tc>
          <w:tcPr>
            <w:tcW w:w="6035" w:type="dxa"/>
          </w:tcPr>
          <w:p w14:paraId="231338A6" w14:textId="2F2A4625" w:rsidR="00652704" w:rsidRDefault="0098629A" w:rsidP="00840BBD">
            <w:pPr>
              <w:tabs>
                <w:tab w:val="left" w:pos="360"/>
                <w:tab w:val="left" w:pos="720"/>
                <w:tab w:val="left" w:pos="8640"/>
              </w:tabs>
              <w:spacing w:line="480" w:lineRule="auto"/>
              <w:rPr>
                <w:rFonts w:ascii="Times New Roman" w:hAnsi="Times New Roman" w:cs="Times New Roman"/>
                <w:sz w:val="24"/>
                <w:szCs w:val="24"/>
              </w:rPr>
              <w:pPrChange w:id="72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 xml:space="preserve">Annual deviation </w:t>
            </w:r>
            <w:r w:rsidR="00F25992">
              <w:rPr>
                <w:rFonts w:ascii="Times New Roman" w:hAnsi="Times New Roman" w:cs="Times New Roman"/>
                <w:sz w:val="24"/>
                <w:szCs w:val="24"/>
              </w:rPr>
              <w:t>standard deviation</w:t>
            </w:r>
          </w:p>
        </w:tc>
        <w:tc>
          <w:tcPr>
            <w:tcW w:w="1083" w:type="dxa"/>
          </w:tcPr>
          <w:p w14:paraId="3370F4BC" w14:textId="63DD127C" w:rsidR="00652704" w:rsidRPr="00DB6F6F" w:rsidRDefault="00F25992"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21" w:author="JTT" w:date="2015-01-23T16:01:00Z">
                <w:pPr>
                  <w:tabs>
                    <w:tab w:val="left" w:pos="360"/>
                    <w:tab w:val="left" w:pos="720"/>
                    <w:tab w:val="left" w:pos="8640"/>
                  </w:tabs>
                  <w:spacing w:line="480" w:lineRule="auto"/>
                  <w:jc w:val="center"/>
                </w:pPr>
              </w:pPrChange>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y</w:t>
            </w:r>
          </w:p>
        </w:tc>
        <w:tc>
          <w:tcPr>
            <w:tcW w:w="1070" w:type="dxa"/>
          </w:tcPr>
          <w:p w14:paraId="0F69A9E0" w14:textId="4A2E563F" w:rsidR="00652704" w:rsidRDefault="00A56083" w:rsidP="00840BBD">
            <w:pPr>
              <w:tabs>
                <w:tab w:val="left" w:pos="360"/>
                <w:tab w:val="left" w:pos="720"/>
                <w:tab w:val="left" w:pos="8640"/>
              </w:tabs>
              <w:spacing w:line="480" w:lineRule="auto"/>
              <w:rPr>
                <w:rFonts w:ascii="Times New Roman" w:hAnsi="Times New Roman" w:cs="Times New Roman"/>
                <w:sz w:val="24"/>
                <w:szCs w:val="24"/>
              </w:rPr>
              <w:pPrChange w:id="72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0D610C4B" w14:textId="77777777" w:rsidTr="0098629A">
        <w:tc>
          <w:tcPr>
            <w:tcW w:w="6035" w:type="dxa"/>
            <w:tcBorders>
              <w:bottom w:val="single" w:sz="4" w:space="0" w:color="auto"/>
            </w:tcBorders>
          </w:tcPr>
          <w:p w14:paraId="0F8D86BE" w14:textId="0FBDCFE4" w:rsidR="00652704" w:rsidRDefault="005F533B" w:rsidP="00840BBD">
            <w:pPr>
              <w:tabs>
                <w:tab w:val="left" w:pos="360"/>
                <w:tab w:val="left" w:pos="720"/>
                <w:tab w:val="left" w:pos="8640"/>
              </w:tabs>
              <w:spacing w:line="480" w:lineRule="auto"/>
              <w:rPr>
                <w:rFonts w:ascii="Times New Roman" w:hAnsi="Times New Roman" w:cs="Times New Roman"/>
                <w:sz w:val="24"/>
                <w:szCs w:val="24"/>
              </w:rPr>
              <w:pPrChange w:id="723"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 xml:space="preserve">Time variation </w:t>
            </w:r>
            <w:r w:rsidR="00F25992">
              <w:rPr>
                <w:rFonts w:ascii="Times New Roman" w:hAnsi="Times New Roman" w:cs="Times New Roman"/>
                <w:sz w:val="24"/>
                <w:szCs w:val="24"/>
              </w:rPr>
              <w:t>standard deviation</w:t>
            </w:r>
          </w:p>
        </w:tc>
        <w:tc>
          <w:tcPr>
            <w:tcW w:w="1083" w:type="dxa"/>
            <w:tcBorders>
              <w:bottom w:val="single" w:sz="4" w:space="0" w:color="auto"/>
            </w:tcBorders>
          </w:tcPr>
          <w:p w14:paraId="4376CD89" w14:textId="7F062CCE" w:rsidR="00652704" w:rsidRPr="00DB6F6F" w:rsidRDefault="00F25992" w:rsidP="00840BBD">
            <w:pPr>
              <w:tabs>
                <w:tab w:val="left" w:pos="360"/>
                <w:tab w:val="left" w:pos="720"/>
                <w:tab w:val="left" w:pos="8640"/>
              </w:tabs>
              <w:spacing w:line="480" w:lineRule="auto"/>
              <w:jc w:val="center"/>
              <w:rPr>
                <w:rFonts w:ascii="Times New Roman" w:eastAsia="SimSun" w:hAnsi="Times New Roman" w:cs="Times New Roman"/>
                <w:sz w:val="24"/>
                <w:szCs w:val="24"/>
              </w:rPr>
              <w:pPrChange w:id="724" w:author="JTT" w:date="2015-01-23T16:01:00Z">
                <w:pPr>
                  <w:tabs>
                    <w:tab w:val="left" w:pos="360"/>
                    <w:tab w:val="left" w:pos="720"/>
                    <w:tab w:val="left" w:pos="8640"/>
                  </w:tabs>
                  <w:spacing w:line="480" w:lineRule="auto"/>
                  <w:jc w:val="center"/>
                </w:pPr>
              </w:pPrChange>
            </w:pPr>
            <w:r w:rsidRPr="00201D26">
              <w:rPr>
                <w:rFonts w:ascii="Times New Roman" w:hAnsi="Times New Roman" w:cs="Times New Roman"/>
                <w:i/>
                <w:sz w:val="24"/>
                <w:szCs w:val="24"/>
              </w:rPr>
              <w:t>σ</w:t>
            </w:r>
            <w:r w:rsidRPr="00F25992">
              <w:rPr>
                <w:rFonts w:ascii="Times New Roman" w:hAnsi="Times New Roman" w:cs="Times New Roman"/>
                <w:i/>
                <w:sz w:val="24"/>
                <w:szCs w:val="24"/>
                <w:vertAlign w:val="subscript"/>
              </w:rPr>
              <w:t>z</w:t>
            </w:r>
          </w:p>
        </w:tc>
        <w:tc>
          <w:tcPr>
            <w:tcW w:w="1070" w:type="dxa"/>
            <w:tcBorders>
              <w:bottom w:val="single" w:sz="4" w:space="0" w:color="auto"/>
            </w:tcBorders>
          </w:tcPr>
          <w:p w14:paraId="3FB7E88C" w14:textId="6CF06A6C" w:rsidR="00652704" w:rsidRDefault="00A56083" w:rsidP="00840BBD">
            <w:pPr>
              <w:tabs>
                <w:tab w:val="left" w:pos="360"/>
                <w:tab w:val="left" w:pos="720"/>
                <w:tab w:val="left" w:pos="8640"/>
              </w:tabs>
              <w:spacing w:line="480" w:lineRule="auto"/>
              <w:rPr>
                <w:rFonts w:ascii="Times New Roman" w:hAnsi="Times New Roman" w:cs="Times New Roman"/>
                <w:sz w:val="24"/>
                <w:szCs w:val="24"/>
              </w:rPr>
              <w:pPrChange w:id="725"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2B708407" w14:textId="77777777" w:rsidTr="0098629A">
        <w:tc>
          <w:tcPr>
            <w:tcW w:w="6035" w:type="dxa"/>
            <w:tcBorders>
              <w:top w:val="single" w:sz="4" w:space="0" w:color="auto"/>
              <w:bottom w:val="single" w:sz="4" w:space="0" w:color="auto"/>
            </w:tcBorders>
          </w:tcPr>
          <w:p w14:paraId="5F214D05"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26" w:author="JTT" w:date="2015-01-23T16:01:00Z">
                <w:pPr>
                  <w:tabs>
                    <w:tab w:val="left" w:pos="360"/>
                    <w:tab w:val="left" w:pos="720"/>
                    <w:tab w:val="left" w:pos="8640"/>
                  </w:tabs>
                  <w:spacing w:line="480" w:lineRule="auto"/>
                </w:pPr>
              </w:pPrChange>
            </w:pPr>
            <w:r>
              <w:rPr>
                <w:rFonts w:ascii="Times New Roman" w:hAnsi="Times New Roman" w:cs="Times New Roman"/>
                <w:b/>
                <w:sz w:val="24"/>
                <w:szCs w:val="24"/>
              </w:rPr>
              <w:t>Data</w:t>
            </w:r>
          </w:p>
        </w:tc>
        <w:tc>
          <w:tcPr>
            <w:tcW w:w="1083" w:type="dxa"/>
            <w:tcBorders>
              <w:top w:val="single" w:sz="4" w:space="0" w:color="auto"/>
              <w:bottom w:val="single" w:sz="4" w:space="0" w:color="auto"/>
            </w:tcBorders>
          </w:tcPr>
          <w:p w14:paraId="1B94A65D"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27"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30BF06B1"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28"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Units</w:t>
            </w:r>
          </w:p>
        </w:tc>
      </w:tr>
      <w:tr w:rsidR="00652704" w14:paraId="18174347" w14:textId="77777777" w:rsidTr="00EC1D64">
        <w:tc>
          <w:tcPr>
            <w:tcW w:w="6035" w:type="dxa"/>
            <w:tcBorders>
              <w:top w:val="single" w:sz="4" w:space="0" w:color="auto"/>
              <w:bottom w:val="nil"/>
            </w:tcBorders>
          </w:tcPr>
          <w:p w14:paraId="1685BE36"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2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Time interval</w:t>
            </w:r>
          </w:p>
        </w:tc>
        <w:tc>
          <w:tcPr>
            <w:tcW w:w="1083" w:type="dxa"/>
            <w:tcBorders>
              <w:top w:val="single" w:sz="4" w:space="0" w:color="auto"/>
              <w:bottom w:val="nil"/>
            </w:tcBorders>
          </w:tcPr>
          <w:p w14:paraId="23DEE3E7" w14:textId="77777777" w:rsidR="00652704" w:rsidRDefault="001E7A80" w:rsidP="00840BBD">
            <w:pPr>
              <w:tabs>
                <w:tab w:val="left" w:pos="360"/>
                <w:tab w:val="left" w:pos="720"/>
                <w:tab w:val="left" w:pos="8640"/>
              </w:tabs>
              <w:spacing w:line="480" w:lineRule="auto"/>
              <w:jc w:val="center"/>
              <w:rPr>
                <w:rFonts w:ascii="Times New Roman" w:hAnsi="Times New Roman" w:cs="Times New Roman"/>
                <w:sz w:val="24"/>
                <w:szCs w:val="24"/>
              </w:rPr>
              <w:pPrChange w:id="730" w:author="JTT" w:date="2015-01-23T16:01:00Z">
                <w:pPr>
                  <w:tabs>
                    <w:tab w:val="left" w:pos="360"/>
                    <w:tab w:val="left" w:pos="720"/>
                    <w:tab w:val="left" w:pos="8640"/>
                  </w:tabs>
                  <w:spacing w:line="480" w:lineRule="auto"/>
                  <w:jc w:val="center"/>
                </w:pPr>
              </w:pPrChange>
            </w:pPr>
            <m:oMathPara>
              <m:oMath>
                <m:sSub>
                  <m:sSubPr>
                    <m:ctrlPr>
                      <w:rPr>
                        <w:rFonts w:ascii="Cambria Math" w:hAnsi="Cambria Math" w:cs="Times New Roman"/>
                        <w:i/>
                        <w:sz w:val="24"/>
                        <w:szCs w:val="24"/>
                      </w:rPr>
                    </m:ctrlPr>
                  </m:sSubPr>
                  <m:e>
                    <m:r>
                      <w:rPr>
                        <w:rFonts w:ascii="Cambria Math" w:hAnsi="Cambria Math" w:cs="Times New Roman"/>
                        <w:sz w:val="24"/>
                        <w:szCs w:val="24"/>
                      </w:rPr>
                      <m:t>∆</m:t>
                    </m:r>
                  </m:e>
                  <m:sub>
                    <m:r>
                      <w:rPr>
                        <w:rFonts w:ascii="Cambria Math" w:hAnsi="Cambria Math" w:cs="Times New Roman"/>
                        <w:sz w:val="24"/>
                        <w:szCs w:val="24"/>
                      </w:rPr>
                      <m:t>t</m:t>
                    </m:r>
                  </m:sub>
                </m:sSub>
              </m:oMath>
            </m:oMathPara>
          </w:p>
        </w:tc>
        <w:tc>
          <w:tcPr>
            <w:tcW w:w="1070" w:type="dxa"/>
            <w:tcBorders>
              <w:top w:val="single" w:sz="4" w:space="0" w:color="auto"/>
              <w:bottom w:val="nil"/>
            </w:tcBorders>
          </w:tcPr>
          <w:p w14:paraId="38D9D6EE" w14:textId="3E0F0A25" w:rsidR="00652704" w:rsidRDefault="0098629A" w:rsidP="00840BBD">
            <w:pPr>
              <w:tabs>
                <w:tab w:val="left" w:pos="360"/>
                <w:tab w:val="left" w:pos="720"/>
                <w:tab w:val="left" w:pos="8640"/>
              </w:tabs>
              <w:spacing w:line="480" w:lineRule="auto"/>
              <w:rPr>
                <w:rFonts w:ascii="Times New Roman" w:hAnsi="Times New Roman" w:cs="Times New Roman"/>
                <w:sz w:val="24"/>
                <w:szCs w:val="24"/>
              </w:rPr>
              <w:pPrChange w:id="731"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weeks</w:t>
            </w:r>
          </w:p>
        </w:tc>
      </w:tr>
      <w:tr w:rsidR="00EC1D64" w14:paraId="40EB18A7" w14:textId="77777777" w:rsidTr="00EC1D64">
        <w:tc>
          <w:tcPr>
            <w:tcW w:w="6035" w:type="dxa"/>
            <w:tcBorders>
              <w:top w:val="nil"/>
              <w:bottom w:val="nil"/>
            </w:tcBorders>
          </w:tcPr>
          <w:p w14:paraId="0B128B32" w14:textId="77777777" w:rsidR="00EC1D64" w:rsidRDefault="00EC1D64" w:rsidP="00840BBD">
            <w:pPr>
              <w:tabs>
                <w:tab w:val="left" w:pos="360"/>
                <w:tab w:val="left" w:pos="720"/>
                <w:tab w:val="left" w:pos="8640"/>
              </w:tabs>
              <w:spacing w:line="480" w:lineRule="auto"/>
              <w:rPr>
                <w:rFonts w:ascii="Times New Roman" w:hAnsi="Times New Roman" w:cs="Times New Roman"/>
                <w:sz w:val="24"/>
                <w:szCs w:val="24"/>
              </w:rPr>
              <w:pPrChange w:id="73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 xml:space="preserve">Length at time </w:t>
            </w:r>
            <w:r w:rsidRPr="00C03A00">
              <w:rPr>
                <w:rFonts w:ascii="Times New Roman" w:hAnsi="Times New Roman" w:cs="Times New Roman"/>
                <w:i/>
                <w:sz w:val="24"/>
                <w:szCs w:val="24"/>
              </w:rPr>
              <w:t>t</w:t>
            </w:r>
          </w:p>
        </w:tc>
        <w:tc>
          <w:tcPr>
            <w:tcW w:w="1083" w:type="dxa"/>
            <w:tcBorders>
              <w:top w:val="nil"/>
              <w:bottom w:val="nil"/>
            </w:tcBorders>
          </w:tcPr>
          <w:p w14:paraId="6172A7B9" w14:textId="46B56896" w:rsidR="00EC1D64" w:rsidRPr="00302FC2" w:rsidRDefault="00302FC2" w:rsidP="00840BBD">
            <w:pPr>
              <w:tabs>
                <w:tab w:val="left" w:pos="360"/>
                <w:tab w:val="left" w:pos="720"/>
                <w:tab w:val="left" w:pos="8640"/>
              </w:tabs>
              <w:spacing w:line="480" w:lineRule="auto"/>
              <w:jc w:val="center"/>
              <w:rPr>
                <w:rFonts w:ascii="Times New Roman" w:hAnsi="Times New Roman" w:cs="Times New Roman"/>
                <w:i/>
                <w:sz w:val="24"/>
                <w:szCs w:val="24"/>
              </w:rPr>
              <w:pPrChange w:id="733" w:author="JTT" w:date="2015-01-23T16:01:00Z">
                <w:pPr>
                  <w:tabs>
                    <w:tab w:val="left" w:pos="360"/>
                    <w:tab w:val="left" w:pos="720"/>
                    <w:tab w:val="left" w:pos="8640"/>
                  </w:tabs>
                  <w:spacing w:line="480" w:lineRule="auto"/>
                  <w:jc w:val="center"/>
                </w:pPr>
              </w:pPrChange>
            </w:pPr>
            <w:r w:rsidRPr="00302FC2">
              <w:rPr>
                <w:rFonts w:ascii="Times New Roman" w:hAnsi="Times New Roman" w:cs="Times New Roman"/>
                <w:i/>
                <w:sz w:val="24"/>
                <w:szCs w:val="24"/>
              </w:rPr>
              <w:t>L(t)</w:t>
            </w:r>
          </w:p>
        </w:tc>
        <w:tc>
          <w:tcPr>
            <w:tcW w:w="1070" w:type="dxa"/>
            <w:tcBorders>
              <w:top w:val="nil"/>
              <w:bottom w:val="nil"/>
            </w:tcBorders>
          </w:tcPr>
          <w:p w14:paraId="069944A5" w14:textId="5A30D2F7" w:rsidR="00EC1D64" w:rsidRDefault="00EC1D64" w:rsidP="00840BBD">
            <w:pPr>
              <w:tabs>
                <w:tab w:val="left" w:pos="360"/>
                <w:tab w:val="left" w:pos="720"/>
                <w:tab w:val="left" w:pos="8640"/>
              </w:tabs>
              <w:spacing w:line="480" w:lineRule="auto"/>
              <w:rPr>
                <w:rFonts w:ascii="Times New Roman" w:hAnsi="Times New Roman" w:cs="Times New Roman"/>
                <w:sz w:val="24"/>
                <w:szCs w:val="24"/>
              </w:rPr>
              <w:pPrChange w:id="734"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cm</w:t>
            </w:r>
          </w:p>
        </w:tc>
      </w:tr>
      <w:tr w:rsidR="00652704" w14:paraId="25495A6F" w14:textId="77777777" w:rsidTr="00EC1D64">
        <w:tc>
          <w:tcPr>
            <w:tcW w:w="6035" w:type="dxa"/>
            <w:tcBorders>
              <w:top w:val="nil"/>
              <w:bottom w:val="single" w:sz="4" w:space="0" w:color="auto"/>
            </w:tcBorders>
          </w:tcPr>
          <w:p w14:paraId="4F7CB3F6" w14:textId="6C2C9A2B" w:rsidR="00652704" w:rsidRDefault="00EC1D64" w:rsidP="00840BBD">
            <w:pPr>
              <w:tabs>
                <w:tab w:val="left" w:pos="360"/>
                <w:tab w:val="left" w:pos="720"/>
                <w:tab w:val="left" w:pos="8640"/>
              </w:tabs>
              <w:spacing w:line="480" w:lineRule="auto"/>
              <w:rPr>
                <w:rFonts w:ascii="Times New Roman" w:hAnsi="Times New Roman" w:cs="Times New Roman"/>
                <w:sz w:val="24"/>
                <w:szCs w:val="24"/>
              </w:rPr>
              <w:pPrChange w:id="735"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w:t>
            </w:r>
            <w:r w:rsidR="00C03A00">
              <w:rPr>
                <w:rFonts w:ascii="Times New Roman" w:hAnsi="Times New Roman" w:cs="Times New Roman"/>
                <w:sz w:val="24"/>
                <w:szCs w:val="24"/>
              </w:rPr>
              <w:t xml:space="preserve"> at time </w:t>
            </w:r>
            <w:r w:rsidR="00C03A00" w:rsidRPr="00C03A00">
              <w:rPr>
                <w:rFonts w:ascii="Times New Roman" w:hAnsi="Times New Roman" w:cs="Times New Roman"/>
                <w:i/>
                <w:sz w:val="24"/>
                <w:szCs w:val="24"/>
              </w:rPr>
              <w:t>t</w:t>
            </w:r>
          </w:p>
        </w:tc>
        <w:tc>
          <w:tcPr>
            <w:tcW w:w="1083" w:type="dxa"/>
            <w:tcBorders>
              <w:top w:val="nil"/>
              <w:bottom w:val="single" w:sz="4" w:space="0" w:color="auto"/>
            </w:tcBorders>
          </w:tcPr>
          <w:p w14:paraId="7E10D4E8" w14:textId="0CA00BCF" w:rsidR="00652704" w:rsidRPr="00302FC2" w:rsidRDefault="00302FC2" w:rsidP="00840BBD">
            <w:pPr>
              <w:tabs>
                <w:tab w:val="left" w:pos="360"/>
                <w:tab w:val="left" w:pos="720"/>
                <w:tab w:val="left" w:pos="8640"/>
              </w:tabs>
              <w:spacing w:line="480" w:lineRule="auto"/>
              <w:jc w:val="center"/>
              <w:rPr>
                <w:rFonts w:ascii="Times New Roman" w:hAnsi="Times New Roman" w:cs="Times New Roman"/>
                <w:i/>
                <w:sz w:val="24"/>
                <w:szCs w:val="24"/>
              </w:rPr>
              <w:pPrChange w:id="736" w:author="JTT" w:date="2015-01-23T16:01:00Z">
                <w:pPr>
                  <w:tabs>
                    <w:tab w:val="left" w:pos="360"/>
                    <w:tab w:val="left" w:pos="720"/>
                    <w:tab w:val="left" w:pos="8640"/>
                  </w:tabs>
                  <w:spacing w:line="480" w:lineRule="auto"/>
                  <w:jc w:val="center"/>
                </w:pPr>
              </w:pPrChange>
            </w:pPr>
            <w:r w:rsidRPr="00302FC2">
              <w:rPr>
                <w:rFonts w:ascii="Times New Roman" w:hAnsi="Times New Roman" w:cs="Times New Roman"/>
                <w:i/>
                <w:sz w:val="24"/>
                <w:szCs w:val="24"/>
              </w:rPr>
              <w:t>Y(t)</w:t>
            </w:r>
          </w:p>
        </w:tc>
        <w:tc>
          <w:tcPr>
            <w:tcW w:w="1070" w:type="dxa"/>
            <w:tcBorders>
              <w:top w:val="nil"/>
              <w:bottom w:val="single" w:sz="4" w:space="0" w:color="auto"/>
            </w:tcBorders>
          </w:tcPr>
          <w:p w14:paraId="66C4C1BD" w14:textId="706D4B0E" w:rsidR="00652704" w:rsidRDefault="00EC1D64" w:rsidP="00840BBD">
            <w:pPr>
              <w:tabs>
                <w:tab w:val="left" w:pos="360"/>
                <w:tab w:val="left" w:pos="720"/>
                <w:tab w:val="left" w:pos="8640"/>
              </w:tabs>
              <w:spacing w:line="480" w:lineRule="auto"/>
              <w:rPr>
                <w:rFonts w:ascii="Times New Roman" w:hAnsi="Times New Roman" w:cs="Times New Roman"/>
                <w:sz w:val="24"/>
                <w:szCs w:val="24"/>
              </w:rPr>
              <w:pPrChange w:id="737"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years</w:t>
            </w:r>
          </w:p>
        </w:tc>
      </w:tr>
      <w:tr w:rsidR="00652704" w14:paraId="57B9F197" w14:textId="77777777" w:rsidTr="0098629A">
        <w:tc>
          <w:tcPr>
            <w:tcW w:w="6035" w:type="dxa"/>
            <w:tcBorders>
              <w:top w:val="single" w:sz="4" w:space="0" w:color="auto"/>
              <w:bottom w:val="single" w:sz="4" w:space="0" w:color="auto"/>
            </w:tcBorders>
          </w:tcPr>
          <w:p w14:paraId="0A1F27F3"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38" w:author="JTT" w:date="2015-01-23T16:01:00Z">
                <w:pPr>
                  <w:tabs>
                    <w:tab w:val="left" w:pos="360"/>
                    <w:tab w:val="left" w:pos="720"/>
                    <w:tab w:val="left" w:pos="8640"/>
                  </w:tabs>
                  <w:spacing w:line="480" w:lineRule="auto"/>
                </w:pPr>
              </w:pPrChange>
            </w:pPr>
            <w:r>
              <w:rPr>
                <w:rFonts w:ascii="Times New Roman" w:hAnsi="Times New Roman" w:cs="Times New Roman"/>
                <w:b/>
                <w:sz w:val="24"/>
                <w:szCs w:val="24"/>
              </w:rPr>
              <w:t>Indices</w:t>
            </w:r>
          </w:p>
        </w:tc>
        <w:tc>
          <w:tcPr>
            <w:tcW w:w="1083" w:type="dxa"/>
            <w:tcBorders>
              <w:top w:val="single" w:sz="4" w:space="0" w:color="auto"/>
              <w:bottom w:val="single" w:sz="4" w:space="0" w:color="auto"/>
            </w:tcBorders>
          </w:tcPr>
          <w:p w14:paraId="684C3DA9"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39"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Symbol</w:t>
            </w:r>
          </w:p>
        </w:tc>
        <w:tc>
          <w:tcPr>
            <w:tcW w:w="1070" w:type="dxa"/>
            <w:tcBorders>
              <w:top w:val="single" w:sz="4" w:space="0" w:color="auto"/>
              <w:bottom w:val="single" w:sz="4" w:space="0" w:color="auto"/>
            </w:tcBorders>
          </w:tcPr>
          <w:p w14:paraId="4FE678ED" w14:textId="77777777" w:rsidR="00652704" w:rsidRPr="00652704" w:rsidRDefault="00652704" w:rsidP="00840BBD">
            <w:pPr>
              <w:tabs>
                <w:tab w:val="left" w:pos="360"/>
                <w:tab w:val="left" w:pos="720"/>
                <w:tab w:val="left" w:pos="8640"/>
              </w:tabs>
              <w:spacing w:line="480" w:lineRule="auto"/>
              <w:rPr>
                <w:rFonts w:ascii="Times New Roman" w:hAnsi="Times New Roman" w:cs="Times New Roman"/>
                <w:b/>
                <w:sz w:val="24"/>
                <w:szCs w:val="24"/>
              </w:rPr>
              <w:pPrChange w:id="740" w:author="JTT" w:date="2015-01-23T16:01:00Z">
                <w:pPr>
                  <w:tabs>
                    <w:tab w:val="left" w:pos="360"/>
                    <w:tab w:val="left" w:pos="720"/>
                    <w:tab w:val="left" w:pos="8640"/>
                  </w:tabs>
                  <w:spacing w:line="480" w:lineRule="auto"/>
                </w:pPr>
              </w:pPrChange>
            </w:pPr>
            <w:r w:rsidRPr="00652704">
              <w:rPr>
                <w:rFonts w:ascii="Times New Roman" w:hAnsi="Times New Roman" w:cs="Times New Roman"/>
                <w:b/>
                <w:sz w:val="24"/>
                <w:szCs w:val="24"/>
              </w:rPr>
              <w:t>Units</w:t>
            </w:r>
          </w:p>
        </w:tc>
      </w:tr>
      <w:tr w:rsidR="00652704" w14:paraId="46A8DC3C" w14:textId="77777777" w:rsidTr="0098629A">
        <w:tc>
          <w:tcPr>
            <w:tcW w:w="6035" w:type="dxa"/>
            <w:tcBorders>
              <w:top w:val="single" w:sz="4" w:space="0" w:color="auto"/>
            </w:tcBorders>
          </w:tcPr>
          <w:p w14:paraId="1376115D"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41"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Individual</w:t>
            </w:r>
          </w:p>
        </w:tc>
        <w:tc>
          <w:tcPr>
            <w:tcW w:w="1083" w:type="dxa"/>
            <w:tcBorders>
              <w:top w:val="single" w:sz="4" w:space="0" w:color="auto"/>
            </w:tcBorders>
          </w:tcPr>
          <w:p w14:paraId="3384D8A7" w14:textId="6F9F5947" w:rsidR="00652704" w:rsidRPr="00613C92" w:rsidRDefault="00613C92" w:rsidP="00840BBD">
            <w:pPr>
              <w:tabs>
                <w:tab w:val="left" w:pos="360"/>
                <w:tab w:val="left" w:pos="720"/>
                <w:tab w:val="left" w:pos="8640"/>
              </w:tabs>
              <w:spacing w:line="480" w:lineRule="auto"/>
              <w:jc w:val="center"/>
              <w:rPr>
                <w:rFonts w:ascii="Times New Roman" w:hAnsi="Times New Roman" w:cs="Times New Roman"/>
                <w:i/>
                <w:sz w:val="24"/>
                <w:szCs w:val="24"/>
              </w:rPr>
              <w:pPrChange w:id="742" w:author="JTT" w:date="2015-01-23T16:01:00Z">
                <w:pPr>
                  <w:tabs>
                    <w:tab w:val="left" w:pos="360"/>
                    <w:tab w:val="left" w:pos="720"/>
                    <w:tab w:val="left" w:pos="8640"/>
                  </w:tabs>
                  <w:spacing w:line="480" w:lineRule="auto"/>
                  <w:jc w:val="center"/>
                </w:pPr>
              </w:pPrChange>
            </w:pPr>
            <w:r w:rsidRPr="00613C92">
              <w:rPr>
                <w:rFonts w:ascii="Times New Roman" w:hAnsi="Times New Roman" w:cs="Times New Roman"/>
                <w:i/>
                <w:sz w:val="24"/>
                <w:szCs w:val="24"/>
              </w:rPr>
              <w:t>i</w:t>
            </w:r>
          </w:p>
        </w:tc>
        <w:tc>
          <w:tcPr>
            <w:tcW w:w="1070" w:type="dxa"/>
            <w:tcBorders>
              <w:top w:val="single" w:sz="4" w:space="0" w:color="auto"/>
            </w:tcBorders>
          </w:tcPr>
          <w:p w14:paraId="0A785D88"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43"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t>
            </w:r>
          </w:p>
        </w:tc>
      </w:tr>
      <w:tr w:rsidR="00652704" w14:paraId="0CE4E03E" w14:textId="77777777" w:rsidTr="0098629A">
        <w:tc>
          <w:tcPr>
            <w:tcW w:w="6035" w:type="dxa"/>
          </w:tcPr>
          <w:p w14:paraId="5715BB9E"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44"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Time</w:t>
            </w:r>
          </w:p>
        </w:tc>
        <w:tc>
          <w:tcPr>
            <w:tcW w:w="1083" w:type="dxa"/>
          </w:tcPr>
          <w:p w14:paraId="77CB83B9" w14:textId="7C223833" w:rsidR="00652704" w:rsidRPr="00613C92" w:rsidRDefault="00613C92" w:rsidP="00840BBD">
            <w:pPr>
              <w:tabs>
                <w:tab w:val="left" w:pos="360"/>
                <w:tab w:val="left" w:pos="720"/>
                <w:tab w:val="left" w:pos="8640"/>
              </w:tabs>
              <w:spacing w:line="480" w:lineRule="auto"/>
              <w:jc w:val="center"/>
              <w:rPr>
                <w:rFonts w:ascii="Times New Roman" w:hAnsi="Times New Roman" w:cs="Times New Roman"/>
                <w:i/>
                <w:sz w:val="24"/>
                <w:szCs w:val="24"/>
              </w:rPr>
              <w:pPrChange w:id="745" w:author="JTT" w:date="2015-01-23T16:01:00Z">
                <w:pPr>
                  <w:tabs>
                    <w:tab w:val="left" w:pos="360"/>
                    <w:tab w:val="left" w:pos="720"/>
                    <w:tab w:val="left" w:pos="8640"/>
                  </w:tabs>
                  <w:spacing w:line="480" w:lineRule="auto"/>
                  <w:jc w:val="center"/>
                </w:pPr>
              </w:pPrChange>
            </w:pPr>
            <w:r w:rsidRPr="00613C92">
              <w:rPr>
                <w:rFonts w:ascii="Times New Roman" w:hAnsi="Times New Roman" w:cs="Times New Roman"/>
                <w:i/>
                <w:sz w:val="24"/>
                <w:szCs w:val="24"/>
              </w:rPr>
              <w:t>t</w:t>
            </w:r>
          </w:p>
        </w:tc>
        <w:tc>
          <w:tcPr>
            <w:tcW w:w="1070" w:type="dxa"/>
          </w:tcPr>
          <w:p w14:paraId="55893C8D" w14:textId="387F6763" w:rsidR="00652704" w:rsidRDefault="0098629A" w:rsidP="00840BBD">
            <w:pPr>
              <w:tabs>
                <w:tab w:val="left" w:pos="360"/>
                <w:tab w:val="left" w:pos="720"/>
                <w:tab w:val="left" w:pos="8640"/>
              </w:tabs>
              <w:spacing w:line="480" w:lineRule="auto"/>
              <w:rPr>
                <w:rFonts w:ascii="Times New Roman" w:hAnsi="Times New Roman" w:cs="Times New Roman"/>
                <w:sz w:val="24"/>
                <w:szCs w:val="24"/>
              </w:rPr>
              <w:pPrChange w:id="746"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weeks</w:t>
            </w:r>
          </w:p>
        </w:tc>
      </w:tr>
      <w:tr w:rsidR="00652704" w14:paraId="504CEEBE" w14:textId="77777777" w:rsidTr="0098629A">
        <w:tc>
          <w:tcPr>
            <w:tcW w:w="6035" w:type="dxa"/>
          </w:tcPr>
          <w:p w14:paraId="437B5708"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47"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lastRenderedPageBreak/>
              <w:t>Sex</w:t>
            </w:r>
          </w:p>
        </w:tc>
        <w:tc>
          <w:tcPr>
            <w:tcW w:w="1083" w:type="dxa"/>
          </w:tcPr>
          <w:p w14:paraId="6DC6A3B2" w14:textId="7DD02F9B" w:rsidR="00652704" w:rsidRPr="00613C92" w:rsidRDefault="00613C92" w:rsidP="00840BBD">
            <w:pPr>
              <w:tabs>
                <w:tab w:val="left" w:pos="360"/>
                <w:tab w:val="left" w:pos="720"/>
                <w:tab w:val="left" w:pos="8640"/>
              </w:tabs>
              <w:spacing w:line="480" w:lineRule="auto"/>
              <w:jc w:val="center"/>
              <w:rPr>
                <w:rFonts w:ascii="Times New Roman" w:eastAsia="SimSun" w:hAnsi="Times New Roman" w:cs="Times New Roman"/>
                <w:i/>
                <w:sz w:val="24"/>
                <w:szCs w:val="24"/>
              </w:rPr>
              <w:pPrChange w:id="748" w:author="JTT" w:date="2015-01-23T16:01:00Z">
                <w:pPr>
                  <w:tabs>
                    <w:tab w:val="left" w:pos="360"/>
                    <w:tab w:val="left" w:pos="720"/>
                    <w:tab w:val="left" w:pos="8640"/>
                  </w:tabs>
                  <w:spacing w:line="480" w:lineRule="auto"/>
                  <w:jc w:val="center"/>
                </w:pPr>
              </w:pPrChange>
            </w:pPr>
            <w:r w:rsidRPr="00613C92">
              <w:rPr>
                <w:rFonts w:ascii="Times New Roman" w:eastAsia="SimSun" w:hAnsi="Times New Roman" w:cs="Times New Roman"/>
                <w:i/>
                <w:sz w:val="24"/>
                <w:szCs w:val="24"/>
              </w:rPr>
              <w:t>s</w:t>
            </w:r>
          </w:p>
        </w:tc>
        <w:tc>
          <w:tcPr>
            <w:tcW w:w="1070" w:type="dxa"/>
          </w:tcPr>
          <w:p w14:paraId="7882E30A" w14:textId="77777777" w:rsidR="00652704" w:rsidRDefault="00652704" w:rsidP="00840BBD">
            <w:pPr>
              <w:tabs>
                <w:tab w:val="left" w:pos="360"/>
                <w:tab w:val="left" w:pos="720"/>
                <w:tab w:val="left" w:pos="8640"/>
              </w:tabs>
              <w:spacing w:line="480" w:lineRule="auto"/>
              <w:rPr>
                <w:rFonts w:ascii="Times New Roman" w:hAnsi="Times New Roman" w:cs="Times New Roman"/>
                <w:sz w:val="24"/>
                <w:szCs w:val="24"/>
              </w:rPr>
              <w:pPrChange w:id="74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w:t>
            </w:r>
          </w:p>
        </w:tc>
      </w:tr>
      <w:tr w:rsidR="00652704" w14:paraId="33AB61C3" w14:textId="77777777" w:rsidTr="0098629A">
        <w:tc>
          <w:tcPr>
            <w:tcW w:w="6035" w:type="dxa"/>
          </w:tcPr>
          <w:p w14:paraId="326FCF75" w14:textId="4909C3BC" w:rsidR="00652704" w:rsidRDefault="008A4362" w:rsidP="00840BBD">
            <w:pPr>
              <w:tabs>
                <w:tab w:val="left" w:pos="360"/>
                <w:tab w:val="left" w:pos="720"/>
                <w:tab w:val="left" w:pos="8640"/>
              </w:tabs>
              <w:spacing w:line="480" w:lineRule="auto"/>
              <w:rPr>
                <w:rFonts w:ascii="Times New Roman" w:hAnsi="Times New Roman" w:cs="Times New Roman"/>
                <w:sz w:val="24"/>
                <w:szCs w:val="24"/>
              </w:rPr>
              <w:pPrChange w:id="75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w:t>
            </w:r>
          </w:p>
        </w:tc>
        <w:tc>
          <w:tcPr>
            <w:tcW w:w="1083" w:type="dxa"/>
          </w:tcPr>
          <w:p w14:paraId="06768C95" w14:textId="008D7C72" w:rsidR="00652704" w:rsidRPr="008A4362" w:rsidRDefault="00CD5D58" w:rsidP="00840BBD">
            <w:pPr>
              <w:tabs>
                <w:tab w:val="left" w:pos="360"/>
                <w:tab w:val="left" w:pos="720"/>
                <w:tab w:val="left" w:pos="8640"/>
              </w:tabs>
              <w:spacing w:line="480" w:lineRule="auto"/>
              <w:jc w:val="center"/>
              <w:rPr>
                <w:rFonts w:ascii="Times New Roman" w:eastAsia="SimSun" w:hAnsi="Times New Roman" w:cs="Times New Roman"/>
                <w:i/>
                <w:sz w:val="24"/>
                <w:szCs w:val="24"/>
              </w:rPr>
              <w:pPrChange w:id="751" w:author="JTT" w:date="2015-01-23T16:01:00Z">
                <w:pPr>
                  <w:tabs>
                    <w:tab w:val="left" w:pos="360"/>
                    <w:tab w:val="left" w:pos="720"/>
                    <w:tab w:val="left" w:pos="8640"/>
                  </w:tabs>
                  <w:spacing w:line="480" w:lineRule="auto"/>
                  <w:jc w:val="center"/>
                </w:pPr>
              </w:pPrChange>
            </w:pPr>
            <w:r>
              <w:rPr>
                <w:rFonts w:ascii="Times New Roman" w:eastAsia="SimSun" w:hAnsi="Times New Roman" w:cs="Times New Roman"/>
                <w:i/>
                <w:sz w:val="24"/>
                <w:szCs w:val="24"/>
              </w:rPr>
              <w:t>y</w:t>
            </w:r>
          </w:p>
        </w:tc>
        <w:tc>
          <w:tcPr>
            <w:tcW w:w="1070" w:type="dxa"/>
          </w:tcPr>
          <w:p w14:paraId="0CFBD1C6" w14:textId="493B895F" w:rsidR="00652704" w:rsidRDefault="00075C75" w:rsidP="00840BBD">
            <w:pPr>
              <w:tabs>
                <w:tab w:val="left" w:pos="360"/>
                <w:tab w:val="left" w:pos="720"/>
                <w:tab w:val="left" w:pos="8640"/>
              </w:tabs>
              <w:spacing w:line="480" w:lineRule="auto"/>
              <w:rPr>
                <w:rFonts w:ascii="Times New Roman" w:hAnsi="Times New Roman" w:cs="Times New Roman"/>
                <w:sz w:val="24"/>
                <w:szCs w:val="24"/>
              </w:rPr>
              <w:pPrChange w:id="75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years</w:t>
            </w:r>
          </w:p>
        </w:tc>
      </w:tr>
    </w:tbl>
    <w:p w14:paraId="50D23E98" w14:textId="77777777" w:rsidR="00D27F19" w:rsidRDefault="00D27F19" w:rsidP="00840BBD">
      <w:pPr>
        <w:spacing w:line="480" w:lineRule="auto"/>
        <w:rPr>
          <w:rFonts w:ascii="Times New Roman" w:hAnsi="Times New Roman" w:cs="Times New Roman"/>
          <w:sz w:val="24"/>
          <w:szCs w:val="24"/>
        </w:rPr>
        <w:pPrChange w:id="753" w:author="JTT" w:date="2015-01-23T16:01:00Z">
          <w:pPr/>
        </w:pPrChange>
      </w:pPr>
      <w:r>
        <w:rPr>
          <w:rFonts w:ascii="Times New Roman" w:hAnsi="Times New Roman" w:cs="Times New Roman"/>
          <w:sz w:val="24"/>
          <w:szCs w:val="24"/>
        </w:rPr>
        <w:br w:type="page"/>
      </w:r>
    </w:p>
    <w:p w14:paraId="2CB8355F" w14:textId="6B090E2F" w:rsidR="00D27F19" w:rsidRDefault="00D27F19" w:rsidP="00840BBD">
      <w:pPr>
        <w:spacing w:line="480" w:lineRule="auto"/>
        <w:rPr>
          <w:rFonts w:ascii="Times New Roman" w:hAnsi="Times New Roman" w:cs="Times New Roman"/>
          <w:sz w:val="24"/>
          <w:szCs w:val="24"/>
        </w:rPr>
        <w:pPrChange w:id="754" w:author="JTT" w:date="2015-01-23T16:01:00Z">
          <w:pPr/>
        </w:pPrChange>
      </w:pPr>
      <w:r>
        <w:rPr>
          <w:rFonts w:ascii="Times New Roman" w:hAnsi="Times New Roman" w:cs="Times New Roman"/>
          <w:sz w:val="24"/>
          <w:szCs w:val="24"/>
        </w:rPr>
        <w:lastRenderedPageBreak/>
        <w:t xml:space="preserve">Table 2 – List of simulation </w:t>
      </w:r>
      <w:r w:rsidR="00CF1B2A">
        <w:rPr>
          <w:rFonts w:ascii="Times New Roman" w:hAnsi="Times New Roman" w:cs="Times New Roman"/>
          <w:sz w:val="24"/>
          <w:szCs w:val="24"/>
        </w:rPr>
        <w:t>results</w:t>
      </w:r>
      <w:r>
        <w:rPr>
          <w:rFonts w:ascii="Times New Roman" w:hAnsi="Times New Roman" w:cs="Times New Roman"/>
          <w:sz w:val="24"/>
          <w:szCs w:val="24"/>
        </w:rPr>
        <w:t>.</w:t>
      </w:r>
    </w:p>
    <w:tbl>
      <w:tblPr>
        <w:tblStyle w:val="TableGrid"/>
        <w:tblW w:w="9448" w:type="dxa"/>
        <w:tblLook w:val="04A0" w:firstRow="1" w:lastRow="0" w:firstColumn="1" w:lastColumn="0" w:noHBand="0" w:noVBand="1"/>
      </w:tblPr>
      <w:tblGrid>
        <w:gridCol w:w="1849"/>
        <w:gridCol w:w="951"/>
        <w:gridCol w:w="950"/>
        <w:gridCol w:w="948"/>
        <w:gridCol w:w="957"/>
        <w:gridCol w:w="952"/>
        <w:gridCol w:w="947"/>
        <w:gridCol w:w="947"/>
        <w:gridCol w:w="947"/>
      </w:tblGrid>
      <w:tr w:rsidR="00D27F19" w14:paraId="41E35258" w14:textId="77777777" w:rsidTr="00DA192C">
        <w:tc>
          <w:tcPr>
            <w:tcW w:w="1849" w:type="dxa"/>
          </w:tcPr>
          <w:p w14:paraId="31E4436C"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55"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Random effects</w:t>
            </w:r>
          </w:p>
        </w:tc>
        <w:tc>
          <w:tcPr>
            <w:tcW w:w="951" w:type="dxa"/>
          </w:tcPr>
          <w:p w14:paraId="1CFB4BC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56"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pdH</w:t>
            </w:r>
          </w:p>
        </w:tc>
        <w:tc>
          <w:tcPr>
            <w:tcW w:w="950" w:type="dxa"/>
          </w:tcPr>
          <w:p w14:paraId="6F968D9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57"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L0</w:t>
            </w:r>
          </w:p>
        </w:tc>
        <w:tc>
          <w:tcPr>
            <w:tcW w:w="948" w:type="dxa"/>
          </w:tcPr>
          <w:p w14:paraId="7DC3EA6B"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58"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k</w:t>
            </w:r>
          </w:p>
        </w:tc>
        <w:tc>
          <w:tcPr>
            <w:tcW w:w="957" w:type="dxa"/>
          </w:tcPr>
          <w:p w14:paraId="60050D2B"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59"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gamma</w:t>
            </w:r>
          </w:p>
        </w:tc>
        <w:tc>
          <w:tcPr>
            <w:tcW w:w="952" w:type="dxa"/>
          </w:tcPr>
          <w:p w14:paraId="3CD7260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Sd obs</w:t>
            </w:r>
          </w:p>
        </w:tc>
        <w:tc>
          <w:tcPr>
            <w:tcW w:w="947" w:type="dxa"/>
          </w:tcPr>
          <w:p w14:paraId="24DABA9A"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1" w:author="JTT" w:date="2015-01-23T16:01:00Z">
                <w:pPr>
                  <w:tabs>
                    <w:tab w:val="left" w:pos="360"/>
                    <w:tab w:val="left" w:pos="720"/>
                    <w:tab w:val="left" w:pos="8640"/>
                  </w:tabs>
                  <w:spacing w:line="480" w:lineRule="auto"/>
                </w:pPr>
              </w:pPrChange>
            </w:pPr>
          </w:p>
        </w:tc>
        <w:tc>
          <w:tcPr>
            <w:tcW w:w="947" w:type="dxa"/>
          </w:tcPr>
          <w:p w14:paraId="76357A89"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2" w:author="JTT" w:date="2015-01-23T16:01:00Z">
                <w:pPr>
                  <w:tabs>
                    <w:tab w:val="left" w:pos="360"/>
                    <w:tab w:val="left" w:pos="720"/>
                    <w:tab w:val="left" w:pos="8640"/>
                  </w:tabs>
                  <w:spacing w:line="480" w:lineRule="auto"/>
                </w:pPr>
              </w:pPrChange>
            </w:pPr>
          </w:p>
        </w:tc>
        <w:tc>
          <w:tcPr>
            <w:tcW w:w="947" w:type="dxa"/>
          </w:tcPr>
          <w:p w14:paraId="7CAADCB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3" w:author="JTT" w:date="2015-01-23T16:01:00Z">
                <w:pPr>
                  <w:tabs>
                    <w:tab w:val="left" w:pos="360"/>
                    <w:tab w:val="left" w:pos="720"/>
                    <w:tab w:val="left" w:pos="8640"/>
                  </w:tabs>
                  <w:spacing w:line="480" w:lineRule="auto"/>
                </w:pPr>
              </w:pPrChange>
            </w:pPr>
          </w:p>
        </w:tc>
      </w:tr>
      <w:tr w:rsidR="00D27F19" w14:paraId="59BE0C8D" w14:textId="77777777" w:rsidTr="00DA192C">
        <w:tc>
          <w:tcPr>
            <w:tcW w:w="1849" w:type="dxa"/>
          </w:tcPr>
          <w:p w14:paraId="48DAD46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4" w:author="JTT" w:date="2015-01-23T16:01:00Z">
                <w:pPr>
                  <w:tabs>
                    <w:tab w:val="left" w:pos="360"/>
                    <w:tab w:val="left" w:pos="720"/>
                    <w:tab w:val="left" w:pos="8640"/>
                  </w:tabs>
                  <w:spacing w:line="480" w:lineRule="auto"/>
                </w:pPr>
              </w:pPrChange>
            </w:pPr>
          </w:p>
        </w:tc>
        <w:tc>
          <w:tcPr>
            <w:tcW w:w="951" w:type="dxa"/>
          </w:tcPr>
          <w:p w14:paraId="0E137CD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5" w:author="JTT" w:date="2015-01-23T16:01:00Z">
                <w:pPr>
                  <w:tabs>
                    <w:tab w:val="left" w:pos="360"/>
                    <w:tab w:val="left" w:pos="720"/>
                    <w:tab w:val="left" w:pos="8640"/>
                  </w:tabs>
                  <w:spacing w:line="480" w:lineRule="auto"/>
                </w:pPr>
              </w:pPrChange>
            </w:pPr>
          </w:p>
        </w:tc>
        <w:tc>
          <w:tcPr>
            <w:tcW w:w="950" w:type="dxa"/>
          </w:tcPr>
          <w:p w14:paraId="1CA8FC8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6" w:author="JTT" w:date="2015-01-23T16:01:00Z">
                <w:pPr>
                  <w:tabs>
                    <w:tab w:val="left" w:pos="360"/>
                    <w:tab w:val="left" w:pos="720"/>
                    <w:tab w:val="left" w:pos="8640"/>
                  </w:tabs>
                  <w:spacing w:line="480" w:lineRule="auto"/>
                </w:pPr>
              </w:pPrChange>
            </w:pPr>
          </w:p>
        </w:tc>
        <w:tc>
          <w:tcPr>
            <w:tcW w:w="948" w:type="dxa"/>
          </w:tcPr>
          <w:p w14:paraId="19EC984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7" w:author="JTT" w:date="2015-01-23T16:01:00Z">
                <w:pPr>
                  <w:tabs>
                    <w:tab w:val="left" w:pos="360"/>
                    <w:tab w:val="left" w:pos="720"/>
                    <w:tab w:val="left" w:pos="8640"/>
                  </w:tabs>
                  <w:spacing w:line="480" w:lineRule="auto"/>
                </w:pPr>
              </w:pPrChange>
            </w:pPr>
          </w:p>
        </w:tc>
        <w:tc>
          <w:tcPr>
            <w:tcW w:w="957" w:type="dxa"/>
          </w:tcPr>
          <w:p w14:paraId="249A3EA6"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8" w:author="JTT" w:date="2015-01-23T16:01:00Z">
                <w:pPr>
                  <w:tabs>
                    <w:tab w:val="left" w:pos="360"/>
                    <w:tab w:val="left" w:pos="720"/>
                    <w:tab w:val="left" w:pos="8640"/>
                  </w:tabs>
                  <w:spacing w:line="480" w:lineRule="auto"/>
                </w:pPr>
              </w:pPrChange>
            </w:pPr>
          </w:p>
        </w:tc>
        <w:tc>
          <w:tcPr>
            <w:tcW w:w="952" w:type="dxa"/>
          </w:tcPr>
          <w:p w14:paraId="4C6226E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69" w:author="JTT" w:date="2015-01-23T16:01:00Z">
                <w:pPr>
                  <w:tabs>
                    <w:tab w:val="left" w:pos="360"/>
                    <w:tab w:val="left" w:pos="720"/>
                    <w:tab w:val="left" w:pos="8640"/>
                  </w:tabs>
                  <w:spacing w:line="480" w:lineRule="auto"/>
                </w:pPr>
              </w:pPrChange>
            </w:pPr>
          </w:p>
        </w:tc>
        <w:tc>
          <w:tcPr>
            <w:tcW w:w="947" w:type="dxa"/>
          </w:tcPr>
          <w:p w14:paraId="6C7AE8B2"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0" w:author="JTT" w:date="2015-01-23T16:01:00Z">
                <w:pPr>
                  <w:tabs>
                    <w:tab w:val="left" w:pos="360"/>
                    <w:tab w:val="left" w:pos="720"/>
                    <w:tab w:val="left" w:pos="8640"/>
                  </w:tabs>
                  <w:spacing w:line="480" w:lineRule="auto"/>
                </w:pPr>
              </w:pPrChange>
            </w:pPr>
          </w:p>
        </w:tc>
        <w:tc>
          <w:tcPr>
            <w:tcW w:w="947" w:type="dxa"/>
          </w:tcPr>
          <w:p w14:paraId="423DD5C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1" w:author="JTT" w:date="2015-01-23T16:01:00Z">
                <w:pPr>
                  <w:tabs>
                    <w:tab w:val="left" w:pos="360"/>
                    <w:tab w:val="left" w:pos="720"/>
                    <w:tab w:val="left" w:pos="8640"/>
                  </w:tabs>
                  <w:spacing w:line="480" w:lineRule="auto"/>
                </w:pPr>
              </w:pPrChange>
            </w:pPr>
          </w:p>
        </w:tc>
        <w:tc>
          <w:tcPr>
            <w:tcW w:w="947" w:type="dxa"/>
          </w:tcPr>
          <w:p w14:paraId="593ECFFD"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2" w:author="JTT" w:date="2015-01-23T16:01:00Z">
                <w:pPr>
                  <w:tabs>
                    <w:tab w:val="left" w:pos="360"/>
                    <w:tab w:val="left" w:pos="720"/>
                    <w:tab w:val="left" w:pos="8640"/>
                  </w:tabs>
                  <w:spacing w:line="480" w:lineRule="auto"/>
                </w:pPr>
              </w:pPrChange>
            </w:pPr>
          </w:p>
        </w:tc>
      </w:tr>
      <w:tr w:rsidR="00D27F19" w14:paraId="4E23EC60" w14:textId="77777777" w:rsidTr="00DA192C">
        <w:tc>
          <w:tcPr>
            <w:tcW w:w="1849" w:type="dxa"/>
          </w:tcPr>
          <w:p w14:paraId="6AF46FC9"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3"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None</w:t>
            </w:r>
          </w:p>
        </w:tc>
        <w:tc>
          <w:tcPr>
            <w:tcW w:w="951" w:type="dxa"/>
          </w:tcPr>
          <w:p w14:paraId="3E7167CF"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4" w:author="JTT" w:date="2015-01-23T16:01:00Z">
                <w:pPr>
                  <w:tabs>
                    <w:tab w:val="left" w:pos="360"/>
                    <w:tab w:val="left" w:pos="720"/>
                    <w:tab w:val="left" w:pos="8640"/>
                  </w:tabs>
                  <w:spacing w:line="480" w:lineRule="auto"/>
                </w:pPr>
              </w:pPrChange>
            </w:pPr>
          </w:p>
        </w:tc>
        <w:tc>
          <w:tcPr>
            <w:tcW w:w="950" w:type="dxa"/>
          </w:tcPr>
          <w:p w14:paraId="1FA8385C"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5" w:author="JTT" w:date="2015-01-23T16:01:00Z">
                <w:pPr>
                  <w:tabs>
                    <w:tab w:val="left" w:pos="360"/>
                    <w:tab w:val="left" w:pos="720"/>
                    <w:tab w:val="left" w:pos="8640"/>
                  </w:tabs>
                  <w:spacing w:line="480" w:lineRule="auto"/>
                </w:pPr>
              </w:pPrChange>
            </w:pPr>
          </w:p>
        </w:tc>
        <w:tc>
          <w:tcPr>
            <w:tcW w:w="948" w:type="dxa"/>
          </w:tcPr>
          <w:p w14:paraId="1386D1D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6" w:author="JTT" w:date="2015-01-23T16:01:00Z">
                <w:pPr>
                  <w:tabs>
                    <w:tab w:val="left" w:pos="360"/>
                    <w:tab w:val="left" w:pos="720"/>
                    <w:tab w:val="left" w:pos="8640"/>
                  </w:tabs>
                  <w:spacing w:line="480" w:lineRule="auto"/>
                </w:pPr>
              </w:pPrChange>
            </w:pPr>
          </w:p>
        </w:tc>
        <w:tc>
          <w:tcPr>
            <w:tcW w:w="957" w:type="dxa"/>
          </w:tcPr>
          <w:p w14:paraId="362C728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7" w:author="JTT" w:date="2015-01-23T16:01:00Z">
                <w:pPr>
                  <w:tabs>
                    <w:tab w:val="left" w:pos="360"/>
                    <w:tab w:val="left" w:pos="720"/>
                    <w:tab w:val="left" w:pos="8640"/>
                  </w:tabs>
                  <w:spacing w:line="480" w:lineRule="auto"/>
                </w:pPr>
              </w:pPrChange>
            </w:pPr>
          </w:p>
        </w:tc>
        <w:tc>
          <w:tcPr>
            <w:tcW w:w="952" w:type="dxa"/>
          </w:tcPr>
          <w:p w14:paraId="62328DF1"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8" w:author="JTT" w:date="2015-01-23T16:01:00Z">
                <w:pPr>
                  <w:tabs>
                    <w:tab w:val="left" w:pos="360"/>
                    <w:tab w:val="left" w:pos="720"/>
                    <w:tab w:val="left" w:pos="8640"/>
                  </w:tabs>
                  <w:spacing w:line="480" w:lineRule="auto"/>
                </w:pPr>
              </w:pPrChange>
            </w:pPr>
          </w:p>
        </w:tc>
        <w:tc>
          <w:tcPr>
            <w:tcW w:w="947" w:type="dxa"/>
          </w:tcPr>
          <w:p w14:paraId="487C3BC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79" w:author="JTT" w:date="2015-01-23T16:01:00Z">
                <w:pPr>
                  <w:tabs>
                    <w:tab w:val="left" w:pos="360"/>
                    <w:tab w:val="left" w:pos="720"/>
                    <w:tab w:val="left" w:pos="8640"/>
                  </w:tabs>
                  <w:spacing w:line="480" w:lineRule="auto"/>
                </w:pPr>
              </w:pPrChange>
            </w:pPr>
          </w:p>
        </w:tc>
        <w:tc>
          <w:tcPr>
            <w:tcW w:w="947" w:type="dxa"/>
          </w:tcPr>
          <w:p w14:paraId="610E2A5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0" w:author="JTT" w:date="2015-01-23T16:01:00Z">
                <w:pPr>
                  <w:tabs>
                    <w:tab w:val="left" w:pos="360"/>
                    <w:tab w:val="left" w:pos="720"/>
                    <w:tab w:val="left" w:pos="8640"/>
                  </w:tabs>
                  <w:spacing w:line="480" w:lineRule="auto"/>
                </w:pPr>
              </w:pPrChange>
            </w:pPr>
          </w:p>
        </w:tc>
        <w:tc>
          <w:tcPr>
            <w:tcW w:w="947" w:type="dxa"/>
          </w:tcPr>
          <w:p w14:paraId="777B3EC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1" w:author="JTT" w:date="2015-01-23T16:01:00Z">
                <w:pPr>
                  <w:tabs>
                    <w:tab w:val="left" w:pos="360"/>
                    <w:tab w:val="left" w:pos="720"/>
                    <w:tab w:val="left" w:pos="8640"/>
                  </w:tabs>
                  <w:spacing w:line="480" w:lineRule="auto"/>
                </w:pPr>
              </w:pPrChange>
            </w:pPr>
          </w:p>
        </w:tc>
      </w:tr>
      <w:tr w:rsidR="00D27F19" w14:paraId="429D1017" w14:textId="77777777" w:rsidTr="00DA192C">
        <w:tc>
          <w:tcPr>
            <w:tcW w:w="1849" w:type="dxa"/>
          </w:tcPr>
          <w:p w14:paraId="532FEC6D"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2"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k</w:t>
            </w:r>
          </w:p>
        </w:tc>
        <w:tc>
          <w:tcPr>
            <w:tcW w:w="951" w:type="dxa"/>
          </w:tcPr>
          <w:p w14:paraId="708DEB5C"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3" w:author="JTT" w:date="2015-01-23T16:01:00Z">
                <w:pPr>
                  <w:tabs>
                    <w:tab w:val="left" w:pos="360"/>
                    <w:tab w:val="left" w:pos="720"/>
                    <w:tab w:val="left" w:pos="8640"/>
                  </w:tabs>
                  <w:spacing w:line="480" w:lineRule="auto"/>
                </w:pPr>
              </w:pPrChange>
            </w:pPr>
          </w:p>
        </w:tc>
        <w:tc>
          <w:tcPr>
            <w:tcW w:w="950" w:type="dxa"/>
          </w:tcPr>
          <w:p w14:paraId="0F8B197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4" w:author="JTT" w:date="2015-01-23T16:01:00Z">
                <w:pPr>
                  <w:tabs>
                    <w:tab w:val="left" w:pos="360"/>
                    <w:tab w:val="left" w:pos="720"/>
                    <w:tab w:val="left" w:pos="8640"/>
                  </w:tabs>
                  <w:spacing w:line="480" w:lineRule="auto"/>
                </w:pPr>
              </w:pPrChange>
            </w:pPr>
          </w:p>
        </w:tc>
        <w:tc>
          <w:tcPr>
            <w:tcW w:w="948" w:type="dxa"/>
          </w:tcPr>
          <w:p w14:paraId="665DADF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5" w:author="JTT" w:date="2015-01-23T16:01:00Z">
                <w:pPr>
                  <w:tabs>
                    <w:tab w:val="left" w:pos="360"/>
                    <w:tab w:val="left" w:pos="720"/>
                    <w:tab w:val="left" w:pos="8640"/>
                  </w:tabs>
                  <w:spacing w:line="480" w:lineRule="auto"/>
                </w:pPr>
              </w:pPrChange>
            </w:pPr>
          </w:p>
        </w:tc>
        <w:tc>
          <w:tcPr>
            <w:tcW w:w="957" w:type="dxa"/>
          </w:tcPr>
          <w:p w14:paraId="32E8E47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6" w:author="JTT" w:date="2015-01-23T16:01:00Z">
                <w:pPr>
                  <w:tabs>
                    <w:tab w:val="left" w:pos="360"/>
                    <w:tab w:val="left" w:pos="720"/>
                    <w:tab w:val="left" w:pos="8640"/>
                  </w:tabs>
                  <w:spacing w:line="480" w:lineRule="auto"/>
                </w:pPr>
              </w:pPrChange>
            </w:pPr>
          </w:p>
        </w:tc>
        <w:tc>
          <w:tcPr>
            <w:tcW w:w="952" w:type="dxa"/>
          </w:tcPr>
          <w:p w14:paraId="2B9127A9"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7" w:author="JTT" w:date="2015-01-23T16:01:00Z">
                <w:pPr>
                  <w:tabs>
                    <w:tab w:val="left" w:pos="360"/>
                    <w:tab w:val="left" w:pos="720"/>
                    <w:tab w:val="left" w:pos="8640"/>
                  </w:tabs>
                  <w:spacing w:line="480" w:lineRule="auto"/>
                </w:pPr>
              </w:pPrChange>
            </w:pPr>
          </w:p>
        </w:tc>
        <w:tc>
          <w:tcPr>
            <w:tcW w:w="947" w:type="dxa"/>
          </w:tcPr>
          <w:p w14:paraId="7AAB38FC"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8" w:author="JTT" w:date="2015-01-23T16:01:00Z">
                <w:pPr>
                  <w:tabs>
                    <w:tab w:val="left" w:pos="360"/>
                    <w:tab w:val="left" w:pos="720"/>
                    <w:tab w:val="left" w:pos="8640"/>
                  </w:tabs>
                  <w:spacing w:line="480" w:lineRule="auto"/>
                </w:pPr>
              </w:pPrChange>
            </w:pPr>
          </w:p>
        </w:tc>
        <w:tc>
          <w:tcPr>
            <w:tcW w:w="947" w:type="dxa"/>
          </w:tcPr>
          <w:p w14:paraId="15B61D6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89" w:author="JTT" w:date="2015-01-23T16:01:00Z">
                <w:pPr>
                  <w:tabs>
                    <w:tab w:val="left" w:pos="360"/>
                    <w:tab w:val="left" w:pos="720"/>
                    <w:tab w:val="left" w:pos="8640"/>
                  </w:tabs>
                  <w:spacing w:line="480" w:lineRule="auto"/>
                </w:pPr>
              </w:pPrChange>
            </w:pPr>
          </w:p>
        </w:tc>
        <w:tc>
          <w:tcPr>
            <w:tcW w:w="947" w:type="dxa"/>
          </w:tcPr>
          <w:p w14:paraId="0692A3A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0" w:author="JTT" w:date="2015-01-23T16:01:00Z">
                <w:pPr>
                  <w:tabs>
                    <w:tab w:val="left" w:pos="360"/>
                    <w:tab w:val="left" w:pos="720"/>
                    <w:tab w:val="left" w:pos="8640"/>
                  </w:tabs>
                  <w:spacing w:line="480" w:lineRule="auto"/>
                </w:pPr>
              </w:pPrChange>
            </w:pPr>
          </w:p>
        </w:tc>
      </w:tr>
      <w:tr w:rsidR="00D27F19" w14:paraId="06B6E98D" w14:textId="77777777" w:rsidTr="00DA192C">
        <w:tc>
          <w:tcPr>
            <w:tcW w:w="1849" w:type="dxa"/>
          </w:tcPr>
          <w:p w14:paraId="1E7F14B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1"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z</w:t>
            </w:r>
          </w:p>
        </w:tc>
        <w:tc>
          <w:tcPr>
            <w:tcW w:w="951" w:type="dxa"/>
          </w:tcPr>
          <w:p w14:paraId="0C4A08C6"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2" w:author="JTT" w:date="2015-01-23T16:01:00Z">
                <w:pPr>
                  <w:tabs>
                    <w:tab w:val="left" w:pos="360"/>
                    <w:tab w:val="left" w:pos="720"/>
                    <w:tab w:val="left" w:pos="8640"/>
                  </w:tabs>
                  <w:spacing w:line="480" w:lineRule="auto"/>
                </w:pPr>
              </w:pPrChange>
            </w:pPr>
          </w:p>
        </w:tc>
        <w:tc>
          <w:tcPr>
            <w:tcW w:w="950" w:type="dxa"/>
          </w:tcPr>
          <w:p w14:paraId="0F3F3D12"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3" w:author="JTT" w:date="2015-01-23T16:01:00Z">
                <w:pPr>
                  <w:tabs>
                    <w:tab w:val="left" w:pos="360"/>
                    <w:tab w:val="left" w:pos="720"/>
                    <w:tab w:val="left" w:pos="8640"/>
                  </w:tabs>
                  <w:spacing w:line="480" w:lineRule="auto"/>
                </w:pPr>
              </w:pPrChange>
            </w:pPr>
          </w:p>
        </w:tc>
        <w:tc>
          <w:tcPr>
            <w:tcW w:w="948" w:type="dxa"/>
          </w:tcPr>
          <w:p w14:paraId="0816844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4" w:author="JTT" w:date="2015-01-23T16:01:00Z">
                <w:pPr>
                  <w:tabs>
                    <w:tab w:val="left" w:pos="360"/>
                    <w:tab w:val="left" w:pos="720"/>
                    <w:tab w:val="left" w:pos="8640"/>
                  </w:tabs>
                  <w:spacing w:line="480" w:lineRule="auto"/>
                </w:pPr>
              </w:pPrChange>
            </w:pPr>
          </w:p>
        </w:tc>
        <w:tc>
          <w:tcPr>
            <w:tcW w:w="957" w:type="dxa"/>
          </w:tcPr>
          <w:p w14:paraId="62DE509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5" w:author="JTT" w:date="2015-01-23T16:01:00Z">
                <w:pPr>
                  <w:tabs>
                    <w:tab w:val="left" w:pos="360"/>
                    <w:tab w:val="left" w:pos="720"/>
                    <w:tab w:val="left" w:pos="8640"/>
                  </w:tabs>
                  <w:spacing w:line="480" w:lineRule="auto"/>
                </w:pPr>
              </w:pPrChange>
            </w:pPr>
          </w:p>
        </w:tc>
        <w:tc>
          <w:tcPr>
            <w:tcW w:w="952" w:type="dxa"/>
          </w:tcPr>
          <w:p w14:paraId="05C7A4A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6" w:author="JTT" w:date="2015-01-23T16:01:00Z">
                <w:pPr>
                  <w:tabs>
                    <w:tab w:val="left" w:pos="360"/>
                    <w:tab w:val="left" w:pos="720"/>
                    <w:tab w:val="left" w:pos="8640"/>
                  </w:tabs>
                  <w:spacing w:line="480" w:lineRule="auto"/>
                </w:pPr>
              </w:pPrChange>
            </w:pPr>
          </w:p>
        </w:tc>
        <w:tc>
          <w:tcPr>
            <w:tcW w:w="947" w:type="dxa"/>
          </w:tcPr>
          <w:p w14:paraId="570459A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7" w:author="JTT" w:date="2015-01-23T16:01:00Z">
                <w:pPr>
                  <w:tabs>
                    <w:tab w:val="left" w:pos="360"/>
                    <w:tab w:val="left" w:pos="720"/>
                    <w:tab w:val="left" w:pos="8640"/>
                  </w:tabs>
                  <w:spacing w:line="480" w:lineRule="auto"/>
                </w:pPr>
              </w:pPrChange>
            </w:pPr>
          </w:p>
        </w:tc>
        <w:tc>
          <w:tcPr>
            <w:tcW w:w="947" w:type="dxa"/>
          </w:tcPr>
          <w:p w14:paraId="5CF15F32"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8" w:author="JTT" w:date="2015-01-23T16:01:00Z">
                <w:pPr>
                  <w:tabs>
                    <w:tab w:val="left" w:pos="360"/>
                    <w:tab w:val="left" w:pos="720"/>
                    <w:tab w:val="left" w:pos="8640"/>
                  </w:tabs>
                  <w:spacing w:line="480" w:lineRule="auto"/>
                </w:pPr>
              </w:pPrChange>
            </w:pPr>
          </w:p>
        </w:tc>
        <w:tc>
          <w:tcPr>
            <w:tcW w:w="947" w:type="dxa"/>
          </w:tcPr>
          <w:p w14:paraId="32DDEC16"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799" w:author="JTT" w:date="2015-01-23T16:01:00Z">
                <w:pPr>
                  <w:tabs>
                    <w:tab w:val="left" w:pos="360"/>
                    <w:tab w:val="left" w:pos="720"/>
                    <w:tab w:val="left" w:pos="8640"/>
                  </w:tabs>
                  <w:spacing w:line="480" w:lineRule="auto"/>
                </w:pPr>
              </w:pPrChange>
            </w:pPr>
          </w:p>
        </w:tc>
      </w:tr>
      <w:tr w:rsidR="00D27F19" w14:paraId="5DEBF07F" w14:textId="77777777" w:rsidTr="00DA192C">
        <w:tc>
          <w:tcPr>
            <w:tcW w:w="1849" w:type="dxa"/>
          </w:tcPr>
          <w:p w14:paraId="322A8CBB" w14:textId="77777777" w:rsidR="00D27F19" w:rsidRDefault="00F65E40" w:rsidP="00840BBD">
            <w:pPr>
              <w:tabs>
                <w:tab w:val="left" w:pos="360"/>
                <w:tab w:val="left" w:pos="720"/>
                <w:tab w:val="left" w:pos="8640"/>
              </w:tabs>
              <w:spacing w:line="480" w:lineRule="auto"/>
              <w:rPr>
                <w:rFonts w:ascii="Times New Roman" w:hAnsi="Times New Roman" w:cs="Times New Roman"/>
                <w:sz w:val="24"/>
                <w:szCs w:val="24"/>
              </w:rPr>
              <w:pPrChange w:id="800" w:author="JTT" w:date="2015-01-23T16:01:00Z">
                <w:pPr>
                  <w:tabs>
                    <w:tab w:val="left" w:pos="360"/>
                    <w:tab w:val="left" w:pos="720"/>
                    <w:tab w:val="left" w:pos="8640"/>
                  </w:tabs>
                  <w:spacing w:line="480" w:lineRule="auto"/>
                </w:pPr>
              </w:pPrChange>
            </w:pPr>
            <w:r>
              <w:rPr>
                <w:rFonts w:ascii="Times New Roman" w:hAnsi="Times New Roman" w:cs="Times New Roman"/>
                <w:sz w:val="24"/>
                <w:szCs w:val="24"/>
              </w:rPr>
              <w:t>k and</w:t>
            </w:r>
            <w:r w:rsidR="00D27F19">
              <w:rPr>
                <w:rFonts w:ascii="Times New Roman" w:hAnsi="Times New Roman" w:cs="Times New Roman"/>
                <w:sz w:val="24"/>
                <w:szCs w:val="24"/>
              </w:rPr>
              <w:t xml:space="preserve"> z</w:t>
            </w:r>
          </w:p>
        </w:tc>
        <w:tc>
          <w:tcPr>
            <w:tcW w:w="951" w:type="dxa"/>
          </w:tcPr>
          <w:p w14:paraId="2565B8DA"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1" w:author="JTT" w:date="2015-01-23T16:01:00Z">
                <w:pPr>
                  <w:tabs>
                    <w:tab w:val="left" w:pos="360"/>
                    <w:tab w:val="left" w:pos="720"/>
                    <w:tab w:val="left" w:pos="8640"/>
                  </w:tabs>
                  <w:spacing w:line="480" w:lineRule="auto"/>
                </w:pPr>
              </w:pPrChange>
            </w:pPr>
          </w:p>
        </w:tc>
        <w:tc>
          <w:tcPr>
            <w:tcW w:w="950" w:type="dxa"/>
          </w:tcPr>
          <w:p w14:paraId="4A7151A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2" w:author="JTT" w:date="2015-01-23T16:01:00Z">
                <w:pPr>
                  <w:tabs>
                    <w:tab w:val="left" w:pos="360"/>
                    <w:tab w:val="left" w:pos="720"/>
                    <w:tab w:val="left" w:pos="8640"/>
                  </w:tabs>
                  <w:spacing w:line="480" w:lineRule="auto"/>
                </w:pPr>
              </w:pPrChange>
            </w:pPr>
          </w:p>
        </w:tc>
        <w:tc>
          <w:tcPr>
            <w:tcW w:w="948" w:type="dxa"/>
          </w:tcPr>
          <w:p w14:paraId="78560799"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3" w:author="JTT" w:date="2015-01-23T16:01:00Z">
                <w:pPr>
                  <w:tabs>
                    <w:tab w:val="left" w:pos="360"/>
                    <w:tab w:val="left" w:pos="720"/>
                    <w:tab w:val="left" w:pos="8640"/>
                  </w:tabs>
                  <w:spacing w:line="480" w:lineRule="auto"/>
                </w:pPr>
              </w:pPrChange>
            </w:pPr>
          </w:p>
        </w:tc>
        <w:tc>
          <w:tcPr>
            <w:tcW w:w="957" w:type="dxa"/>
          </w:tcPr>
          <w:p w14:paraId="176E5E90"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4" w:author="JTT" w:date="2015-01-23T16:01:00Z">
                <w:pPr>
                  <w:tabs>
                    <w:tab w:val="left" w:pos="360"/>
                    <w:tab w:val="left" w:pos="720"/>
                    <w:tab w:val="left" w:pos="8640"/>
                  </w:tabs>
                  <w:spacing w:line="480" w:lineRule="auto"/>
                </w:pPr>
              </w:pPrChange>
            </w:pPr>
          </w:p>
        </w:tc>
        <w:tc>
          <w:tcPr>
            <w:tcW w:w="952" w:type="dxa"/>
          </w:tcPr>
          <w:p w14:paraId="002E7609"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5" w:author="JTT" w:date="2015-01-23T16:01:00Z">
                <w:pPr>
                  <w:tabs>
                    <w:tab w:val="left" w:pos="360"/>
                    <w:tab w:val="left" w:pos="720"/>
                    <w:tab w:val="left" w:pos="8640"/>
                  </w:tabs>
                  <w:spacing w:line="480" w:lineRule="auto"/>
                </w:pPr>
              </w:pPrChange>
            </w:pPr>
          </w:p>
        </w:tc>
        <w:tc>
          <w:tcPr>
            <w:tcW w:w="947" w:type="dxa"/>
          </w:tcPr>
          <w:p w14:paraId="1172E1D5"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6" w:author="JTT" w:date="2015-01-23T16:01:00Z">
                <w:pPr>
                  <w:tabs>
                    <w:tab w:val="left" w:pos="360"/>
                    <w:tab w:val="left" w:pos="720"/>
                    <w:tab w:val="left" w:pos="8640"/>
                  </w:tabs>
                  <w:spacing w:line="480" w:lineRule="auto"/>
                </w:pPr>
              </w:pPrChange>
            </w:pPr>
          </w:p>
        </w:tc>
        <w:tc>
          <w:tcPr>
            <w:tcW w:w="947" w:type="dxa"/>
          </w:tcPr>
          <w:p w14:paraId="7F4E6272"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7" w:author="JTT" w:date="2015-01-23T16:01:00Z">
                <w:pPr>
                  <w:tabs>
                    <w:tab w:val="left" w:pos="360"/>
                    <w:tab w:val="left" w:pos="720"/>
                    <w:tab w:val="left" w:pos="8640"/>
                  </w:tabs>
                  <w:spacing w:line="480" w:lineRule="auto"/>
                </w:pPr>
              </w:pPrChange>
            </w:pPr>
          </w:p>
        </w:tc>
        <w:tc>
          <w:tcPr>
            <w:tcW w:w="947" w:type="dxa"/>
          </w:tcPr>
          <w:p w14:paraId="7D23B537"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8" w:author="JTT" w:date="2015-01-23T16:01:00Z">
                <w:pPr>
                  <w:tabs>
                    <w:tab w:val="left" w:pos="360"/>
                    <w:tab w:val="left" w:pos="720"/>
                    <w:tab w:val="left" w:pos="8640"/>
                  </w:tabs>
                  <w:spacing w:line="480" w:lineRule="auto"/>
                </w:pPr>
              </w:pPrChange>
            </w:pPr>
          </w:p>
        </w:tc>
      </w:tr>
      <w:tr w:rsidR="00D27F19" w14:paraId="231C3963" w14:textId="77777777" w:rsidTr="00DA192C">
        <w:tc>
          <w:tcPr>
            <w:tcW w:w="1849" w:type="dxa"/>
          </w:tcPr>
          <w:p w14:paraId="3F76192B"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09" w:author="JTT" w:date="2015-01-23T16:01:00Z">
                <w:pPr>
                  <w:tabs>
                    <w:tab w:val="left" w:pos="360"/>
                    <w:tab w:val="left" w:pos="720"/>
                    <w:tab w:val="left" w:pos="8640"/>
                  </w:tabs>
                  <w:spacing w:line="480" w:lineRule="auto"/>
                </w:pPr>
              </w:pPrChange>
            </w:pPr>
          </w:p>
        </w:tc>
        <w:tc>
          <w:tcPr>
            <w:tcW w:w="951" w:type="dxa"/>
          </w:tcPr>
          <w:p w14:paraId="30B0691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0" w:author="JTT" w:date="2015-01-23T16:01:00Z">
                <w:pPr>
                  <w:tabs>
                    <w:tab w:val="left" w:pos="360"/>
                    <w:tab w:val="left" w:pos="720"/>
                    <w:tab w:val="left" w:pos="8640"/>
                  </w:tabs>
                  <w:spacing w:line="480" w:lineRule="auto"/>
                </w:pPr>
              </w:pPrChange>
            </w:pPr>
          </w:p>
        </w:tc>
        <w:tc>
          <w:tcPr>
            <w:tcW w:w="950" w:type="dxa"/>
          </w:tcPr>
          <w:p w14:paraId="7ABBF1AA"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1" w:author="JTT" w:date="2015-01-23T16:01:00Z">
                <w:pPr>
                  <w:tabs>
                    <w:tab w:val="left" w:pos="360"/>
                    <w:tab w:val="left" w:pos="720"/>
                    <w:tab w:val="left" w:pos="8640"/>
                  </w:tabs>
                  <w:spacing w:line="480" w:lineRule="auto"/>
                </w:pPr>
              </w:pPrChange>
            </w:pPr>
          </w:p>
        </w:tc>
        <w:tc>
          <w:tcPr>
            <w:tcW w:w="948" w:type="dxa"/>
          </w:tcPr>
          <w:p w14:paraId="1732F8F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2" w:author="JTT" w:date="2015-01-23T16:01:00Z">
                <w:pPr>
                  <w:tabs>
                    <w:tab w:val="left" w:pos="360"/>
                    <w:tab w:val="left" w:pos="720"/>
                    <w:tab w:val="left" w:pos="8640"/>
                  </w:tabs>
                  <w:spacing w:line="480" w:lineRule="auto"/>
                </w:pPr>
              </w:pPrChange>
            </w:pPr>
          </w:p>
        </w:tc>
        <w:tc>
          <w:tcPr>
            <w:tcW w:w="957" w:type="dxa"/>
          </w:tcPr>
          <w:p w14:paraId="1985553A"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3" w:author="JTT" w:date="2015-01-23T16:01:00Z">
                <w:pPr>
                  <w:tabs>
                    <w:tab w:val="left" w:pos="360"/>
                    <w:tab w:val="left" w:pos="720"/>
                    <w:tab w:val="left" w:pos="8640"/>
                  </w:tabs>
                  <w:spacing w:line="480" w:lineRule="auto"/>
                </w:pPr>
              </w:pPrChange>
            </w:pPr>
          </w:p>
        </w:tc>
        <w:tc>
          <w:tcPr>
            <w:tcW w:w="952" w:type="dxa"/>
          </w:tcPr>
          <w:p w14:paraId="2B23487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4" w:author="JTT" w:date="2015-01-23T16:01:00Z">
                <w:pPr>
                  <w:tabs>
                    <w:tab w:val="left" w:pos="360"/>
                    <w:tab w:val="left" w:pos="720"/>
                    <w:tab w:val="left" w:pos="8640"/>
                  </w:tabs>
                  <w:spacing w:line="480" w:lineRule="auto"/>
                </w:pPr>
              </w:pPrChange>
            </w:pPr>
          </w:p>
        </w:tc>
        <w:tc>
          <w:tcPr>
            <w:tcW w:w="947" w:type="dxa"/>
          </w:tcPr>
          <w:p w14:paraId="039FF87E"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5" w:author="JTT" w:date="2015-01-23T16:01:00Z">
                <w:pPr>
                  <w:tabs>
                    <w:tab w:val="left" w:pos="360"/>
                    <w:tab w:val="left" w:pos="720"/>
                    <w:tab w:val="left" w:pos="8640"/>
                  </w:tabs>
                  <w:spacing w:line="480" w:lineRule="auto"/>
                </w:pPr>
              </w:pPrChange>
            </w:pPr>
          </w:p>
        </w:tc>
        <w:tc>
          <w:tcPr>
            <w:tcW w:w="947" w:type="dxa"/>
          </w:tcPr>
          <w:p w14:paraId="2B0CA58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6" w:author="JTT" w:date="2015-01-23T16:01:00Z">
                <w:pPr>
                  <w:tabs>
                    <w:tab w:val="left" w:pos="360"/>
                    <w:tab w:val="left" w:pos="720"/>
                    <w:tab w:val="left" w:pos="8640"/>
                  </w:tabs>
                  <w:spacing w:line="480" w:lineRule="auto"/>
                </w:pPr>
              </w:pPrChange>
            </w:pPr>
          </w:p>
        </w:tc>
        <w:tc>
          <w:tcPr>
            <w:tcW w:w="947" w:type="dxa"/>
          </w:tcPr>
          <w:p w14:paraId="1F372F3F"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7" w:author="JTT" w:date="2015-01-23T16:01:00Z">
                <w:pPr>
                  <w:tabs>
                    <w:tab w:val="left" w:pos="360"/>
                    <w:tab w:val="left" w:pos="720"/>
                    <w:tab w:val="left" w:pos="8640"/>
                  </w:tabs>
                  <w:spacing w:line="480" w:lineRule="auto"/>
                </w:pPr>
              </w:pPrChange>
            </w:pPr>
          </w:p>
        </w:tc>
      </w:tr>
      <w:tr w:rsidR="00D27F19" w14:paraId="06C6BA95" w14:textId="77777777" w:rsidTr="00DA192C">
        <w:tc>
          <w:tcPr>
            <w:tcW w:w="1849" w:type="dxa"/>
          </w:tcPr>
          <w:p w14:paraId="0CD258F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8" w:author="JTT" w:date="2015-01-23T16:01:00Z">
                <w:pPr>
                  <w:tabs>
                    <w:tab w:val="left" w:pos="360"/>
                    <w:tab w:val="left" w:pos="720"/>
                    <w:tab w:val="left" w:pos="8640"/>
                  </w:tabs>
                  <w:spacing w:line="480" w:lineRule="auto"/>
                </w:pPr>
              </w:pPrChange>
            </w:pPr>
          </w:p>
        </w:tc>
        <w:tc>
          <w:tcPr>
            <w:tcW w:w="951" w:type="dxa"/>
          </w:tcPr>
          <w:p w14:paraId="7CABD8F0"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19" w:author="JTT" w:date="2015-01-23T16:01:00Z">
                <w:pPr>
                  <w:tabs>
                    <w:tab w:val="left" w:pos="360"/>
                    <w:tab w:val="left" w:pos="720"/>
                    <w:tab w:val="left" w:pos="8640"/>
                  </w:tabs>
                  <w:spacing w:line="480" w:lineRule="auto"/>
                </w:pPr>
              </w:pPrChange>
            </w:pPr>
          </w:p>
        </w:tc>
        <w:tc>
          <w:tcPr>
            <w:tcW w:w="950" w:type="dxa"/>
          </w:tcPr>
          <w:p w14:paraId="67AE6DE4"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0" w:author="JTT" w:date="2015-01-23T16:01:00Z">
                <w:pPr>
                  <w:tabs>
                    <w:tab w:val="left" w:pos="360"/>
                    <w:tab w:val="left" w:pos="720"/>
                    <w:tab w:val="left" w:pos="8640"/>
                  </w:tabs>
                  <w:spacing w:line="480" w:lineRule="auto"/>
                </w:pPr>
              </w:pPrChange>
            </w:pPr>
          </w:p>
        </w:tc>
        <w:tc>
          <w:tcPr>
            <w:tcW w:w="948" w:type="dxa"/>
          </w:tcPr>
          <w:p w14:paraId="29BAA3AA"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1" w:author="JTT" w:date="2015-01-23T16:01:00Z">
                <w:pPr>
                  <w:tabs>
                    <w:tab w:val="left" w:pos="360"/>
                    <w:tab w:val="left" w:pos="720"/>
                    <w:tab w:val="left" w:pos="8640"/>
                  </w:tabs>
                  <w:spacing w:line="480" w:lineRule="auto"/>
                </w:pPr>
              </w:pPrChange>
            </w:pPr>
          </w:p>
        </w:tc>
        <w:tc>
          <w:tcPr>
            <w:tcW w:w="957" w:type="dxa"/>
          </w:tcPr>
          <w:p w14:paraId="78257072"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2" w:author="JTT" w:date="2015-01-23T16:01:00Z">
                <w:pPr>
                  <w:tabs>
                    <w:tab w:val="left" w:pos="360"/>
                    <w:tab w:val="left" w:pos="720"/>
                    <w:tab w:val="left" w:pos="8640"/>
                  </w:tabs>
                  <w:spacing w:line="480" w:lineRule="auto"/>
                </w:pPr>
              </w:pPrChange>
            </w:pPr>
          </w:p>
        </w:tc>
        <w:tc>
          <w:tcPr>
            <w:tcW w:w="952" w:type="dxa"/>
          </w:tcPr>
          <w:p w14:paraId="4F57AE63"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3" w:author="JTT" w:date="2015-01-23T16:01:00Z">
                <w:pPr>
                  <w:tabs>
                    <w:tab w:val="left" w:pos="360"/>
                    <w:tab w:val="left" w:pos="720"/>
                    <w:tab w:val="left" w:pos="8640"/>
                  </w:tabs>
                  <w:spacing w:line="480" w:lineRule="auto"/>
                </w:pPr>
              </w:pPrChange>
            </w:pPr>
          </w:p>
        </w:tc>
        <w:tc>
          <w:tcPr>
            <w:tcW w:w="947" w:type="dxa"/>
          </w:tcPr>
          <w:p w14:paraId="71C9F83C"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4" w:author="JTT" w:date="2015-01-23T16:01:00Z">
                <w:pPr>
                  <w:tabs>
                    <w:tab w:val="left" w:pos="360"/>
                    <w:tab w:val="left" w:pos="720"/>
                    <w:tab w:val="left" w:pos="8640"/>
                  </w:tabs>
                  <w:spacing w:line="480" w:lineRule="auto"/>
                </w:pPr>
              </w:pPrChange>
            </w:pPr>
          </w:p>
        </w:tc>
        <w:tc>
          <w:tcPr>
            <w:tcW w:w="947" w:type="dxa"/>
          </w:tcPr>
          <w:p w14:paraId="6C4501B1"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5" w:author="JTT" w:date="2015-01-23T16:01:00Z">
                <w:pPr>
                  <w:tabs>
                    <w:tab w:val="left" w:pos="360"/>
                    <w:tab w:val="left" w:pos="720"/>
                    <w:tab w:val="left" w:pos="8640"/>
                  </w:tabs>
                  <w:spacing w:line="480" w:lineRule="auto"/>
                </w:pPr>
              </w:pPrChange>
            </w:pPr>
          </w:p>
        </w:tc>
        <w:tc>
          <w:tcPr>
            <w:tcW w:w="947" w:type="dxa"/>
          </w:tcPr>
          <w:p w14:paraId="2E5ED2B8" w14:textId="77777777" w:rsidR="00D27F19" w:rsidRDefault="00D27F19" w:rsidP="00840BBD">
            <w:pPr>
              <w:tabs>
                <w:tab w:val="left" w:pos="360"/>
                <w:tab w:val="left" w:pos="720"/>
                <w:tab w:val="left" w:pos="8640"/>
              </w:tabs>
              <w:spacing w:line="480" w:lineRule="auto"/>
              <w:rPr>
                <w:rFonts w:ascii="Times New Roman" w:hAnsi="Times New Roman" w:cs="Times New Roman"/>
                <w:sz w:val="24"/>
                <w:szCs w:val="24"/>
              </w:rPr>
              <w:pPrChange w:id="826" w:author="JTT" w:date="2015-01-23T16:01:00Z">
                <w:pPr>
                  <w:tabs>
                    <w:tab w:val="left" w:pos="360"/>
                    <w:tab w:val="left" w:pos="720"/>
                    <w:tab w:val="left" w:pos="8640"/>
                  </w:tabs>
                  <w:spacing w:line="480" w:lineRule="auto"/>
                </w:pPr>
              </w:pPrChange>
            </w:pPr>
          </w:p>
        </w:tc>
      </w:tr>
    </w:tbl>
    <w:p w14:paraId="3D7CD8CD" w14:textId="77777777" w:rsidR="006A7633" w:rsidRDefault="006A7633" w:rsidP="00840BBD">
      <w:pPr>
        <w:spacing w:line="480" w:lineRule="auto"/>
        <w:rPr>
          <w:rFonts w:ascii="Times New Roman" w:hAnsi="Times New Roman" w:cs="Times New Roman"/>
          <w:sz w:val="24"/>
          <w:szCs w:val="24"/>
        </w:rPr>
        <w:pPrChange w:id="827" w:author="JTT" w:date="2015-01-23T16:01:00Z">
          <w:pPr/>
        </w:pPrChange>
      </w:pPr>
      <w:r>
        <w:rPr>
          <w:rFonts w:ascii="Times New Roman" w:hAnsi="Times New Roman" w:cs="Times New Roman"/>
          <w:sz w:val="24"/>
          <w:szCs w:val="24"/>
        </w:rPr>
        <w:br w:type="page"/>
      </w:r>
    </w:p>
    <w:p w14:paraId="14ECF179" w14:textId="3A828D8B" w:rsidR="006A7633" w:rsidRDefault="006A7633" w:rsidP="00840BBD">
      <w:pPr>
        <w:spacing w:line="480" w:lineRule="auto"/>
        <w:rPr>
          <w:rFonts w:ascii="Times New Roman" w:hAnsi="Times New Roman" w:cs="Times New Roman"/>
          <w:sz w:val="24"/>
          <w:szCs w:val="24"/>
        </w:rPr>
        <w:pPrChange w:id="828" w:author="JTT" w:date="2015-01-23T16:01:00Z">
          <w:pPr/>
        </w:pPrChange>
      </w:pPr>
      <w:commentRangeStart w:id="829"/>
      <w:r>
        <w:rPr>
          <w:rFonts w:ascii="Times New Roman" w:hAnsi="Times New Roman" w:cs="Times New Roman"/>
          <w:noProof/>
          <w:sz w:val="24"/>
          <w:szCs w:val="24"/>
        </w:rPr>
        <w:lastRenderedPageBreak/>
        <w:drawing>
          <wp:inline distT="0" distB="0" distL="0" distR="0" wp14:anchorId="2B96DCA4" wp14:editId="4EA03416">
            <wp:extent cx="5943600" cy="3962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im_kmean.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10F0A286" w14:textId="66219069" w:rsidR="00D27F19" w:rsidRDefault="00AD67A3" w:rsidP="00840BBD">
      <w:pPr>
        <w:spacing w:line="480" w:lineRule="auto"/>
        <w:rPr>
          <w:rFonts w:ascii="Times New Roman" w:hAnsi="Times New Roman" w:cs="Times New Roman"/>
          <w:sz w:val="24"/>
          <w:szCs w:val="24"/>
        </w:rPr>
        <w:pPrChange w:id="830" w:author="JTT" w:date="2015-01-23T16:01:00Z">
          <w:pPr/>
        </w:pPrChange>
      </w:pPr>
      <w:r>
        <w:rPr>
          <w:rFonts w:ascii="Times New Roman" w:hAnsi="Times New Roman" w:cs="Times New Roman"/>
          <w:sz w:val="24"/>
          <w:szCs w:val="24"/>
        </w:rPr>
        <w:t xml:space="preserve">Figure </w:t>
      </w:r>
      <w:r w:rsidR="006A7633">
        <w:rPr>
          <w:rFonts w:ascii="Times New Roman" w:hAnsi="Times New Roman" w:cs="Times New Roman"/>
          <w:sz w:val="24"/>
          <w:szCs w:val="24"/>
        </w:rPr>
        <w:t>X</w:t>
      </w:r>
      <w:r w:rsidR="0039115C">
        <w:rPr>
          <w:rFonts w:ascii="Times New Roman" w:hAnsi="Times New Roman" w:cs="Times New Roman"/>
          <w:sz w:val="24"/>
          <w:szCs w:val="24"/>
        </w:rPr>
        <w:t xml:space="preserve"> – </w:t>
      </w:r>
      <w:r w:rsidR="007A5137">
        <w:rPr>
          <w:rFonts w:ascii="Times New Roman" w:hAnsi="Times New Roman" w:cs="Times New Roman"/>
          <w:sz w:val="24"/>
          <w:szCs w:val="24"/>
        </w:rPr>
        <w:t xml:space="preserve">Estimated value of </w:t>
      </w:r>
      <w:r w:rsidR="0039115C">
        <w:rPr>
          <w:rFonts w:ascii="Times New Roman" w:hAnsi="Times New Roman" w:cs="Times New Roman"/>
          <w:sz w:val="24"/>
          <w:szCs w:val="24"/>
        </w:rPr>
        <w:t>muk</w:t>
      </w:r>
      <w:r w:rsidR="007A5137">
        <w:rPr>
          <w:rFonts w:ascii="Times New Roman" w:hAnsi="Times New Roman" w:cs="Times New Roman"/>
          <w:sz w:val="24"/>
          <w:szCs w:val="24"/>
        </w:rPr>
        <w:t xml:space="preserve"> in each of the simulation study experiments.</w:t>
      </w:r>
      <w:commentRangeEnd w:id="829"/>
      <w:r w:rsidR="00D34BEE">
        <w:rPr>
          <w:rStyle w:val="CommentReference"/>
        </w:rPr>
        <w:commentReference w:id="829"/>
      </w:r>
    </w:p>
    <w:p w14:paraId="21D9BB3E" w14:textId="77777777" w:rsidR="006A7633" w:rsidRDefault="006A7633" w:rsidP="00840BBD">
      <w:pPr>
        <w:spacing w:line="480" w:lineRule="auto"/>
        <w:rPr>
          <w:rFonts w:ascii="Times New Roman" w:hAnsi="Times New Roman" w:cs="Times New Roman"/>
          <w:sz w:val="24"/>
          <w:szCs w:val="24"/>
        </w:rPr>
        <w:pPrChange w:id="831" w:author="JTT" w:date="2015-01-23T16:01:00Z">
          <w:pPr/>
        </w:pPrChange>
      </w:pPr>
    </w:p>
    <w:p w14:paraId="5720E977" w14:textId="5A9A1160" w:rsidR="0039115C" w:rsidRDefault="0039115C" w:rsidP="00840BBD">
      <w:pPr>
        <w:spacing w:line="480" w:lineRule="auto"/>
        <w:rPr>
          <w:rFonts w:ascii="Times New Roman" w:hAnsi="Times New Roman" w:cs="Times New Roman"/>
          <w:sz w:val="24"/>
          <w:szCs w:val="24"/>
        </w:rPr>
        <w:pPrChange w:id="832" w:author="JTT" w:date="2015-01-23T16:01:00Z">
          <w:pPr/>
        </w:pPrChange>
      </w:pPr>
      <w:r>
        <w:rPr>
          <w:rFonts w:ascii="Times New Roman" w:hAnsi="Times New Roman" w:cs="Times New Roman"/>
          <w:noProof/>
          <w:sz w:val="24"/>
          <w:szCs w:val="24"/>
        </w:rPr>
        <w:lastRenderedPageBreak/>
        <w:drawing>
          <wp:inline distT="0" distB="0" distL="0" distR="0" wp14:anchorId="639974CD" wp14:editId="40B6A22F">
            <wp:extent cx="5943600" cy="39624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m_gamma.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2575C911" w14:textId="10D9D39C" w:rsidR="0039115C" w:rsidRDefault="0039115C" w:rsidP="00840BBD">
      <w:pPr>
        <w:spacing w:line="480" w:lineRule="auto"/>
        <w:rPr>
          <w:rFonts w:ascii="Times New Roman" w:hAnsi="Times New Roman" w:cs="Times New Roman"/>
          <w:sz w:val="24"/>
          <w:szCs w:val="24"/>
        </w:rPr>
        <w:pPrChange w:id="833" w:author="JTT" w:date="2015-01-23T16:01:00Z">
          <w:pPr/>
        </w:pPrChange>
      </w:pPr>
      <w:r>
        <w:rPr>
          <w:rFonts w:ascii="Times New Roman" w:hAnsi="Times New Roman" w:cs="Times New Roman"/>
          <w:sz w:val="24"/>
          <w:szCs w:val="24"/>
        </w:rPr>
        <w:t xml:space="preserve">Figure X </w:t>
      </w:r>
      <w:r w:rsidR="007034F9">
        <w:rPr>
          <w:rFonts w:ascii="Times New Roman" w:hAnsi="Times New Roman" w:cs="Times New Roman"/>
          <w:sz w:val="24"/>
          <w:szCs w:val="24"/>
        </w:rPr>
        <w:t>–</w:t>
      </w:r>
      <w:r>
        <w:rPr>
          <w:rFonts w:ascii="Times New Roman" w:hAnsi="Times New Roman" w:cs="Times New Roman"/>
          <w:sz w:val="24"/>
          <w:szCs w:val="24"/>
        </w:rPr>
        <w:t xml:space="preserve"> gamma</w:t>
      </w:r>
      <w:r w:rsidR="007A5137">
        <w:rPr>
          <w:rFonts w:ascii="Times New Roman" w:hAnsi="Times New Roman" w:cs="Times New Roman"/>
          <w:sz w:val="24"/>
          <w:szCs w:val="24"/>
        </w:rPr>
        <w:t xml:space="preserve"> sims</w:t>
      </w:r>
    </w:p>
    <w:p w14:paraId="47BBD2B2" w14:textId="77777777" w:rsidR="007034F9" w:rsidRDefault="007034F9" w:rsidP="00840BBD">
      <w:pPr>
        <w:spacing w:line="480" w:lineRule="auto"/>
        <w:rPr>
          <w:rFonts w:ascii="Times New Roman" w:hAnsi="Times New Roman" w:cs="Times New Roman"/>
          <w:sz w:val="24"/>
          <w:szCs w:val="24"/>
        </w:rPr>
        <w:pPrChange w:id="834" w:author="JTT" w:date="2015-01-23T16:01:00Z">
          <w:pPr/>
        </w:pPrChange>
      </w:pPr>
    </w:p>
    <w:p w14:paraId="2A7085FB" w14:textId="11F96F21" w:rsidR="007034F9" w:rsidRDefault="007034F9" w:rsidP="00840BBD">
      <w:pPr>
        <w:spacing w:line="480" w:lineRule="auto"/>
        <w:rPr>
          <w:rFonts w:ascii="Times New Roman" w:hAnsi="Times New Roman" w:cs="Times New Roman"/>
          <w:sz w:val="24"/>
          <w:szCs w:val="24"/>
        </w:rPr>
        <w:pPrChange w:id="835" w:author="JTT" w:date="2015-01-23T16:01:00Z">
          <w:pPr/>
        </w:pPrChange>
      </w:pPr>
      <w:r>
        <w:rPr>
          <w:rFonts w:ascii="Times New Roman" w:hAnsi="Times New Roman" w:cs="Times New Roman"/>
          <w:noProof/>
          <w:sz w:val="24"/>
          <w:szCs w:val="24"/>
        </w:rPr>
        <w:lastRenderedPageBreak/>
        <w:drawing>
          <wp:inline distT="0" distB="0" distL="0" distR="0" wp14:anchorId="29290461" wp14:editId="1091DE2B">
            <wp:extent cx="594360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im_L0.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7127DA5" w14:textId="26DD31C0" w:rsidR="0039115C" w:rsidRDefault="007034F9" w:rsidP="00840BBD">
      <w:pPr>
        <w:spacing w:line="480" w:lineRule="auto"/>
        <w:rPr>
          <w:rFonts w:ascii="Times New Roman" w:hAnsi="Times New Roman" w:cs="Times New Roman"/>
          <w:sz w:val="24"/>
          <w:szCs w:val="24"/>
        </w:rPr>
        <w:pPrChange w:id="836" w:author="JTT" w:date="2015-01-23T16:01:00Z">
          <w:pPr/>
        </w:pPrChange>
      </w:pPr>
      <w:r>
        <w:rPr>
          <w:rFonts w:ascii="Times New Roman" w:hAnsi="Times New Roman" w:cs="Times New Roman"/>
          <w:sz w:val="24"/>
          <w:szCs w:val="24"/>
        </w:rPr>
        <w:t>Figure X – L0</w:t>
      </w:r>
      <w:r w:rsidR="007A5137">
        <w:rPr>
          <w:rFonts w:ascii="Times New Roman" w:hAnsi="Times New Roman" w:cs="Times New Roman"/>
          <w:sz w:val="24"/>
          <w:szCs w:val="24"/>
        </w:rPr>
        <w:t xml:space="preserve"> sims</w:t>
      </w:r>
    </w:p>
    <w:p w14:paraId="4E4DA4AD" w14:textId="77777777" w:rsidR="0039115C" w:rsidRDefault="0039115C" w:rsidP="00840BBD">
      <w:pPr>
        <w:spacing w:line="480" w:lineRule="auto"/>
        <w:rPr>
          <w:rFonts w:ascii="Times New Roman" w:hAnsi="Times New Roman" w:cs="Times New Roman"/>
          <w:sz w:val="24"/>
          <w:szCs w:val="24"/>
        </w:rPr>
        <w:pPrChange w:id="837" w:author="JTT" w:date="2015-01-23T16:01:00Z">
          <w:pPr/>
        </w:pPrChange>
      </w:pPr>
    </w:p>
    <w:p w14:paraId="3EE7E03D" w14:textId="5B640429" w:rsidR="00FE0EF2" w:rsidRDefault="00FE0EF2" w:rsidP="00840BBD">
      <w:pPr>
        <w:spacing w:line="480" w:lineRule="auto"/>
        <w:rPr>
          <w:rFonts w:ascii="Times New Roman" w:hAnsi="Times New Roman" w:cs="Times New Roman"/>
          <w:sz w:val="24"/>
          <w:szCs w:val="24"/>
        </w:rPr>
        <w:pPrChange w:id="838" w:author="JTT" w:date="2015-01-23T16:01:00Z">
          <w:pPr/>
        </w:pPrChange>
      </w:pPr>
      <w:r>
        <w:rPr>
          <w:rFonts w:ascii="Times New Roman" w:hAnsi="Times New Roman" w:cs="Times New Roman"/>
          <w:noProof/>
          <w:sz w:val="24"/>
          <w:szCs w:val="24"/>
        </w:rPr>
        <w:lastRenderedPageBreak/>
        <w:drawing>
          <wp:inline distT="0" distB="0" distL="0" distR="0" wp14:anchorId="2700828C" wp14:editId="0BAC740F">
            <wp:extent cx="5943600" cy="3962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m_sd_ob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D420D43" w14:textId="7F78C83F" w:rsidR="00FE0EF2" w:rsidRDefault="00FE0EF2" w:rsidP="00840BBD">
      <w:pPr>
        <w:spacing w:line="480" w:lineRule="auto"/>
        <w:rPr>
          <w:rFonts w:ascii="Times New Roman" w:hAnsi="Times New Roman" w:cs="Times New Roman"/>
          <w:sz w:val="24"/>
          <w:szCs w:val="24"/>
        </w:rPr>
        <w:pPrChange w:id="839" w:author="JTT" w:date="2015-01-23T16:01:00Z">
          <w:pPr/>
        </w:pPrChange>
      </w:pPr>
      <w:r>
        <w:rPr>
          <w:rFonts w:ascii="Times New Roman" w:hAnsi="Times New Roman" w:cs="Times New Roman"/>
          <w:sz w:val="24"/>
          <w:szCs w:val="24"/>
        </w:rPr>
        <w:t>Figure X – sdobs</w:t>
      </w:r>
      <w:r w:rsidR="007A5137">
        <w:rPr>
          <w:rFonts w:ascii="Times New Roman" w:hAnsi="Times New Roman" w:cs="Times New Roman"/>
          <w:sz w:val="24"/>
          <w:szCs w:val="24"/>
        </w:rPr>
        <w:t xml:space="preserve"> sims</w:t>
      </w:r>
      <w:r w:rsidR="00E23E0C">
        <w:rPr>
          <w:rFonts w:ascii="Times New Roman" w:hAnsi="Times New Roman" w:cs="Times New Roman"/>
          <w:sz w:val="24"/>
          <w:szCs w:val="24"/>
        </w:rPr>
        <w:t>, could half the height of this fig</w:t>
      </w:r>
    </w:p>
    <w:p w14:paraId="06755225" w14:textId="77777777" w:rsidR="005C518B" w:rsidRDefault="005C518B" w:rsidP="00840BBD">
      <w:pPr>
        <w:spacing w:line="480" w:lineRule="auto"/>
        <w:rPr>
          <w:rFonts w:ascii="Times New Roman" w:hAnsi="Times New Roman" w:cs="Times New Roman"/>
          <w:sz w:val="24"/>
          <w:szCs w:val="24"/>
        </w:rPr>
        <w:pPrChange w:id="840" w:author="JTT" w:date="2015-01-23T16:01:00Z">
          <w:pPr/>
        </w:pPrChange>
      </w:pPr>
    </w:p>
    <w:p w14:paraId="01200F76" w14:textId="2D184C5D" w:rsidR="005C518B" w:rsidRDefault="005C518B" w:rsidP="00840BBD">
      <w:pPr>
        <w:spacing w:line="480" w:lineRule="auto"/>
        <w:rPr>
          <w:rFonts w:ascii="Times New Roman" w:hAnsi="Times New Roman" w:cs="Times New Roman"/>
          <w:sz w:val="24"/>
          <w:szCs w:val="24"/>
        </w:rPr>
        <w:pPrChange w:id="841" w:author="JTT" w:date="2015-01-23T16:01:00Z">
          <w:pPr/>
        </w:pPrChange>
      </w:pPr>
      <w:r>
        <w:rPr>
          <w:rFonts w:ascii="Times New Roman" w:hAnsi="Times New Roman" w:cs="Times New Roman"/>
          <w:noProof/>
          <w:sz w:val="24"/>
          <w:szCs w:val="24"/>
        </w:rPr>
        <w:lastRenderedPageBreak/>
        <w:drawing>
          <wp:inline distT="0" distB="0" distL="0" distR="0" wp14:anchorId="18365D16" wp14:editId="198680B0">
            <wp:extent cx="5943600" cy="3962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im_sd_kdev.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63768C52" w14:textId="5C21881E" w:rsidR="00FE0EF2" w:rsidRDefault="005C518B" w:rsidP="00840BBD">
      <w:pPr>
        <w:spacing w:line="480" w:lineRule="auto"/>
        <w:rPr>
          <w:rFonts w:ascii="Times New Roman" w:hAnsi="Times New Roman" w:cs="Times New Roman"/>
          <w:sz w:val="24"/>
          <w:szCs w:val="24"/>
        </w:rPr>
        <w:pPrChange w:id="842" w:author="JTT" w:date="2015-01-23T16:01:00Z">
          <w:pPr/>
        </w:pPrChange>
      </w:pPr>
      <w:r>
        <w:rPr>
          <w:rFonts w:ascii="Times New Roman" w:hAnsi="Times New Roman" w:cs="Times New Roman"/>
          <w:sz w:val="24"/>
          <w:szCs w:val="24"/>
        </w:rPr>
        <w:t>Figure X – kdev</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width of this fig</w:t>
      </w:r>
    </w:p>
    <w:p w14:paraId="1632F3BD" w14:textId="77777777" w:rsidR="005C518B" w:rsidRDefault="005C518B" w:rsidP="00840BBD">
      <w:pPr>
        <w:spacing w:line="480" w:lineRule="auto"/>
        <w:rPr>
          <w:rFonts w:ascii="Times New Roman" w:hAnsi="Times New Roman" w:cs="Times New Roman"/>
          <w:sz w:val="24"/>
          <w:szCs w:val="24"/>
        </w:rPr>
        <w:pPrChange w:id="843" w:author="JTT" w:date="2015-01-23T16:01:00Z">
          <w:pPr/>
        </w:pPrChange>
      </w:pPr>
    </w:p>
    <w:p w14:paraId="1A2B8C08" w14:textId="65C9860F" w:rsidR="005C518B" w:rsidRDefault="005C518B" w:rsidP="00840BBD">
      <w:pPr>
        <w:spacing w:line="480" w:lineRule="auto"/>
        <w:rPr>
          <w:rFonts w:ascii="Times New Roman" w:hAnsi="Times New Roman" w:cs="Times New Roman"/>
          <w:sz w:val="24"/>
          <w:szCs w:val="24"/>
        </w:rPr>
        <w:pPrChange w:id="844" w:author="JTT" w:date="2015-01-23T16:01:00Z">
          <w:pPr/>
        </w:pPrChange>
      </w:pPr>
      <w:r>
        <w:rPr>
          <w:rFonts w:ascii="Times New Roman" w:hAnsi="Times New Roman" w:cs="Times New Roman"/>
          <w:noProof/>
          <w:sz w:val="24"/>
          <w:szCs w:val="24"/>
        </w:rPr>
        <w:lastRenderedPageBreak/>
        <w:drawing>
          <wp:inline distT="0" distB="0" distL="0" distR="0" wp14:anchorId="7F28DC6A" wp14:editId="09B9493B">
            <wp:extent cx="5943600" cy="39624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m_sd_z.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43B9297" w14:textId="2E26B4FB" w:rsidR="005C518B" w:rsidRDefault="005C518B" w:rsidP="00840BBD">
      <w:pPr>
        <w:spacing w:line="480" w:lineRule="auto"/>
        <w:rPr>
          <w:rFonts w:ascii="Times New Roman" w:hAnsi="Times New Roman" w:cs="Times New Roman"/>
          <w:sz w:val="24"/>
          <w:szCs w:val="24"/>
        </w:rPr>
        <w:pPrChange w:id="845" w:author="JTT" w:date="2015-01-23T16:01:00Z">
          <w:pPr/>
        </w:pPrChange>
      </w:pPr>
      <w:r>
        <w:rPr>
          <w:rFonts w:ascii="Times New Roman" w:hAnsi="Times New Roman" w:cs="Times New Roman"/>
          <w:sz w:val="24"/>
          <w:szCs w:val="24"/>
        </w:rPr>
        <w:t>Figure X – sdz</w:t>
      </w:r>
      <w:r w:rsidR="007A5137">
        <w:rPr>
          <w:rFonts w:ascii="Times New Roman" w:hAnsi="Times New Roman" w:cs="Times New Roman"/>
          <w:sz w:val="24"/>
          <w:szCs w:val="24"/>
        </w:rPr>
        <w:t xml:space="preserve"> sims</w:t>
      </w:r>
      <w:r>
        <w:rPr>
          <w:rFonts w:ascii="Times New Roman" w:hAnsi="Times New Roman" w:cs="Times New Roman"/>
          <w:sz w:val="24"/>
          <w:szCs w:val="24"/>
        </w:rPr>
        <w:t>, could half the height and width of this fig.</w:t>
      </w:r>
      <w:r w:rsidR="00141584">
        <w:rPr>
          <w:rFonts w:ascii="Times New Roman" w:hAnsi="Times New Roman" w:cs="Times New Roman"/>
          <w:sz w:val="24"/>
          <w:szCs w:val="24"/>
        </w:rPr>
        <w:t xml:space="preserve"> This will look different once the simulations that I f’ed up and am currently running are done.</w:t>
      </w:r>
    </w:p>
    <w:p w14:paraId="0A1B9BC3" w14:textId="77777777" w:rsidR="006D67B2" w:rsidRDefault="006D67B2" w:rsidP="00840BBD">
      <w:pPr>
        <w:spacing w:line="480" w:lineRule="auto"/>
        <w:rPr>
          <w:rFonts w:ascii="Times New Roman" w:hAnsi="Times New Roman" w:cs="Times New Roman"/>
          <w:sz w:val="24"/>
          <w:szCs w:val="24"/>
        </w:rPr>
        <w:pPrChange w:id="846" w:author="JTT" w:date="2015-01-23T16:01:00Z">
          <w:pPr/>
        </w:pPrChange>
      </w:pPr>
      <w:r>
        <w:rPr>
          <w:rFonts w:ascii="Times New Roman" w:hAnsi="Times New Roman" w:cs="Times New Roman"/>
          <w:sz w:val="24"/>
          <w:szCs w:val="24"/>
        </w:rPr>
        <w:br w:type="page"/>
      </w:r>
    </w:p>
    <w:p w14:paraId="60333026" w14:textId="77777777" w:rsidR="00214DCF" w:rsidRDefault="00214DCF" w:rsidP="00840BBD">
      <w:pPr>
        <w:tabs>
          <w:tab w:val="left" w:pos="360"/>
          <w:tab w:val="left" w:pos="720"/>
          <w:tab w:val="left" w:pos="8640"/>
        </w:tabs>
        <w:spacing w:after="0" w:line="480" w:lineRule="auto"/>
        <w:rPr>
          <w:rFonts w:ascii="Times New Roman" w:hAnsi="Times New Roman" w:cs="Times New Roman"/>
          <w:sz w:val="24"/>
          <w:szCs w:val="24"/>
        </w:rPr>
        <w:pPrChange w:id="847" w:author="JTT" w:date="2015-01-23T16:01:00Z">
          <w:pPr>
            <w:tabs>
              <w:tab w:val="left" w:pos="360"/>
              <w:tab w:val="left" w:pos="720"/>
              <w:tab w:val="left" w:pos="8640"/>
            </w:tabs>
            <w:spacing w:after="0" w:line="480" w:lineRule="auto"/>
          </w:pPr>
        </w:pPrChange>
      </w:pPr>
      <w:r>
        <w:rPr>
          <w:rFonts w:ascii="Times New Roman" w:hAnsi="Times New Roman" w:cs="Times New Roman"/>
          <w:noProof/>
          <w:sz w:val="24"/>
          <w:szCs w:val="24"/>
        </w:rPr>
        <w:lastRenderedPageBreak/>
        <w:drawing>
          <wp:inline distT="0" distB="0" distL="0" distR="0" wp14:anchorId="5589EC6A" wp14:editId="273F7640">
            <wp:extent cx="5943600" cy="2971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divGrowth.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CB175E" w14:textId="77777777" w:rsidR="00214DCF" w:rsidRDefault="006D67B2" w:rsidP="00840BBD">
      <w:pPr>
        <w:tabs>
          <w:tab w:val="left" w:pos="360"/>
          <w:tab w:val="left" w:pos="720"/>
          <w:tab w:val="left" w:pos="8640"/>
        </w:tabs>
        <w:spacing w:after="0" w:line="480" w:lineRule="auto"/>
        <w:rPr>
          <w:rFonts w:ascii="Times New Roman" w:hAnsi="Times New Roman" w:cs="Times New Roman"/>
          <w:sz w:val="24"/>
          <w:szCs w:val="24"/>
        </w:rPr>
        <w:pPrChange w:id="848"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Figure X – no random effects</w:t>
      </w:r>
    </w:p>
    <w:p w14:paraId="584C4AC3" w14:textId="77777777" w:rsidR="006D67B2" w:rsidRDefault="006D67B2" w:rsidP="00840BBD">
      <w:pPr>
        <w:spacing w:line="480" w:lineRule="auto"/>
        <w:rPr>
          <w:rFonts w:ascii="Times New Roman" w:hAnsi="Times New Roman" w:cs="Times New Roman"/>
          <w:sz w:val="24"/>
          <w:szCs w:val="24"/>
        </w:rPr>
        <w:pPrChange w:id="849" w:author="JTT" w:date="2015-01-23T16:01:00Z">
          <w:pPr/>
        </w:pPrChange>
      </w:pPr>
      <w:r>
        <w:rPr>
          <w:rFonts w:ascii="Times New Roman" w:hAnsi="Times New Roman" w:cs="Times New Roman"/>
          <w:sz w:val="24"/>
          <w:szCs w:val="24"/>
        </w:rPr>
        <w:br w:type="page"/>
      </w:r>
    </w:p>
    <w:p w14:paraId="01DCFDF9" w14:textId="77777777" w:rsidR="00214DCF" w:rsidRDefault="00214DCF" w:rsidP="00840BBD">
      <w:pPr>
        <w:tabs>
          <w:tab w:val="left" w:pos="360"/>
          <w:tab w:val="left" w:pos="720"/>
          <w:tab w:val="left" w:pos="8640"/>
        </w:tabs>
        <w:spacing w:after="0" w:line="480" w:lineRule="auto"/>
        <w:rPr>
          <w:rFonts w:ascii="Times New Roman" w:hAnsi="Times New Roman" w:cs="Times New Roman"/>
          <w:sz w:val="24"/>
          <w:szCs w:val="24"/>
        </w:rPr>
        <w:pPrChange w:id="850" w:author="JTT" w:date="2015-01-23T16:01:00Z">
          <w:pPr>
            <w:tabs>
              <w:tab w:val="left" w:pos="360"/>
              <w:tab w:val="left" w:pos="720"/>
              <w:tab w:val="left" w:pos="8640"/>
            </w:tabs>
            <w:spacing w:after="0" w:line="480" w:lineRule="auto"/>
          </w:pPr>
        </w:pPrChange>
      </w:pPr>
      <w:r>
        <w:rPr>
          <w:rFonts w:ascii="Times New Roman" w:hAnsi="Times New Roman" w:cs="Times New Roman"/>
          <w:noProof/>
          <w:sz w:val="24"/>
          <w:szCs w:val="24"/>
        </w:rPr>
        <w:lastRenderedPageBreak/>
        <w:drawing>
          <wp:inline distT="0" distB="0" distL="0" distR="0" wp14:anchorId="48A843A0" wp14:editId="7A372AD0">
            <wp:extent cx="5943600" cy="2971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divGrowth.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607F8D9" w14:textId="77777777" w:rsidR="00214DCF" w:rsidRDefault="006D67B2" w:rsidP="00840BBD">
      <w:pPr>
        <w:tabs>
          <w:tab w:val="left" w:pos="360"/>
          <w:tab w:val="left" w:pos="720"/>
          <w:tab w:val="left" w:pos="8640"/>
        </w:tabs>
        <w:spacing w:after="0" w:line="480" w:lineRule="auto"/>
        <w:rPr>
          <w:rFonts w:ascii="Times New Roman" w:hAnsi="Times New Roman" w:cs="Times New Roman"/>
          <w:sz w:val="24"/>
          <w:szCs w:val="24"/>
        </w:rPr>
        <w:pPrChange w:id="851"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Figure X – random effects of k</w:t>
      </w:r>
    </w:p>
    <w:p w14:paraId="4AE269EF" w14:textId="77777777" w:rsidR="00DB1F0E" w:rsidRDefault="00DB1F0E" w:rsidP="00840BBD">
      <w:pPr>
        <w:spacing w:line="480" w:lineRule="auto"/>
        <w:rPr>
          <w:rFonts w:ascii="Times New Roman" w:hAnsi="Times New Roman" w:cs="Times New Roman"/>
          <w:sz w:val="24"/>
          <w:szCs w:val="24"/>
        </w:rPr>
        <w:pPrChange w:id="852" w:author="JTT" w:date="2015-01-23T16:01:00Z">
          <w:pPr/>
        </w:pPrChange>
      </w:pPr>
      <w:r>
        <w:rPr>
          <w:rFonts w:ascii="Times New Roman" w:hAnsi="Times New Roman" w:cs="Times New Roman"/>
          <w:sz w:val="24"/>
          <w:szCs w:val="24"/>
        </w:rPr>
        <w:br w:type="page"/>
      </w:r>
    </w:p>
    <w:p w14:paraId="6B06E324" w14:textId="77777777" w:rsidR="006D67B2" w:rsidRDefault="006D67B2" w:rsidP="00840BBD">
      <w:pPr>
        <w:tabs>
          <w:tab w:val="left" w:pos="360"/>
          <w:tab w:val="left" w:pos="720"/>
          <w:tab w:val="left" w:pos="8640"/>
        </w:tabs>
        <w:spacing w:after="0" w:line="480" w:lineRule="auto"/>
        <w:rPr>
          <w:rFonts w:ascii="Times New Roman" w:hAnsi="Times New Roman" w:cs="Times New Roman"/>
          <w:sz w:val="24"/>
          <w:szCs w:val="24"/>
        </w:rPr>
        <w:pPrChange w:id="853" w:author="JTT" w:date="2015-01-23T16:01:00Z">
          <w:pPr>
            <w:tabs>
              <w:tab w:val="left" w:pos="360"/>
              <w:tab w:val="left" w:pos="720"/>
              <w:tab w:val="left" w:pos="8640"/>
            </w:tabs>
            <w:spacing w:after="0" w:line="480" w:lineRule="auto"/>
          </w:pPr>
        </w:pPrChange>
      </w:pPr>
    </w:p>
    <w:p w14:paraId="0244DCCF" w14:textId="77777777" w:rsidR="00214DCF" w:rsidRDefault="00214DCF" w:rsidP="00840BBD">
      <w:pPr>
        <w:tabs>
          <w:tab w:val="left" w:pos="360"/>
          <w:tab w:val="left" w:pos="720"/>
          <w:tab w:val="left" w:pos="8640"/>
        </w:tabs>
        <w:spacing w:after="0" w:line="480" w:lineRule="auto"/>
        <w:rPr>
          <w:rFonts w:ascii="Times New Roman" w:hAnsi="Times New Roman" w:cs="Times New Roman"/>
          <w:sz w:val="24"/>
          <w:szCs w:val="24"/>
        </w:rPr>
        <w:pPrChange w:id="854" w:author="JTT" w:date="2015-01-23T16:01:00Z">
          <w:pPr>
            <w:tabs>
              <w:tab w:val="left" w:pos="360"/>
              <w:tab w:val="left" w:pos="720"/>
              <w:tab w:val="left" w:pos="8640"/>
            </w:tabs>
            <w:spacing w:after="0" w:line="480" w:lineRule="auto"/>
          </w:pPr>
        </w:pPrChange>
      </w:pPr>
      <w:r>
        <w:rPr>
          <w:rFonts w:ascii="Times New Roman" w:hAnsi="Times New Roman" w:cs="Times New Roman"/>
          <w:noProof/>
          <w:sz w:val="24"/>
          <w:szCs w:val="24"/>
        </w:rPr>
        <w:drawing>
          <wp:inline distT="0" distB="0" distL="0" distR="0" wp14:anchorId="317257AA" wp14:editId="0A99D008">
            <wp:extent cx="59436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ObsVsPred.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26D7A713" w14:textId="77777777" w:rsidR="00214DCF" w:rsidRDefault="00DB1F0E" w:rsidP="00840BBD">
      <w:pPr>
        <w:tabs>
          <w:tab w:val="left" w:pos="360"/>
          <w:tab w:val="left" w:pos="720"/>
          <w:tab w:val="left" w:pos="8640"/>
        </w:tabs>
        <w:spacing w:after="0" w:line="480" w:lineRule="auto"/>
        <w:rPr>
          <w:rFonts w:ascii="Times New Roman" w:hAnsi="Times New Roman" w:cs="Times New Roman"/>
          <w:sz w:val="24"/>
          <w:szCs w:val="24"/>
        </w:rPr>
        <w:pPrChange w:id="855" w:author="JTT" w:date="2015-01-23T16:01:00Z">
          <w:pPr>
            <w:tabs>
              <w:tab w:val="left" w:pos="360"/>
              <w:tab w:val="left" w:pos="720"/>
              <w:tab w:val="left" w:pos="8640"/>
            </w:tabs>
            <w:spacing w:after="0" w:line="480" w:lineRule="auto"/>
          </w:pPr>
        </w:pPrChange>
      </w:pPr>
      <w:r>
        <w:rPr>
          <w:rFonts w:ascii="Times New Roman" w:hAnsi="Times New Roman" w:cs="Times New Roman"/>
          <w:sz w:val="24"/>
          <w:szCs w:val="24"/>
        </w:rPr>
        <w:t>Figure X</w:t>
      </w:r>
    </w:p>
    <w:p w14:paraId="3A314E62" w14:textId="77777777" w:rsidR="00DB1F0E" w:rsidRDefault="00DB1F0E" w:rsidP="00840BBD">
      <w:pPr>
        <w:spacing w:line="480" w:lineRule="auto"/>
        <w:rPr>
          <w:rFonts w:ascii="Times New Roman" w:hAnsi="Times New Roman" w:cs="Times New Roman"/>
          <w:sz w:val="24"/>
          <w:szCs w:val="24"/>
        </w:rPr>
        <w:pPrChange w:id="856" w:author="JTT" w:date="2015-01-23T16:01:00Z">
          <w:pPr/>
        </w:pPrChange>
      </w:pPr>
      <w:r>
        <w:rPr>
          <w:rFonts w:ascii="Times New Roman" w:hAnsi="Times New Roman" w:cs="Times New Roman"/>
          <w:sz w:val="24"/>
          <w:szCs w:val="24"/>
        </w:rPr>
        <w:br w:type="page"/>
      </w:r>
    </w:p>
    <w:p w14:paraId="1098E537" w14:textId="77777777" w:rsidR="00214DCF" w:rsidRDefault="00214DCF" w:rsidP="00840BBD">
      <w:pPr>
        <w:tabs>
          <w:tab w:val="left" w:pos="360"/>
          <w:tab w:val="left" w:pos="720"/>
          <w:tab w:val="left" w:pos="8640"/>
        </w:tabs>
        <w:spacing w:after="0" w:line="480" w:lineRule="auto"/>
        <w:rPr>
          <w:rFonts w:ascii="Times New Roman" w:hAnsi="Times New Roman" w:cs="Times New Roman"/>
          <w:sz w:val="24"/>
          <w:szCs w:val="24"/>
        </w:rPr>
        <w:pPrChange w:id="857" w:author="JTT" w:date="2015-01-23T16:01:00Z">
          <w:pPr>
            <w:tabs>
              <w:tab w:val="left" w:pos="360"/>
              <w:tab w:val="left" w:pos="720"/>
              <w:tab w:val="left" w:pos="8640"/>
            </w:tabs>
            <w:spacing w:after="0" w:line="480" w:lineRule="auto"/>
          </w:pPr>
        </w:pPrChange>
      </w:pPr>
      <w:r>
        <w:rPr>
          <w:rFonts w:ascii="Times New Roman" w:hAnsi="Times New Roman" w:cs="Times New Roman"/>
          <w:noProof/>
          <w:sz w:val="24"/>
          <w:szCs w:val="24"/>
        </w:rPr>
        <w:lastRenderedPageBreak/>
        <w:drawing>
          <wp:inline distT="0" distB="0" distL="0" distR="0" wp14:anchorId="49CE6A05" wp14:editId="0EC6149E">
            <wp:extent cx="2970000" cy="1486800"/>
            <wp:effectExtent l="0" t="0" r="190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s_b.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70000" cy="1486800"/>
                    </a:xfrm>
                    <a:prstGeom prst="rect">
                      <a:avLst/>
                    </a:prstGeom>
                  </pic:spPr>
                </pic:pic>
              </a:graphicData>
            </a:graphic>
          </wp:inline>
        </w:drawing>
      </w:r>
    </w:p>
    <w:p w14:paraId="549E19C3" w14:textId="77777777" w:rsidR="00214DCF" w:rsidRDefault="00DB1F0E" w:rsidP="00840BBD">
      <w:pPr>
        <w:spacing w:line="480" w:lineRule="auto"/>
        <w:rPr>
          <w:rFonts w:ascii="Times New Roman" w:hAnsi="Times New Roman" w:cs="Times New Roman"/>
          <w:sz w:val="24"/>
          <w:szCs w:val="24"/>
        </w:rPr>
        <w:pPrChange w:id="858" w:author="JTT" w:date="2015-01-23T16:01:00Z">
          <w:pPr/>
        </w:pPrChange>
      </w:pPr>
      <w:r>
        <w:rPr>
          <w:rFonts w:ascii="Times New Roman" w:hAnsi="Times New Roman" w:cs="Times New Roman"/>
          <w:sz w:val="24"/>
          <w:szCs w:val="24"/>
        </w:rPr>
        <w:t>Figure X</w:t>
      </w:r>
    </w:p>
    <w:p w14:paraId="504F432D" w14:textId="77777777" w:rsidR="00DB1F0E" w:rsidRPr="009C37AB" w:rsidRDefault="00DB1F0E" w:rsidP="00840BBD">
      <w:pPr>
        <w:spacing w:line="480" w:lineRule="auto"/>
        <w:rPr>
          <w:rFonts w:ascii="Times New Roman" w:hAnsi="Times New Roman" w:cs="Times New Roman"/>
          <w:sz w:val="24"/>
          <w:szCs w:val="24"/>
        </w:rPr>
        <w:pPrChange w:id="859" w:author="JTT" w:date="2015-01-23T16:01:00Z">
          <w:pPr/>
        </w:pPrChange>
      </w:pPr>
    </w:p>
    <w:sectPr w:rsidR="00DB1F0E" w:rsidRPr="009C37AB" w:rsidSect="00DC6BF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0" w:author="JTT" w:date="2015-01-23T15:25:00Z" w:initials="JT">
    <w:p w14:paraId="36C99D69" w14:textId="144911AB" w:rsidR="00D34BEE" w:rsidRDefault="00D34BEE">
      <w:pPr>
        <w:pStyle w:val="CommentText"/>
      </w:pPr>
      <w:r>
        <w:rPr>
          <w:rStyle w:val="CommentReference"/>
        </w:rPr>
        <w:annotationRef/>
      </w:r>
      <w:r w:rsidR="0010212C">
        <w:t>We need to make sure this has been converted throughout</w:t>
      </w:r>
    </w:p>
  </w:comment>
  <w:comment w:id="98" w:author="JTT" w:date="2015-01-23T15:25:00Z" w:initials="JT">
    <w:p w14:paraId="53E31937" w14:textId="4A4B3849" w:rsidR="00DF3C5E" w:rsidRDefault="00DF3C5E">
      <w:pPr>
        <w:pStyle w:val="CommentText"/>
      </w:pPr>
      <w:r>
        <w:rPr>
          <w:rStyle w:val="CommentReference"/>
        </w:rPr>
        <w:annotationRef/>
      </w:r>
      <w:r w:rsidR="00E9478D">
        <w:t>The principle here is to always try to introduce symbols using plain english before they first appear in an equation.</w:t>
      </w:r>
    </w:p>
  </w:comment>
  <w:comment w:id="116" w:author="JTT" w:date="2015-01-23T15:25:00Z" w:initials="JT">
    <w:p w14:paraId="77A7506A" w14:textId="68C4F5EE" w:rsidR="00DF3C5E" w:rsidRDefault="00DF3C5E">
      <w:pPr>
        <w:pStyle w:val="CommentText"/>
      </w:pPr>
      <w:r>
        <w:rPr>
          <w:rStyle w:val="CommentReference"/>
        </w:rPr>
        <w:annotationRef/>
      </w:r>
      <w:r w:rsidR="00E9478D">
        <w:t>I reserve italics for functionals (functions of functions)</w:t>
      </w:r>
    </w:p>
  </w:comment>
  <w:comment w:id="234" w:author="Darcy Webber" w:date="2015-01-23T15:25:00Z" w:initials="DW">
    <w:p w14:paraId="0D6B8123" w14:textId="2B20375C" w:rsidR="00814F05" w:rsidRDefault="00814F05">
      <w:pPr>
        <w:pStyle w:val="CommentText"/>
      </w:pPr>
      <w:r>
        <w:rPr>
          <w:rStyle w:val="CommentReference"/>
        </w:rPr>
        <w:annotationRef/>
      </w:r>
      <w:r>
        <w:t>Did you want to go estimation then simulation or the other way around? It would seem to me that simulation then case study makes more sense. But happy either way</w:t>
      </w:r>
    </w:p>
  </w:comment>
  <w:comment w:id="240" w:author="JTT" w:date="2015-01-23T15:25:00Z" w:initials="JT">
    <w:p w14:paraId="61E44C2A" w14:textId="77777777" w:rsidR="00814F05" w:rsidRDefault="00814F05">
      <w:pPr>
        <w:pStyle w:val="CommentText"/>
      </w:pPr>
      <w:r>
        <w:rPr>
          <w:rStyle w:val="CommentReference"/>
        </w:rPr>
        <w:annotationRef/>
      </w:r>
      <w:r>
        <w:t>Please add paragraph regarding data collection system, biology, and management of species</w:t>
      </w:r>
    </w:p>
  </w:comment>
  <w:comment w:id="269" w:author="JTT" w:date="2015-01-23T15:34:00Z" w:initials="JT">
    <w:p w14:paraId="5F691BE1" w14:textId="67943206" w:rsidR="004471DE" w:rsidRDefault="004471DE">
      <w:pPr>
        <w:pStyle w:val="CommentText"/>
      </w:pPr>
      <w:r>
        <w:rPr>
          <w:rStyle w:val="CommentReference"/>
        </w:rPr>
        <w:annotationRef/>
      </w:r>
      <w:r w:rsidR="004908BD">
        <w:t xml:space="preserve">How did </w:t>
      </w:r>
      <w:r>
        <w:t>you get this value from Dunn?  I’m not sure our estimates of CV would be directly comparable to estimates from a different method (i.e., because our CV for zeta is on a weekly time scale.  Or do you mean the CV of annual variation in gamma?</w:t>
      </w:r>
    </w:p>
  </w:comment>
  <w:comment w:id="270" w:author="JTT" w:date="2015-01-23T15:34:00Z" w:initials="JT">
    <w:p w14:paraId="68D06899" w14:textId="209C8D36" w:rsidR="004471DE" w:rsidRDefault="004471DE">
      <w:pPr>
        <w:pStyle w:val="CommentText"/>
      </w:pPr>
      <w:r>
        <w:rPr>
          <w:rStyle w:val="CommentReference"/>
        </w:rPr>
        <w:annotationRef/>
      </w:r>
      <w:r>
        <w:t>Again, we’ll want to present results in an annual time scale, and this should not be necessary given the rescaling I incorporated in Eq. 4 or whatever it was</w:t>
      </w:r>
    </w:p>
  </w:comment>
  <w:comment w:id="275" w:author="JTT" w:date="2015-01-23T15:35:00Z" w:initials="JT">
    <w:p w14:paraId="175FEF5F" w14:textId="32192774" w:rsidR="004471DE" w:rsidRDefault="004471DE">
      <w:pPr>
        <w:pStyle w:val="CommentText"/>
      </w:pPr>
      <w:r>
        <w:rPr>
          <w:rStyle w:val="CommentReference"/>
        </w:rPr>
        <w:annotationRef/>
      </w:r>
      <w:r>
        <w:t>I can’t decide if we should make our notation sex-specific from the beginning or not.  Any thoughts?</w:t>
      </w:r>
    </w:p>
  </w:comment>
  <w:comment w:id="683" w:author="JTT" w:date="2015-01-23T15:25:00Z" w:initials="JT">
    <w:p w14:paraId="588E8855" w14:textId="77777777" w:rsidR="00814F05" w:rsidRDefault="00814F05">
      <w:pPr>
        <w:pStyle w:val="CommentText"/>
      </w:pPr>
      <w:r>
        <w:rPr>
          <w:rStyle w:val="CommentReference"/>
        </w:rPr>
        <w:annotationRef/>
      </w:r>
      <w:r>
        <w:t>Please complete this table</w:t>
      </w:r>
    </w:p>
  </w:comment>
  <w:comment w:id="829" w:author="JTT" w:date="2015-01-23T15:25:00Z" w:initials="JT">
    <w:p w14:paraId="4B86EE3E" w14:textId="33F92256" w:rsidR="00D34BEE" w:rsidRDefault="00D34BEE">
      <w:pPr>
        <w:pStyle w:val="CommentText"/>
      </w:pPr>
      <w:r>
        <w:rPr>
          <w:rStyle w:val="CommentReference"/>
        </w:rPr>
        <w:annotationRef/>
      </w:r>
      <w:r>
        <w:t>We’ll want to conver to units year^-1 rather than week^-1, reflecting the change I made in the Methods text, here and throughout the results figures and tables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2829099" w15:done="0"/>
  <w15:commentEx w15:paraId="27DCEFB2" w15:done="0"/>
  <w15:commentEx w15:paraId="0D6B8123" w15:done="0"/>
  <w15:commentEx w15:paraId="61E44C2A" w15:done="0"/>
  <w15:commentEx w15:paraId="588E885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ADFE265" w14:textId="77777777" w:rsidR="001E7A80" w:rsidRDefault="001E7A80" w:rsidP="00D21621">
      <w:pPr>
        <w:spacing w:after="0" w:line="240" w:lineRule="auto"/>
      </w:pPr>
      <w:r>
        <w:separator/>
      </w:r>
    </w:p>
  </w:endnote>
  <w:endnote w:type="continuationSeparator" w:id="0">
    <w:p w14:paraId="727AB5EB" w14:textId="77777777" w:rsidR="001E7A80" w:rsidRDefault="001E7A80" w:rsidP="00D216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imes">
    <w:panose1 w:val="02020603050405020304"/>
    <w:charset w:val="00"/>
    <w:family w:val="roma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704605728"/>
      <w:docPartObj>
        <w:docPartGallery w:val="Page Numbers (Bottom of Page)"/>
        <w:docPartUnique/>
      </w:docPartObj>
    </w:sdtPr>
    <w:sdtEndPr/>
    <w:sdtContent>
      <w:p w14:paraId="4A4BC7A2" w14:textId="77777777" w:rsidR="00814F05" w:rsidRDefault="00814F05">
        <w:pPr>
          <w:pStyle w:val="Footer"/>
          <w:jc w:val="center"/>
        </w:pPr>
        <w:r>
          <w:fldChar w:fldCharType="begin"/>
        </w:r>
        <w:r>
          <w:instrText xml:space="preserve"> PAGE   \* MERGEFORMAT </w:instrText>
        </w:r>
        <w:r>
          <w:fldChar w:fldCharType="separate"/>
        </w:r>
        <w:r w:rsidR="00840BBD">
          <w:rPr>
            <w:noProof/>
          </w:rPr>
          <w:t>8</w:t>
        </w:r>
        <w:r>
          <w:rPr>
            <w:noProof/>
          </w:rPr>
          <w:fldChar w:fldCharType="end"/>
        </w:r>
      </w:p>
    </w:sdtContent>
  </w:sdt>
  <w:p w14:paraId="5836647F" w14:textId="77777777" w:rsidR="00814F05" w:rsidRDefault="00814F0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4E4188" w14:textId="77777777" w:rsidR="001E7A80" w:rsidRDefault="001E7A80" w:rsidP="00D21621">
      <w:pPr>
        <w:spacing w:after="0" w:line="240" w:lineRule="auto"/>
      </w:pPr>
      <w:r>
        <w:separator/>
      </w:r>
    </w:p>
  </w:footnote>
  <w:footnote w:type="continuationSeparator" w:id="0">
    <w:p w14:paraId="5E15C3FB" w14:textId="77777777" w:rsidR="001E7A80" w:rsidRDefault="001E7A80" w:rsidP="00D2162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581778B"/>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26025049"/>
    <w:multiLevelType w:val="hybridMultilevel"/>
    <w:tmpl w:val="89D075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nsid w:val="2A011755"/>
    <w:multiLevelType w:val="hybridMultilevel"/>
    <w:tmpl w:val="B47C7B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2E2B55E1"/>
    <w:multiLevelType w:val="hybridMultilevel"/>
    <w:tmpl w:val="CE1471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32581B36"/>
    <w:multiLevelType w:val="hybridMultilevel"/>
    <w:tmpl w:val="3F227B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nsid w:val="439D1A97"/>
    <w:multiLevelType w:val="hybridMultilevel"/>
    <w:tmpl w:val="92F2E4B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6">
    <w:nsid w:val="45895B10"/>
    <w:multiLevelType w:val="hybridMultilevel"/>
    <w:tmpl w:val="597EAD4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7">
    <w:nsid w:val="7AB95EB5"/>
    <w:multiLevelType w:val="hybridMultilevel"/>
    <w:tmpl w:val="03065C30"/>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0"/>
  </w:num>
  <w:num w:numId="4">
    <w:abstractNumId w:val="7"/>
  </w:num>
  <w:num w:numId="5">
    <w:abstractNumId w:val="6"/>
  </w:num>
  <w:num w:numId="6">
    <w:abstractNumId w:val="5"/>
  </w:num>
  <w:num w:numId="7">
    <w:abstractNumId w:val="3"/>
  </w:num>
  <w:num w:numId="8">
    <w:abstractNumId w:val="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rcy Webber">
    <w15:presenceInfo w15:providerId="AD" w15:userId="S-1-5-21-2006794120-1690220639-2666707112-23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revisionView w:markup="0"/>
  <w:trackRevisions/>
  <w:defaultTabStop w:val="720"/>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7679"/>
    <w:rsid w:val="0000537E"/>
    <w:rsid w:val="00005BFC"/>
    <w:rsid w:val="000162BC"/>
    <w:rsid w:val="0002251C"/>
    <w:rsid w:val="00022847"/>
    <w:rsid w:val="00023DDB"/>
    <w:rsid w:val="00024E4F"/>
    <w:rsid w:val="00027299"/>
    <w:rsid w:val="0003571C"/>
    <w:rsid w:val="00036315"/>
    <w:rsid w:val="0004100A"/>
    <w:rsid w:val="00041488"/>
    <w:rsid w:val="00044487"/>
    <w:rsid w:val="00051BF5"/>
    <w:rsid w:val="000575B1"/>
    <w:rsid w:val="00070308"/>
    <w:rsid w:val="000733CF"/>
    <w:rsid w:val="000746E4"/>
    <w:rsid w:val="00074E82"/>
    <w:rsid w:val="00075C75"/>
    <w:rsid w:val="000855AF"/>
    <w:rsid w:val="0009167D"/>
    <w:rsid w:val="00091C30"/>
    <w:rsid w:val="000A2422"/>
    <w:rsid w:val="000A5AF8"/>
    <w:rsid w:val="000B6524"/>
    <w:rsid w:val="000B6B53"/>
    <w:rsid w:val="000C2236"/>
    <w:rsid w:val="000C2605"/>
    <w:rsid w:val="000C349A"/>
    <w:rsid w:val="000C7901"/>
    <w:rsid w:val="000D469E"/>
    <w:rsid w:val="000D48C7"/>
    <w:rsid w:val="000D54BF"/>
    <w:rsid w:val="000D7CE0"/>
    <w:rsid w:val="000D7E81"/>
    <w:rsid w:val="000D7EA5"/>
    <w:rsid w:val="000E230A"/>
    <w:rsid w:val="000E273D"/>
    <w:rsid w:val="000E44B5"/>
    <w:rsid w:val="000E512E"/>
    <w:rsid w:val="000E6639"/>
    <w:rsid w:val="000E777F"/>
    <w:rsid w:val="000F4402"/>
    <w:rsid w:val="0010212C"/>
    <w:rsid w:val="00103DE1"/>
    <w:rsid w:val="00103F5A"/>
    <w:rsid w:val="001118E8"/>
    <w:rsid w:val="00111BF5"/>
    <w:rsid w:val="00122FC8"/>
    <w:rsid w:val="00130716"/>
    <w:rsid w:val="00133C54"/>
    <w:rsid w:val="001400CD"/>
    <w:rsid w:val="00141584"/>
    <w:rsid w:val="00147A67"/>
    <w:rsid w:val="00147DC4"/>
    <w:rsid w:val="00151660"/>
    <w:rsid w:val="00170526"/>
    <w:rsid w:val="00172E37"/>
    <w:rsid w:val="0017683B"/>
    <w:rsid w:val="00177179"/>
    <w:rsid w:val="001839A8"/>
    <w:rsid w:val="0018784A"/>
    <w:rsid w:val="001910E9"/>
    <w:rsid w:val="00192981"/>
    <w:rsid w:val="00193C97"/>
    <w:rsid w:val="001953FE"/>
    <w:rsid w:val="0019699F"/>
    <w:rsid w:val="00197871"/>
    <w:rsid w:val="001A3A8E"/>
    <w:rsid w:val="001B42E3"/>
    <w:rsid w:val="001B594F"/>
    <w:rsid w:val="001B751D"/>
    <w:rsid w:val="001C1FF3"/>
    <w:rsid w:val="001C3BA8"/>
    <w:rsid w:val="001C4ABE"/>
    <w:rsid w:val="001C6389"/>
    <w:rsid w:val="001C6BAD"/>
    <w:rsid w:val="001D4B5F"/>
    <w:rsid w:val="001D5B61"/>
    <w:rsid w:val="001E733D"/>
    <w:rsid w:val="001E7A80"/>
    <w:rsid w:val="001F2C5D"/>
    <w:rsid w:val="001F3564"/>
    <w:rsid w:val="001F5B03"/>
    <w:rsid w:val="00201D26"/>
    <w:rsid w:val="00207CF0"/>
    <w:rsid w:val="002108D2"/>
    <w:rsid w:val="00211D58"/>
    <w:rsid w:val="00214DCF"/>
    <w:rsid w:val="00215572"/>
    <w:rsid w:val="00222EE1"/>
    <w:rsid w:val="002243BC"/>
    <w:rsid w:val="00230447"/>
    <w:rsid w:val="00231499"/>
    <w:rsid w:val="00233B1A"/>
    <w:rsid w:val="00235B0C"/>
    <w:rsid w:val="002400BB"/>
    <w:rsid w:val="0024242D"/>
    <w:rsid w:val="002425C8"/>
    <w:rsid w:val="0024310C"/>
    <w:rsid w:val="00244483"/>
    <w:rsid w:val="0024711E"/>
    <w:rsid w:val="00247B5D"/>
    <w:rsid w:val="00247CAC"/>
    <w:rsid w:val="00250422"/>
    <w:rsid w:val="00251190"/>
    <w:rsid w:val="002526DC"/>
    <w:rsid w:val="002648DA"/>
    <w:rsid w:val="00266774"/>
    <w:rsid w:val="00271160"/>
    <w:rsid w:val="00276006"/>
    <w:rsid w:val="0027649E"/>
    <w:rsid w:val="00284FCE"/>
    <w:rsid w:val="00285C62"/>
    <w:rsid w:val="0029591B"/>
    <w:rsid w:val="00296287"/>
    <w:rsid w:val="00297EDF"/>
    <w:rsid w:val="002A0128"/>
    <w:rsid w:val="002A3F7F"/>
    <w:rsid w:val="002A6000"/>
    <w:rsid w:val="002B4908"/>
    <w:rsid w:val="002C5016"/>
    <w:rsid w:val="002C582E"/>
    <w:rsid w:val="002C6717"/>
    <w:rsid w:val="002E0656"/>
    <w:rsid w:val="002E4768"/>
    <w:rsid w:val="002E7AC8"/>
    <w:rsid w:val="002F5E19"/>
    <w:rsid w:val="002F7FA1"/>
    <w:rsid w:val="00302FC2"/>
    <w:rsid w:val="00307F62"/>
    <w:rsid w:val="00311ECD"/>
    <w:rsid w:val="00321705"/>
    <w:rsid w:val="00322CBE"/>
    <w:rsid w:val="0032434D"/>
    <w:rsid w:val="0033736C"/>
    <w:rsid w:val="00341937"/>
    <w:rsid w:val="00347984"/>
    <w:rsid w:val="0035468C"/>
    <w:rsid w:val="0035645B"/>
    <w:rsid w:val="00374476"/>
    <w:rsid w:val="0037498F"/>
    <w:rsid w:val="00374F6C"/>
    <w:rsid w:val="003767B6"/>
    <w:rsid w:val="0038027B"/>
    <w:rsid w:val="0038117F"/>
    <w:rsid w:val="003819DE"/>
    <w:rsid w:val="003827F9"/>
    <w:rsid w:val="0039115C"/>
    <w:rsid w:val="003914E0"/>
    <w:rsid w:val="00396C45"/>
    <w:rsid w:val="003A28BE"/>
    <w:rsid w:val="003A2EDF"/>
    <w:rsid w:val="003A3279"/>
    <w:rsid w:val="003B1F46"/>
    <w:rsid w:val="003B2E52"/>
    <w:rsid w:val="003B2E6A"/>
    <w:rsid w:val="003B31E8"/>
    <w:rsid w:val="003C00F6"/>
    <w:rsid w:val="003C0181"/>
    <w:rsid w:val="003C1225"/>
    <w:rsid w:val="003C6CBA"/>
    <w:rsid w:val="003D5855"/>
    <w:rsid w:val="003F7199"/>
    <w:rsid w:val="004009B8"/>
    <w:rsid w:val="00404A48"/>
    <w:rsid w:val="00407481"/>
    <w:rsid w:val="004213C9"/>
    <w:rsid w:val="00421673"/>
    <w:rsid w:val="00422C0C"/>
    <w:rsid w:val="00423124"/>
    <w:rsid w:val="00424CBA"/>
    <w:rsid w:val="00427A8C"/>
    <w:rsid w:val="004319AD"/>
    <w:rsid w:val="004471DE"/>
    <w:rsid w:val="004553AA"/>
    <w:rsid w:val="00460E50"/>
    <w:rsid w:val="00461660"/>
    <w:rsid w:val="00462A77"/>
    <w:rsid w:val="00465CB9"/>
    <w:rsid w:val="00465E37"/>
    <w:rsid w:val="00466C63"/>
    <w:rsid w:val="004732A0"/>
    <w:rsid w:val="0047554C"/>
    <w:rsid w:val="00477473"/>
    <w:rsid w:val="004850C6"/>
    <w:rsid w:val="004908BD"/>
    <w:rsid w:val="00491E8E"/>
    <w:rsid w:val="00497E1D"/>
    <w:rsid w:val="004A1004"/>
    <w:rsid w:val="004A1830"/>
    <w:rsid w:val="004A6E32"/>
    <w:rsid w:val="004B1687"/>
    <w:rsid w:val="004B1E6C"/>
    <w:rsid w:val="004B31C6"/>
    <w:rsid w:val="004C2243"/>
    <w:rsid w:val="004C2630"/>
    <w:rsid w:val="004C5532"/>
    <w:rsid w:val="004C72ED"/>
    <w:rsid w:val="004D0B4A"/>
    <w:rsid w:val="004D2C4A"/>
    <w:rsid w:val="004D73DC"/>
    <w:rsid w:val="004E2A0B"/>
    <w:rsid w:val="004E4108"/>
    <w:rsid w:val="004E6298"/>
    <w:rsid w:val="004F1037"/>
    <w:rsid w:val="004F7C37"/>
    <w:rsid w:val="005025EE"/>
    <w:rsid w:val="00507964"/>
    <w:rsid w:val="005104DC"/>
    <w:rsid w:val="00520F3F"/>
    <w:rsid w:val="00523628"/>
    <w:rsid w:val="005457E2"/>
    <w:rsid w:val="00546EC1"/>
    <w:rsid w:val="00550A9A"/>
    <w:rsid w:val="00557AA1"/>
    <w:rsid w:val="005602ED"/>
    <w:rsid w:val="00570D16"/>
    <w:rsid w:val="00572C51"/>
    <w:rsid w:val="00573322"/>
    <w:rsid w:val="005745C0"/>
    <w:rsid w:val="005779DB"/>
    <w:rsid w:val="00577B8B"/>
    <w:rsid w:val="00581C85"/>
    <w:rsid w:val="00583292"/>
    <w:rsid w:val="00584E95"/>
    <w:rsid w:val="00587399"/>
    <w:rsid w:val="005947B5"/>
    <w:rsid w:val="005A4504"/>
    <w:rsid w:val="005A47AA"/>
    <w:rsid w:val="005B705A"/>
    <w:rsid w:val="005C081F"/>
    <w:rsid w:val="005C15FC"/>
    <w:rsid w:val="005C518B"/>
    <w:rsid w:val="005C6FB0"/>
    <w:rsid w:val="005E3599"/>
    <w:rsid w:val="005F4D7C"/>
    <w:rsid w:val="005F533B"/>
    <w:rsid w:val="0060060B"/>
    <w:rsid w:val="006024D6"/>
    <w:rsid w:val="00605588"/>
    <w:rsid w:val="00606B2E"/>
    <w:rsid w:val="00611502"/>
    <w:rsid w:val="00613C92"/>
    <w:rsid w:val="006170A6"/>
    <w:rsid w:val="00620775"/>
    <w:rsid w:val="00626350"/>
    <w:rsid w:val="00634CE3"/>
    <w:rsid w:val="00637679"/>
    <w:rsid w:val="006422CA"/>
    <w:rsid w:val="00652704"/>
    <w:rsid w:val="006527AD"/>
    <w:rsid w:val="006548B2"/>
    <w:rsid w:val="00655AED"/>
    <w:rsid w:val="00657CB4"/>
    <w:rsid w:val="00672EE4"/>
    <w:rsid w:val="006815FB"/>
    <w:rsid w:val="00683C7E"/>
    <w:rsid w:val="00684E7C"/>
    <w:rsid w:val="00695F7A"/>
    <w:rsid w:val="006A7091"/>
    <w:rsid w:val="006A7633"/>
    <w:rsid w:val="006B598A"/>
    <w:rsid w:val="006C0AE3"/>
    <w:rsid w:val="006C48E3"/>
    <w:rsid w:val="006D0082"/>
    <w:rsid w:val="006D5165"/>
    <w:rsid w:val="006D67B2"/>
    <w:rsid w:val="006D7AFB"/>
    <w:rsid w:val="006E2633"/>
    <w:rsid w:val="006E7D01"/>
    <w:rsid w:val="006F0985"/>
    <w:rsid w:val="006F6432"/>
    <w:rsid w:val="00702AE4"/>
    <w:rsid w:val="007034F9"/>
    <w:rsid w:val="0070458D"/>
    <w:rsid w:val="00706F6D"/>
    <w:rsid w:val="00711318"/>
    <w:rsid w:val="00717920"/>
    <w:rsid w:val="007233F4"/>
    <w:rsid w:val="00723CCB"/>
    <w:rsid w:val="00726AF6"/>
    <w:rsid w:val="00732B0D"/>
    <w:rsid w:val="00733167"/>
    <w:rsid w:val="007360A0"/>
    <w:rsid w:val="00741AEA"/>
    <w:rsid w:val="00743673"/>
    <w:rsid w:val="007476FC"/>
    <w:rsid w:val="007513F7"/>
    <w:rsid w:val="00752FAC"/>
    <w:rsid w:val="00772D9F"/>
    <w:rsid w:val="00772E4B"/>
    <w:rsid w:val="0077377F"/>
    <w:rsid w:val="007773A0"/>
    <w:rsid w:val="00793365"/>
    <w:rsid w:val="00795CB0"/>
    <w:rsid w:val="007A0F09"/>
    <w:rsid w:val="007A13BB"/>
    <w:rsid w:val="007A2E69"/>
    <w:rsid w:val="007A2F00"/>
    <w:rsid w:val="007A5137"/>
    <w:rsid w:val="007A7191"/>
    <w:rsid w:val="007B64AA"/>
    <w:rsid w:val="007C3CFB"/>
    <w:rsid w:val="007C7FCD"/>
    <w:rsid w:val="007D4BAD"/>
    <w:rsid w:val="007F3AEA"/>
    <w:rsid w:val="0080001A"/>
    <w:rsid w:val="00800D3D"/>
    <w:rsid w:val="00801518"/>
    <w:rsid w:val="00804B23"/>
    <w:rsid w:val="00806E4F"/>
    <w:rsid w:val="008100AA"/>
    <w:rsid w:val="00812728"/>
    <w:rsid w:val="008132F5"/>
    <w:rsid w:val="00814F05"/>
    <w:rsid w:val="00817B08"/>
    <w:rsid w:val="00827467"/>
    <w:rsid w:val="00827676"/>
    <w:rsid w:val="00831FF0"/>
    <w:rsid w:val="008374FC"/>
    <w:rsid w:val="00840BBD"/>
    <w:rsid w:val="008411C1"/>
    <w:rsid w:val="00842DDE"/>
    <w:rsid w:val="00853016"/>
    <w:rsid w:val="008532F6"/>
    <w:rsid w:val="008574DE"/>
    <w:rsid w:val="00861AFB"/>
    <w:rsid w:val="00870ACE"/>
    <w:rsid w:val="008717A7"/>
    <w:rsid w:val="0087348C"/>
    <w:rsid w:val="00875F14"/>
    <w:rsid w:val="0088056C"/>
    <w:rsid w:val="0088078F"/>
    <w:rsid w:val="0089043B"/>
    <w:rsid w:val="00890EE0"/>
    <w:rsid w:val="008959AA"/>
    <w:rsid w:val="00896BD0"/>
    <w:rsid w:val="00897842"/>
    <w:rsid w:val="008A1964"/>
    <w:rsid w:val="008A1CDC"/>
    <w:rsid w:val="008A4362"/>
    <w:rsid w:val="008A49FF"/>
    <w:rsid w:val="008A67B1"/>
    <w:rsid w:val="008A76DE"/>
    <w:rsid w:val="008B5C34"/>
    <w:rsid w:val="008C612C"/>
    <w:rsid w:val="008C7712"/>
    <w:rsid w:val="008D1B58"/>
    <w:rsid w:val="008D1ECE"/>
    <w:rsid w:val="008D1EF6"/>
    <w:rsid w:val="008D29C2"/>
    <w:rsid w:val="008D7D8C"/>
    <w:rsid w:val="008E1438"/>
    <w:rsid w:val="008E2586"/>
    <w:rsid w:val="008E499E"/>
    <w:rsid w:val="008E5E33"/>
    <w:rsid w:val="008E7084"/>
    <w:rsid w:val="008E7432"/>
    <w:rsid w:val="008F76EB"/>
    <w:rsid w:val="0090245F"/>
    <w:rsid w:val="00902509"/>
    <w:rsid w:val="00902C41"/>
    <w:rsid w:val="00907D48"/>
    <w:rsid w:val="00922696"/>
    <w:rsid w:val="009231A6"/>
    <w:rsid w:val="009250DC"/>
    <w:rsid w:val="00927FCE"/>
    <w:rsid w:val="00932F28"/>
    <w:rsid w:val="0093784C"/>
    <w:rsid w:val="00940E38"/>
    <w:rsid w:val="00942591"/>
    <w:rsid w:val="00943808"/>
    <w:rsid w:val="00943A64"/>
    <w:rsid w:val="00946148"/>
    <w:rsid w:val="0095033F"/>
    <w:rsid w:val="00950562"/>
    <w:rsid w:val="00954F5B"/>
    <w:rsid w:val="00963A47"/>
    <w:rsid w:val="009738B0"/>
    <w:rsid w:val="009841E5"/>
    <w:rsid w:val="00984AF4"/>
    <w:rsid w:val="0098629A"/>
    <w:rsid w:val="00996A1F"/>
    <w:rsid w:val="009A66F1"/>
    <w:rsid w:val="009A70B4"/>
    <w:rsid w:val="009B3149"/>
    <w:rsid w:val="009B583F"/>
    <w:rsid w:val="009C07ED"/>
    <w:rsid w:val="009C0ED4"/>
    <w:rsid w:val="009C37AB"/>
    <w:rsid w:val="009C6B60"/>
    <w:rsid w:val="009D73B8"/>
    <w:rsid w:val="009E001B"/>
    <w:rsid w:val="009F5FBA"/>
    <w:rsid w:val="009F6A06"/>
    <w:rsid w:val="009F7A92"/>
    <w:rsid w:val="00A042D3"/>
    <w:rsid w:val="00A04FDF"/>
    <w:rsid w:val="00A07DE8"/>
    <w:rsid w:val="00A11527"/>
    <w:rsid w:val="00A12832"/>
    <w:rsid w:val="00A22698"/>
    <w:rsid w:val="00A24DC4"/>
    <w:rsid w:val="00A31C97"/>
    <w:rsid w:val="00A33E22"/>
    <w:rsid w:val="00A432C6"/>
    <w:rsid w:val="00A51456"/>
    <w:rsid w:val="00A5207A"/>
    <w:rsid w:val="00A54DCC"/>
    <w:rsid w:val="00A55D1F"/>
    <w:rsid w:val="00A56083"/>
    <w:rsid w:val="00A60FF5"/>
    <w:rsid w:val="00A6397F"/>
    <w:rsid w:val="00A72B89"/>
    <w:rsid w:val="00A74C42"/>
    <w:rsid w:val="00A7522C"/>
    <w:rsid w:val="00A83F48"/>
    <w:rsid w:val="00A8413F"/>
    <w:rsid w:val="00A9144C"/>
    <w:rsid w:val="00A94EC6"/>
    <w:rsid w:val="00AA0DA9"/>
    <w:rsid w:val="00AA1E34"/>
    <w:rsid w:val="00AB2A7D"/>
    <w:rsid w:val="00AC73C3"/>
    <w:rsid w:val="00AC7ED2"/>
    <w:rsid w:val="00AD5176"/>
    <w:rsid w:val="00AD67A3"/>
    <w:rsid w:val="00AE3F42"/>
    <w:rsid w:val="00AF1880"/>
    <w:rsid w:val="00B06918"/>
    <w:rsid w:val="00B06A56"/>
    <w:rsid w:val="00B0776F"/>
    <w:rsid w:val="00B133A3"/>
    <w:rsid w:val="00B147D2"/>
    <w:rsid w:val="00B16741"/>
    <w:rsid w:val="00B2376A"/>
    <w:rsid w:val="00B27000"/>
    <w:rsid w:val="00B344A8"/>
    <w:rsid w:val="00B3704B"/>
    <w:rsid w:val="00B4376C"/>
    <w:rsid w:val="00B466AE"/>
    <w:rsid w:val="00B54B63"/>
    <w:rsid w:val="00B55267"/>
    <w:rsid w:val="00B66D5E"/>
    <w:rsid w:val="00B675AC"/>
    <w:rsid w:val="00B711EC"/>
    <w:rsid w:val="00B723C3"/>
    <w:rsid w:val="00B73886"/>
    <w:rsid w:val="00B73CF0"/>
    <w:rsid w:val="00B7420B"/>
    <w:rsid w:val="00B827F8"/>
    <w:rsid w:val="00B8286D"/>
    <w:rsid w:val="00B8752F"/>
    <w:rsid w:val="00B949E5"/>
    <w:rsid w:val="00B94CBC"/>
    <w:rsid w:val="00B95C8C"/>
    <w:rsid w:val="00BA4710"/>
    <w:rsid w:val="00BA6D31"/>
    <w:rsid w:val="00BB132F"/>
    <w:rsid w:val="00BB44CF"/>
    <w:rsid w:val="00BC432C"/>
    <w:rsid w:val="00BC4B5E"/>
    <w:rsid w:val="00BC79C3"/>
    <w:rsid w:val="00BD76DE"/>
    <w:rsid w:val="00BD775D"/>
    <w:rsid w:val="00BE305A"/>
    <w:rsid w:val="00BE3F76"/>
    <w:rsid w:val="00BE7622"/>
    <w:rsid w:val="00BF1361"/>
    <w:rsid w:val="00BF2E13"/>
    <w:rsid w:val="00BF647D"/>
    <w:rsid w:val="00C03356"/>
    <w:rsid w:val="00C03A00"/>
    <w:rsid w:val="00C0584E"/>
    <w:rsid w:val="00C05994"/>
    <w:rsid w:val="00C06676"/>
    <w:rsid w:val="00C10767"/>
    <w:rsid w:val="00C15D05"/>
    <w:rsid w:val="00C173F8"/>
    <w:rsid w:val="00C17515"/>
    <w:rsid w:val="00C24727"/>
    <w:rsid w:val="00C40FF2"/>
    <w:rsid w:val="00C41D0B"/>
    <w:rsid w:val="00C62558"/>
    <w:rsid w:val="00C63890"/>
    <w:rsid w:val="00C670D8"/>
    <w:rsid w:val="00C7025B"/>
    <w:rsid w:val="00C726CF"/>
    <w:rsid w:val="00C814FD"/>
    <w:rsid w:val="00C84B1E"/>
    <w:rsid w:val="00C85D9B"/>
    <w:rsid w:val="00C8648B"/>
    <w:rsid w:val="00C91ECF"/>
    <w:rsid w:val="00C93C83"/>
    <w:rsid w:val="00C97048"/>
    <w:rsid w:val="00CA2ADD"/>
    <w:rsid w:val="00CA744D"/>
    <w:rsid w:val="00CB02C9"/>
    <w:rsid w:val="00CB43F1"/>
    <w:rsid w:val="00CB44C6"/>
    <w:rsid w:val="00CB496A"/>
    <w:rsid w:val="00CB6F4F"/>
    <w:rsid w:val="00CB760B"/>
    <w:rsid w:val="00CC5B6B"/>
    <w:rsid w:val="00CC7A52"/>
    <w:rsid w:val="00CD12C3"/>
    <w:rsid w:val="00CD5D58"/>
    <w:rsid w:val="00CE13FE"/>
    <w:rsid w:val="00CE3790"/>
    <w:rsid w:val="00CE6E8D"/>
    <w:rsid w:val="00CF0504"/>
    <w:rsid w:val="00CF175A"/>
    <w:rsid w:val="00CF1B2A"/>
    <w:rsid w:val="00CF3B4C"/>
    <w:rsid w:val="00CF5747"/>
    <w:rsid w:val="00D00F77"/>
    <w:rsid w:val="00D018E5"/>
    <w:rsid w:val="00D05E15"/>
    <w:rsid w:val="00D072D1"/>
    <w:rsid w:val="00D07864"/>
    <w:rsid w:val="00D10A54"/>
    <w:rsid w:val="00D10D2B"/>
    <w:rsid w:val="00D13B15"/>
    <w:rsid w:val="00D141B9"/>
    <w:rsid w:val="00D17015"/>
    <w:rsid w:val="00D21621"/>
    <w:rsid w:val="00D252FF"/>
    <w:rsid w:val="00D254A6"/>
    <w:rsid w:val="00D269B9"/>
    <w:rsid w:val="00D27F19"/>
    <w:rsid w:val="00D30258"/>
    <w:rsid w:val="00D32788"/>
    <w:rsid w:val="00D34870"/>
    <w:rsid w:val="00D34BEE"/>
    <w:rsid w:val="00D34D60"/>
    <w:rsid w:val="00D36A7B"/>
    <w:rsid w:val="00D5340D"/>
    <w:rsid w:val="00D53FFE"/>
    <w:rsid w:val="00D66CB2"/>
    <w:rsid w:val="00D77D56"/>
    <w:rsid w:val="00D82E23"/>
    <w:rsid w:val="00D8471F"/>
    <w:rsid w:val="00D851A4"/>
    <w:rsid w:val="00D868CF"/>
    <w:rsid w:val="00D87F9B"/>
    <w:rsid w:val="00D90579"/>
    <w:rsid w:val="00D90E0A"/>
    <w:rsid w:val="00D92192"/>
    <w:rsid w:val="00D93B9E"/>
    <w:rsid w:val="00D95083"/>
    <w:rsid w:val="00D9718B"/>
    <w:rsid w:val="00D975FA"/>
    <w:rsid w:val="00DA0674"/>
    <w:rsid w:val="00DA192C"/>
    <w:rsid w:val="00DA435A"/>
    <w:rsid w:val="00DA5983"/>
    <w:rsid w:val="00DB1F0E"/>
    <w:rsid w:val="00DB5DB4"/>
    <w:rsid w:val="00DB676E"/>
    <w:rsid w:val="00DC11C2"/>
    <w:rsid w:val="00DC613A"/>
    <w:rsid w:val="00DC680B"/>
    <w:rsid w:val="00DC6BF5"/>
    <w:rsid w:val="00DC7715"/>
    <w:rsid w:val="00DD66F8"/>
    <w:rsid w:val="00DE639A"/>
    <w:rsid w:val="00DE6A76"/>
    <w:rsid w:val="00DF2EF2"/>
    <w:rsid w:val="00DF3C5E"/>
    <w:rsid w:val="00DF3FA8"/>
    <w:rsid w:val="00DF4D0D"/>
    <w:rsid w:val="00DF5788"/>
    <w:rsid w:val="00E009B9"/>
    <w:rsid w:val="00E05DC9"/>
    <w:rsid w:val="00E0608F"/>
    <w:rsid w:val="00E20BAE"/>
    <w:rsid w:val="00E23E0C"/>
    <w:rsid w:val="00E32B44"/>
    <w:rsid w:val="00E34336"/>
    <w:rsid w:val="00E40C58"/>
    <w:rsid w:val="00E40F2B"/>
    <w:rsid w:val="00E4160B"/>
    <w:rsid w:val="00E503C0"/>
    <w:rsid w:val="00E51C92"/>
    <w:rsid w:val="00E51F89"/>
    <w:rsid w:val="00E52B9B"/>
    <w:rsid w:val="00E52D78"/>
    <w:rsid w:val="00E54330"/>
    <w:rsid w:val="00E54769"/>
    <w:rsid w:val="00E70A9F"/>
    <w:rsid w:val="00E7149C"/>
    <w:rsid w:val="00E74C9E"/>
    <w:rsid w:val="00E76581"/>
    <w:rsid w:val="00E80F51"/>
    <w:rsid w:val="00E84EBE"/>
    <w:rsid w:val="00E90ECD"/>
    <w:rsid w:val="00E91063"/>
    <w:rsid w:val="00E92231"/>
    <w:rsid w:val="00E9478D"/>
    <w:rsid w:val="00E94B6C"/>
    <w:rsid w:val="00E95BC6"/>
    <w:rsid w:val="00E96556"/>
    <w:rsid w:val="00EA21F1"/>
    <w:rsid w:val="00EA284B"/>
    <w:rsid w:val="00EA3D66"/>
    <w:rsid w:val="00EA6722"/>
    <w:rsid w:val="00EB0C11"/>
    <w:rsid w:val="00EB46D1"/>
    <w:rsid w:val="00EC021A"/>
    <w:rsid w:val="00EC1BDC"/>
    <w:rsid w:val="00EC1D64"/>
    <w:rsid w:val="00ED1059"/>
    <w:rsid w:val="00EE26BF"/>
    <w:rsid w:val="00EE483D"/>
    <w:rsid w:val="00EF2360"/>
    <w:rsid w:val="00F02008"/>
    <w:rsid w:val="00F03978"/>
    <w:rsid w:val="00F0611C"/>
    <w:rsid w:val="00F073E4"/>
    <w:rsid w:val="00F12CA2"/>
    <w:rsid w:val="00F1568A"/>
    <w:rsid w:val="00F16B4C"/>
    <w:rsid w:val="00F17AE7"/>
    <w:rsid w:val="00F2106D"/>
    <w:rsid w:val="00F25992"/>
    <w:rsid w:val="00F26455"/>
    <w:rsid w:val="00F35846"/>
    <w:rsid w:val="00F44E62"/>
    <w:rsid w:val="00F52ABC"/>
    <w:rsid w:val="00F60FAC"/>
    <w:rsid w:val="00F6411C"/>
    <w:rsid w:val="00F641C0"/>
    <w:rsid w:val="00F65279"/>
    <w:rsid w:val="00F65E40"/>
    <w:rsid w:val="00F71B08"/>
    <w:rsid w:val="00F757E8"/>
    <w:rsid w:val="00F779D1"/>
    <w:rsid w:val="00F8200B"/>
    <w:rsid w:val="00F84221"/>
    <w:rsid w:val="00F85DD6"/>
    <w:rsid w:val="00F92765"/>
    <w:rsid w:val="00F9289D"/>
    <w:rsid w:val="00FA01CA"/>
    <w:rsid w:val="00FA12C7"/>
    <w:rsid w:val="00FA313D"/>
    <w:rsid w:val="00FB1785"/>
    <w:rsid w:val="00FB17A0"/>
    <w:rsid w:val="00FB79BF"/>
    <w:rsid w:val="00FC052D"/>
    <w:rsid w:val="00FC5D92"/>
    <w:rsid w:val="00FC682C"/>
    <w:rsid w:val="00FC7639"/>
    <w:rsid w:val="00FD1B8A"/>
    <w:rsid w:val="00FD7A35"/>
    <w:rsid w:val="00FE0EF2"/>
    <w:rsid w:val="00FE2138"/>
    <w:rsid w:val="00FF2CB8"/>
    <w:rsid w:val="00FF413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65A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qFormat="1"/>
    <w:lsdException w:name="heading 3" w:qFormat="1"/>
    <w:lsdException w:name="heading 4"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9"/>
    <w:qFormat/>
    <w:rsid w:val="009C37AB"/>
    <w:pPr>
      <w:keepNext/>
      <w:widowControl w:val="0"/>
      <w:autoSpaceDE w:val="0"/>
      <w:autoSpaceDN w:val="0"/>
      <w:adjustRightInd w:val="0"/>
      <w:spacing w:before="240" w:after="60" w:line="240" w:lineRule="auto"/>
      <w:outlineLvl w:val="1"/>
    </w:pPr>
    <w:rPr>
      <w:rFonts w:ascii="Times" w:eastAsia="Times New Roman" w:hAnsi="Times" w:cs="Times"/>
      <w:b/>
      <w:bCs/>
      <w:noProof/>
      <w:sz w:val="32"/>
      <w:szCs w:val="32"/>
      <w:lang w:val="en-GB" w:eastAsia="en-GB"/>
    </w:rPr>
  </w:style>
  <w:style w:type="paragraph" w:styleId="Heading3">
    <w:name w:val="heading 3"/>
    <w:basedOn w:val="Normal"/>
    <w:next w:val="Normal"/>
    <w:link w:val="Heading3Char"/>
    <w:uiPriority w:val="99"/>
    <w:qFormat/>
    <w:rsid w:val="009C37AB"/>
    <w:pPr>
      <w:keepNext/>
      <w:widowControl w:val="0"/>
      <w:autoSpaceDE w:val="0"/>
      <w:autoSpaceDN w:val="0"/>
      <w:adjustRightInd w:val="0"/>
      <w:spacing w:before="240" w:after="60" w:line="240" w:lineRule="auto"/>
      <w:outlineLvl w:val="2"/>
    </w:pPr>
    <w:rPr>
      <w:rFonts w:ascii="Times" w:eastAsia="Times New Roman" w:hAnsi="Times" w:cs="Times"/>
      <w:b/>
      <w:bCs/>
      <w:noProof/>
      <w:sz w:val="32"/>
      <w:szCs w:val="32"/>
      <w:lang w:val="en-GB" w:eastAsia="en-GB"/>
    </w:rPr>
  </w:style>
  <w:style w:type="paragraph" w:styleId="Heading4">
    <w:name w:val="heading 4"/>
    <w:basedOn w:val="Normal"/>
    <w:next w:val="Normal"/>
    <w:link w:val="Heading4Char"/>
    <w:uiPriority w:val="99"/>
    <w:qFormat/>
    <w:rsid w:val="009C37AB"/>
    <w:pPr>
      <w:keepNext/>
      <w:widowControl w:val="0"/>
      <w:autoSpaceDE w:val="0"/>
      <w:autoSpaceDN w:val="0"/>
      <w:adjustRightInd w:val="0"/>
      <w:spacing w:before="240" w:after="60" w:line="240" w:lineRule="auto"/>
      <w:outlineLvl w:val="3"/>
    </w:pPr>
    <w:rPr>
      <w:rFonts w:ascii="Times" w:eastAsia="Times New Roman" w:hAnsi="Times" w:cs="Times"/>
      <w:b/>
      <w:bCs/>
      <w:noProof/>
      <w:sz w:val="24"/>
      <w:szCs w:val="24"/>
      <w:lang w:val="en-GB" w:eastAsia="en-GB"/>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D21621"/>
    <w:rPr>
      <w:sz w:val="16"/>
      <w:szCs w:val="16"/>
    </w:rPr>
  </w:style>
  <w:style w:type="paragraph" w:styleId="CommentText">
    <w:name w:val="annotation text"/>
    <w:basedOn w:val="Normal"/>
    <w:link w:val="CommentTextChar"/>
    <w:uiPriority w:val="99"/>
    <w:semiHidden/>
    <w:unhideWhenUsed/>
    <w:rsid w:val="00D21621"/>
    <w:pPr>
      <w:spacing w:line="240" w:lineRule="auto"/>
    </w:pPr>
    <w:rPr>
      <w:sz w:val="20"/>
      <w:szCs w:val="20"/>
    </w:rPr>
  </w:style>
  <w:style w:type="character" w:customStyle="1" w:styleId="CommentTextChar">
    <w:name w:val="Comment Text Char"/>
    <w:basedOn w:val="DefaultParagraphFont"/>
    <w:link w:val="CommentText"/>
    <w:uiPriority w:val="99"/>
    <w:semiHidden/>
    <w:rsid w:val="00D21621"/>
    <w:rPr>
      <w:sz w:val="20"/>
      <w:szCs w:val="20"/>
    </w:rPr>
  </w:style>
  <w:style w:type="paragraph" w:styleId="BalloonText">
    <w:name w:val="Balloon Text"/>
    <w:basedOn w:val="Normal"/>
    <w:link w:val="BalloonTextChar"/>
    <w:uiPriority w:val="99"/>
    <w:semiHidden/>
    <w:unhideWhenUsed/>
    <w:rsid w:val="00D216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1621"/>
    <w:rPr>
      <w:rFonts w:ascii="Tahoma" w:hAnsi="Tahoma" w:cs="Tahoma"/>
      <w:sz w:val="16"/>
      <w:szCs w:val="16"/>
    </w:rPr>
  </w:style>
  <w:style w:type="character" w:styleId="LineNumber">
    <w:name w:val="line number"/>
    <w:basedOn w:val="DefaultParagraphFont"/>
    <w:uiPriority w:val="99"/>
    <w:semiHidden/>
    <w:unhideWhenUsed/>
    <w:rsid w:val="00D21621"/>
  </w:style>
  <w:style w:type="paragraph" w:styleId="Header">
    <w:name w:val="header"/>
    <w:basedOn w:val="Normal"/>
    <w:link w:val="HeaderChar"/>
    <w:uiPriority w:val="99"/>
    <w:unhideWhenUsed/>
    <w:rsid w:val="00D21621"/>
    <w:pPr>
      <w:tabs>
        <w:tab w:val="center" w:pos="4680"/>
        <w:tab w:val="right" w:pos="9360"/>
      </w:tabs>
      <w:spacing w:after="0" w:line="240" w:lineRule="auto"/>
    </w:pPr>
  </w:style>
  <w:style w:type="character" w:customStyle="1" w:styleId="HeaderChar">
    <w:name w:val="Header Char"/>
    <w:basedOn w:val="DefaultParagraphFont"/>
    <w:link w:val="Header"/>
    <w:uiPriority w:val="99"/>
    <w:rsid w:val="00D21621"/>
  </w:style>
  <w:style w:type="paragraph" w:styleId="Footer">
    <w:name w:val="footer"/>
    <w:basedOn w:val="Normal"/>
    <w:link w:val="FooterChar"/>
    <w:uiPriority w:val="99"/>
    <w:unhideWhenUsed/>
    <w:rsid w:val="00D21621"/>
    <w:pPr>
      <w:tabs>
        <w:tab w:val="center" w:pos="4680"/>
        <w:tab w:val="right" w:pos="9360"/>
      </w:tabs>
      <w:spacing w:after="0" w:line="240" w:lineRule="auto"/>
    </w:pPr>
  </w:style>
  <w:style w:type="character" w:customStyle="1" w:styleId="FooterChar">
    <w:name w:val="Footer Char"/>
    <w:basedOn w:val="DefaultParagraphFont"/>
    <w:link w:val="Footer"/>
    <w:uiPriority w:val="99"/>
    <w:rsid w:val="00D21621"/>
  </w:style>
  <w:style w:type="paragraph" w:styleId="ListParagraph">
    <w:name w:val="List Paragraph"/>
    <w:basedOn w:val="Normal"/>
    <w:uiPriority w:val="34"/>
    <w:qFormat/>
    <w:rsid w:val="00DB676E"/>
    <w:pPr>
      <w:ind w:left="720"/>
      <w:contextualSpacing/>
    </w:pPr>
  </w:style>
  <w:style w:type="paragraph" w:styleId="Bibliography">
    <w:name w:val="Bibliography"/>
    <w:basedOn w:val="Normal"/>
    <w:next w:val="Normal"/>
    <w:uiPriority w:val="37"/>
    <w:unhideWhenUsed/>
    <w:rsid w:val="005F4D7C"/>
    <w:pPr>
      <w:spacing w:after="0" w:line="240" w:lineRule="auto"/>
      <w:ind w:left="720" w:hanging="720"/>
    </w:pPr>
  </w:style>
  <w:style w:type="character" w:customStyle="1" w:styleId="Heading2Char">
    <w:name w:val="Heading 2 Char"/>
    <w:basedOn w:val="DefaultParagraphFont"/>
    <w:link w:val="Heading2"/>
    <w:uiPriority w:val="99"/>
    <w:rsid w:val="009C37AB"/>
    <w:rPr>
      <w:rFonts w:ascii="Times" w:eastAsia="Times New Roman" w:hAnsi="Times" w:cs="Times"/>
      <w:b/>
      <w:bCs/>
      <w:noProof/>
      <w:sz w:val="32"/>
      <w:szCs w:val="32"/>
      <w:lang w:val="en-GB" w:eastAsia="en-GB"/>
    </w:rPr>
  </w:style>
  <w:style w:type="character" w:customStyle="1" w:styleId="Heading3Char">
    <w:name w:val="Heading 3 Char"/>
    <w:basedOn w:val="DefaultParagraphFont"/>
    <w:link w:val="Heading3"/>
    <w:uiPriority w:val="99"/>
    <w:rsid w:val="009C37AB"/>
    <w:rPr>
      <w:rFonts w:ascii="Times" w:eastAsia="Times New Roman" w:hAnsi="Times" w:cs="Times"/>
      <w:b/>
      <w:bCs/>
      <w:noProof/>
      <w:sz w:val="32"/>
      <w:szCs w:val="32"/>
      <w:lang w:val="en-GB" w:eastAsia="en-GB"/>
    </w:rPr>
  </w:style>
  <w:style w:type="character" w:customStyle="1" w:styleId="Heading4Char">
    <w:name w:val="Heading 4 Char"/>
    <w:basedOn w:val="DefaultParagraphFont"/>
    <w:link w:val="Heading4"/>
    <w:uiPriority w:val="99"/>
    <w:rsid w:val="009C37AB"/>
    <w:rPr>
      <w:rFonts w:ascii="Times" w:eastAsia="Times New Roman" w:hAnsi="Times" w:cs="Times"/>
      <w:b/>
      <w:bCs/>
      <w:noProof/>
      <w:sz w:val="24"/>
      <w:szCs w:val="24"/>
      <w:lang w:val="en-GB" w:eastAsia="en-GB"/>
    </w:rPr>
  </w:style>
  <w:style w:type="character" w:styleId="PlaceholderText">
    <w:name w:val="Placeholder Text"/>
    <w:basedOn w:val="DefaultParagraphFont"/>
    <w:uiPriority w:val="99"/>
    <w:semiHidden/>
    <w:rsid w:val="00F71B08"/>
    <w:rPr>
      <w:color w:val="808080"/>
    </w:rPr>
  </w:style>
  <w:style w:type="table" w:styleId="TableGrid">
    <w:name w:val="Table Grid"/>
    <w:basedOn w:val="TableNormal"/>
    <w:uiPriority w:val="59"/>
    <w:rsid w:val="00DC68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023DDB"/>
    <w:rPr>
      <w:b/>
      <w:bCs/>
    </w:rPr>
  </w:style>
  <w:style w:type="character" w:customStyle="1" w:styleId="CommentSubjectChar">
    <w:name w:val="Comment Subject Char"/>
    <w:basedOn w:val="CommentTextChar"/>
    <w:link w:val="CommentSubject"/>
    <w:uiPriority w:val="99"/>
    <w:semiHidden/>
    <w:rsid w:val="00023DDB"/>
    <w:rPr>
      <w:b/>
      <w:bCs/>
      <w:sz w:val="20"/>
      <w:szCs w:val="20"/>
    </w:rPr>
  </w:style>
  <w:style w:type="character" w:styleId="Hyperlink">
    <w:name w:val="Hyperlink"/>
    <w:basedOn w:val="DefaultParagraphFont"/>
    <w:uiPriority w:val="99"/>
    <w:unhideWhenUsed/>
    <w:rsid w:val="00DF4D0D"/>
    <w:rPr>
      <w:color w:val="0000FF" w:themeColor="hyperlink"/>
      <w:u w:val="single"/>
    </w:rPr>
  </w:style>
  <w:style w:type="paragraph" w:styleId="Revision">
    <w:name w:val="Revision"/>
    <w:hidden/>
    <w:uiPriority w:val="99"/>
    <w:semiHidden/>
    <w:rsid w:val="00DF3C5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1846118">
      <w:bodyDiv w:val="1"/>
      <w:marLeft w:val="0"/>
      <w:marRight w:val="0"/>
      <w:marTop w:val="0"/>
      <w:marBottom w:val="0"/>
      <w:divBdr>
        <w:top w:val="none" w:sz="0" w:space="0" w:color="auto"/>
        <w:left w:val="none" w:sz="0" w:space="0" w:color="auto"/>
        <w:bottom w:val="none" w:sz="0" w:space="0" w:color="auto"/>
        <w:right w:val="none" w:sz="0" w:space="0" w:color="auto"/>
      </w:divBdr>
    </w:div>
    <w:div w:id="18080851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microsoft.com/office/2011/relationships/commentsExtended" Target="commentsExtended.xml"/><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5" Type="http://schemas.openxmlformats.org/officeDocument/2006/relationships/settings" Target="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5D2DB46-835B-425A-A6D4-060C0D6240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34</Pages>
  <Words>7592</Words>
  <Characters>43277</Characters>
  <Application>Microsoft Office Word</Application>
  <DocSecurity>0</DocSecurity>
  <Lines>360</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50768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James Thorson</dc:creator>
  <cp:lastModifiedBy>JTT</cp:lastModifiedBy>
  <cp:revision>12</cp:revision>
  <dcterms:created xsi:type="dcterms:W3CDTF">2015-01-23T23:16:00Z</dcterms:created>
  <dcterms:modified xsi:type="dcterms:W3CDTF">2015-01-24T00:01:00Z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ZOTERO_PREF_1">
    <vt:lpwstr>&lt;data data-version="3" zotero-version="4.0.25.2"&gt;&lt;session id="T5hflkhm"/&gt;&lt;style id="http://www.zotero.org/styles/canadian-journal-of-fisheries-and-aquatic-sciences" hasBibliography="1" bibliographyStyleHasBeenSet="1"/&gt;&lt;prefs&gt;&lt;pref name="fieldType" value="</vt:lpwstr>
  </property>
  <property fmtid="{D5CDD505-2E9C-101B-9397-08002B2CF9AE}" pid="4" name="ZOTERO_PREF_2">
    <vt:lpwstr>Field"/&gt;&lt;pref name="storeReferences" value="true"/&gt;&lt;pref name="automaticJournalAbbreviations" value="true"/&gt;&lt;pref name="noteType" value="0"/&gt;&lt;/prefs&gt;&lt;/data&gt;</vt:lpwstr>
  </property>
</Properties>
</file>